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8DAE1" w14:textId="77777777" w:rsidR="006803CC" w:rsidRPr="006803CC" w:rsidRDefault="006803CC" w:rsidP="006803CC">
      <w:pPr>
        <w:jc w:val="center"/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4"/>
          <w:szCs w:val="24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 w:val="24"/>
          <w:szCs w:val="24"/>
        </w:rPr>
        <w:t>스팸방지정책</w:t>
      </w:r>
    </w:p>
    <w:p w14:paraId="23FF0DC5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제1조 (목적)</w:t>
      </w:r>
    </w:p>
    <w:p w14:paraId="1A61D005" w14:textId="28F6ED6C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이 정책은 주식회사 아이뱅크(이하 ‘회사’)가 운영하는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톡벨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(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TalkBell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) 서비스(이하 ‘서비스’)의 이용과 관련하여 「정보통신망 이용촉진 및 정보보호 등에 관한 법률」(이하 “정보통신망법”) 및 한국인터넷진흥원(KISA)의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방지 가이드라인을 준수하여, 회사와 이용자의 권리∙의무 및 책임사항을 규정함을 목적으로 합니다.</w:t>
      </w:r>
    </w:p>
    <w:p w14:paraId="58A7D705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제2조 (용어의 정의)</w:t>
      </w:r>
    </w:p>
    <w:p w14:paraId="0854623F" w14:textId="77777777" w:rsid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bookmarkStart w:id="0" w:name="_Hlk220676457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① </w:t>
      </w:r>
      <w:bookmarkEnd w:id="0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“스팸”이란 정보통신망을 통해 수신자의 명시적인 사전 동의 없이 일방적으로 전송되는 영리목적의 광고성 정보를 말합니다.</w:t>
      </w:r>
    </w:p>
    <w:p w14:paraId="0850CB1F" w14:textId="77777777" w:rsid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 “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”이란 정보통신망법 제50조부터 제50조의8을 위반하여 전송 또는 게시되는 영리목적의 광고성 정보를 말합니다.</w:t>
      </w:r>
    </w:p>
    <w:p w14:paraId="1E7E214B" w14:textId="50CD84D3" w:rsidR="00865E8B" w:rsidRDefault="00865E8B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③ "서비스"란 회사가 제공하는 문자메시지(SMS, LMS, MMS), </w:t>
      </w:r>
      <w:proofErr w:type="spellStart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알림톡</w:t>
      </w:r>
      <w:proofErr w:type="spellEnd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, 브랜드 메시지 등 모든 메시지 전송 서비스를 의미하며, 이용약관 제2조의 정의를 따릅니다.</w:t>
      </w:r>
    </w:p>
    <w:p w14:paraId="73F86B50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제3조 (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부정송신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방지 관련 개인정보 수집항목 및 이용)</w:t>
      </w:r>
    </w:p>
    <w:p w14:paraId="5B96930E" w14:textId="5BBCD044" w:rsidR="00465507" w:rsidRDefault="00465507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465507"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>①</w:t>
      </w:r>
      <w:r w:rsidRPr="00465507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회사는 개인정보의 수집 시 관련법규에 따라 가입신청서 또는 이용약관에 그 수집범위 및 목적을 사전 고지합니다.</w:t>
      </w:r>
    </w:p>
    <w:p w14:paraId="0B1009EE" w14:textId="297AE814" w:rsidR="006803CC" w:rsidRPr="006803CC" w:rsidRDefault="00465507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②</w:t>
      </w:r>
      <w: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t xml:space="preserve"> </w:t>
      </w:r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회사는 개인정보 처리방침에서 규정하고 있는 수집항목 및 이용목적 외에, </w:t>
      </w:r>
      <w:proofErr w:type="spellStart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및 발신번호 </w:t>
      </w:r>
      <w:proofErr w:type="spellStart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</w:t>
      </w:r>
      <w:proofErr w:type="spellEnd"/>
      <w:r w:rsidR="006803CC"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등으로 </w:t>
      </w:r>
      <w:ins w:id="1" w:author="나영 김" w:date="2026-02-27T11:20:00Z">
        <w:r w:rsidR="00611070" w:rsidRPr="00611070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서비스</w:t>
        </w:r>
        <w:r w:rsidR="00611070" w:rsidRPr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계약을 해지한 이용자의 서비스 이용신청에 대한 승낙을 유보하기 위하여 성명, 주민 번호(</w:t>
        </w:r>
        <w:proofErr w:type="gramStart"/>
        <w:r w:rsidR="00611070" w:rsidRPr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법인,사업자</w:t>
        </w:r>
        <w:proofErr w:type="gramEnd"/>
        <w:r w:rsidR="00611070" w:rsidRPr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등록번호), 전화번호, 해지사유 등의 정보를 수집할 수 있습니다.</w:t>
        </w:r>
      </w:ins>
      <w:del w:id="2" w:author="나영 김" w:date="2026-02-27T11:20:00Z">
        <w:r w:rsidR="006803CC" w:rsidRPr="006803CC" w:rsidDel="0061107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서비스 이용정지 또는 계약해지 된 고객의 재가입을 제한하기 위하여 성명, 생년월일(법인등록번호·사업자등록번호), 전화번호, 정지 및 해지사유, IP주소, 접속로그 등의 정보를 해지일로부터 1년간 수집하여 보관할 수 있습니다.</w:delText>
        </w:r>
      </w:del>
    </w:p>
    <w:p w14:paraId="6C1AEF4F" w14:textId="77777777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제4조 (</w:t>
      </w:r>
      <w:del w:id="3" w:author="나영 김" w:date="2026-02-27T11:22:00Z">
        <w:r w:rsidRPr="006803CC" w:rsidDel="00053D42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 xml:space="preserve">부정송신 방지를 위한 </w:delText>
        </w:r>
      </w:del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이용신청 승낙의 제한)</w:t>
      </w:r>
    </w:p>
    <w:p w14:paraId="0159AF27" w14:textId="714649BF" w:rsidR="006803CC" w:rsidRPr="00F26520" w:rsidRDefault="00F26520" w:rsidP="00F26520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4" w:author="김나영" w:date="2026-01-30T14:40:00Z">
        <w:r w:rsidRPr="00F26520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①</w:t>
        </w:r>
        <w:r w:rsidRPr="00F26520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</w:ins>
      <w:r w:rsidR="006803CC" w:rsidRPr="00F26520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회사는 다음 각 호의 하나에 해당하는 이용신청에 대하여는 승낙을 하지 아니합니다.</w:t>
      </w:r>
    </w:p>
    <w:p w14:paraId="68A12DC7" w14:textId="6A9BE86E" w:rsidR="006803CC" w:rsidRPr="006803CC" w:rsidDel="00A3705C" w:rsidRDefault="006803CC" w:rsidP="006803CC">
      <w:pPr>
        <w:numPr>
          <w:ilvl w:val="0"/>
          <w:numId w:val="35"/>
        </w:numPr>
        <w:rPr>
          <w:del w:id="5" w:author="나영 김" w:date="2026-02-27T11:22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del w:id="6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가입통신사를 불문하고 스팸 전송 또는 발신번호 변작을 사유로 이용정지 또는 계약해지를 당한 이후 1년이 경과하지 않은 개인 또는 법인(법인대표자 포함)</w:delText>
        </w:r>
      </w:del>
    </w:p>
    <w:p w14:paraId="0A66177F" w14:textId="6D10CE24" w:rsidR="006803CC" w:rsidRPr="006803CC" w:rsidDel="00A3705C" w:rsidRDefault="006803CC" w:rsidP="006803CC">
      <w:pPr>
        <w:numPr>
          <w:ilvl w:val="0"/>
          <w:numId w:val="35"/>
        </w:numPr>
        <w:rPr>
          <w:del w:id="7" w:author="나영 김" w:date="2026-02-27T11:22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del w:id="8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방송통신위원회 또는 한국인터넷진흥원으로부터 스팸 또는 불법스팸 전송자로 확인되어 이용정지 또는 계약해지를 요청받았거나 과태료 부과 처분을 받고서 1년이 경과하지 않은 경우</w:delText>
        </w:r>
      </w:del>
    </w:p>
    <w:p w14:paraId="09A006CE" w14:textId="1307B944" w:rsidR="006803CC" w:rsidRPr="006803CC" w:rsidDel="00A3705C" w:rsidRDefault="006803CC" w:rsidP="006803CC">
      <w:pPr>
        <w:numPr>
          <w:ilvl w:val="0"/>
          <w:numId w:val="35"/>
        </w:numPr>
        <w:rPr>
          <w:del w:id="9" w:author="나영 김" w:date="2026-02-27T11:22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del w:id="10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과학기술정보통신부 또는 한국인터넷진흥원으로부터 발신번호 변작으로 확인되어 이용정지 또는 계약해지를 요청받았거나 과태료 부과 처분을 받고서 1년이 경과하지 않은 경우</w:delText>
        </w:r>
      </w:del>
    </w:p>
    <w:p w14:paraId="5B31D1FE" w14:textId="271E6590" w:rsidR="006803CC" w:rsidRPr="006803CC" w:rsidDel="00A3705C" w:rsidRDefault="006803CC" w:rsidP="006803CC">
      <w:pPr>
        <w:numPr>
          <w:ilvl w:val="0"/>
          <w:numId w:val="35"/>
        </w:numPr>
        <w:rPr>
          <w:del w:id="11" w:author="나영 김" w:date="2026-02-27T11:22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del w:id="12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서비스 개설 본래의 목적을 위반하여 대포폰(타인 명의 단말기)을 매개 또는 개통, 이용한 사실이 있거나 처벌받은 경우</w:delText>
        </w:r>
      </w:del>
    </w:p>
    <w:p w14:paraId="2151F037" w14:textId="53EAE730" w:rsidR="006803CC" w:rsidRPr="006803CC" w:rsidDel="00A3705C" w:rsidRDefault="006803CC" w:rsidP="006803CC">
      <w:pPr>
        <w:numPr>
          <w:ilvl w:val="0"/>
          <w:numId w:val="35"/>
        </w:numPr>
        <w:rPr>
          <w:del w:id="13" w:author="나영 김" w:date="2026-02-27T11:22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del w:id="14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불법스팸 전송 등으로 과태료 처분을 받은 자가 질서위반행위규제법 제53조에 따라 신용정보 집중기관에 과태료 체납자로 등록된 경우</w:delText>
        </w:r>
      </w:del>
    </w:p>
    <w:p w14:paraId="5F7939E2" w14:textId="3F50D736" w:rsidR="006803CC" w:rsidRDefault="006803CC" w:rsidP="006803CC">
      <w:pPr>
        <w:numPr>
          <w:ilvl w:val="0"/>
          <w:numId w:val="35"/>
        </w:numPr>
        <w:rPr>
          <w:ins w:id="15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16" w:author="나영 김" w:date="2026-02-27T11:22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>휴대전화를 개통하여 불법스팸을 전송하는 자에게 이동전화 서비스 또는 이동전화 번호를 임대한 적이 있는 경우</w:delText>
        </w:r>
      </w:del>
      <w:ins w:id="17" w:author="나영 김" w:date="2026-02-27T11:22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타인의 명의로 신청하는 경우</w:t>
        </w:r>
      </w:ins>
    </w:p>
    <w:p w14:paraId="1B5CFC33" w14:textId="0F96A8BA" w:rsidR="00A3705C" w:rsidRDefault="00A3705C" w:rsidP="006803CC">
      <w:pPr>
        <w:numPr>
          <w:ilvl w:val="0"/>
          <w:numId w:val="35"/>
        </w:numPr>
        <w:rPr>
          <w:ins w:id="18" w:author="나영 김" w:date="2026-02-27T11:22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19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필수자료 및 정보를 제출하지 않거나 허위로 제출하는 경우</w:t>
        </w:r>
      </w:ins>
    </w:p>
    <w:p w14:paraId="21D3A397" w14:textId="721DC015" w:rsidR="00A3705C" w:rsidRDefault="00A3705C" w:rsidP="006803CC">
      <w:pPr>
        <w:numPr>
          <w:ilvl w:val="0"/>
          <w:numId w:val="35"/>
        </w:numPr>
        <w:rPr>
          <w:ins w:id="20" w:author="나영 김" w:date="2026-02-27T11:2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21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회사가 제공하는 </w:t>
        </w:r>
        <w:proofErr w:type="spellStart"/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모든서비스</w:t>
        </w:r>
        <w:proofErr w:type="spellEnd"/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 중 어느 하나에 대하여 제</w:t>
        </w:r>
      </w:ins>
      <w:ins w:id="22" w:author="나영 김" w:date="2026-02-27T11:30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6</w:t>
        </w:r>
      </w:ins>
      <w:ins w:id="23" w:author="나영 김" w:date="2026-02-27T11:22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조 제</w:t>
        </w:r>
      </w:ins>
      <w:ins w:id="24" w:author="나영 김" w:date="2026-02-27T11:23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1항에 의하여 회사로부터 계약해지를 당한 경우</w:t>
        </w:r>
      </w:ins>
    </w:p>
    <w:p w14:paraId="3D3823FF" w14:textId="66DF0E15" w:rsidR="00A3705C" w:rsidRPr="006803CC" w:rsidRDefault="00A3705C" w:rsidP="00A3705C">
      <w:pP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  <w:pPrChange w:id="25" w:author="나영 김" w:date="2026-02-27T11:23:00Z">
          <w:pPr>
            <w:numPr>
              <w:numId w:val="35"/>
            </w:numPr>
            <w:tabs>
              <w:tab w:val="num" w:pos="720"/>
            </w:tabs>
            <w:ind w:left="720" w:hanging="360"/>
          </w:pPr>
        </w:pPrChange>
      </w:pPr>
      <w:ins w:id="26" w:author="나영 김" w:date="2026-02-27T11:23:00Z"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②</w:t>
        </w:r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회사는 제1항 각호에 따라 이용신청이 이루어지지 않는지 관리,</w:t>
        </w:r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감독합니다.</w:t>
        </w:r>
      </w:ins>
    </w:p>
    <w:p w14:paraId="084881A2" w14:textId="18257DE3" w:rsidR="006803CC" w:rsidDel="00A3705C" w:rsidRDefault="006803CC" w:rsidP="006803CC">
      <w:pPr>
        <w:rPr>
          <w:del w:id="27" w:author="나영 김" w:date="2026-02-27T11:30:00Z"/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del w:id="28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제5조 (회원의 의무 및 광고성 정보 전송 시 준수사항)</w:delText>
        </w:r>
      </w:del>
    </w:p>
    <w:p w14:paraId="48AE6D04" w14:textId="1AD814D9" w:rsidR="006803CC" w:rsidRPr="006803CC" w:rsidDel="00A3705C" w:rsidRDefault="006803CC" w:rsidP="006803CC">
      <w:pPr>
        <w:rPr>
          <w:del w:id="29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30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① 회원은 서비스를 이용하여 광고성 정보를 전송함에 있어 정보통신망법 제50조 및 동법 시행령을 준수하여야 하며, 다음 각 호의 의무사항을 반드시 이행해야 합니다.</w:delText>
        </w:r>
      </w:del>
    </w:p>
    <w:p w14:paraId="66990B17" w14:textId="5AB53F0F" w:rsidR="006803CC" w:rsidRPr="006803CC" w:rsidDel="00A3705C" w:rsidRDefault="006803CC" w:rsidP="006803CC">
      <w:pPr>
        <w:numPr>
          <w:ilvl w:val="0"/>
          <w:numId w:val="36"/>
        </w:numPr>
        <w:rPr>
          <w:del w:id="31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32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사전 수신 동의 획득: 광고성 정보를 전송하기 위해 수신자로부터 명시적인 사전 동의를 받아야 합니다.</w:delText>
        </w:r>
      </w:del>
    </w:p>
    <w:p w14:paraId="184B6CFD" w14:textId="0F5CCC69" w:rsidR="006803CC" w:rsidRPr="006803CC" w:rsidDel="00A3705C" w:rsidRDefault="006803CC" w:rsidP="006803CC">
      <w:pPr>
        <w:numPr>
          <w:ilvl w:val="0"/>
          <w:numId w:val="36"/>
        </w:numPr>
        <w:rPr>
          <w:del w:id="33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34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야간 광고 전송 제한: 오후 9시부터 그 다음 날 오전 8시까지는 별도의 야간 광고 전송에 대한 사전 동의를 받지 않는 한 광고성 정보를 전송할 수 없습니다.</w:delText>
        </w:r>
      </w:del>
    </w:p>
    <w:p w14:paraId="0833346D" w14:textId="1CF3EF28" w:rsidR="006803CC" w:rsidDel="00A3705C" w:rsidRDefault="006803CC" w:rsidP="006803CC">
      <w:pPr>
        <w:numPr>
          <w:ilvl w:val="0"/>
          <w:numId w:val="36"/>
        </w:numPr>
        <w:rPr>
          <w:del w:id="35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36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표기 의무 준수: 광고성 문자의 본문에는 다음 사항을 반드시 명시해야 합니다.</w:delText>
        </w:r>
      </w:del>
    </w:p>
    <w:p w14:paraId="7F8BF213" w14:textId="01A8B26F" w:rsidR="006803CC" w:rsidDel="00A3705C" w:rsidRDefault="006803CC" w:rsidP="006803CC">
      <w:pPr>
        <w:numPr>
          <w:ilvl w:val="1"/>
          <w:numId w:val="39"/>
        </w:numPr>
        <w:rPr>
          <w:del w:id="37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38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시작되는 부분에 "(광고)" 문구 표시 (변칙 표기 금지: (광/고), (Ad), (광 고) 등 변칙 표기 불가)</w:delText>
        </w:r>
      </w:del>
    </w:p>
    <w:p w14:paraId="7DBFD35C" w14:textId="49827E6C" w:rsidR="006803CC" w:rsidDel="00A3705C" w:rsidRDefault="006803CC" w:rsidP="006803CC">
      <w:pPr>
        <w:numPr>
          <w:ilvl w:val="1"/>
          <w:numId w:val="39"/>
        </w:numPr>
        <w:rPr>
          <w:del w:id="39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40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전송자의 명칭 및 연락처</w:delText>
        </w:r>
      </w:del>
    </w:p>
    <w:p w14:paraId="20A0F483" w14:textId="132E08CF" w:rsidR="006803CC" w:rsidRPr="006803CC" w:rsidDel="00A3705C" w:rsidRDefault="006803CC" w:rsidP="006803CC">
      <w:pPr>
        <w:numPr>
          <w:ilvl w:val="1"/>
          <w:numId w:val="39"/>
        </w:numPr>
        <w:rPr>
          <w:del w:id="41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42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수신의 거부 또는 수신동의의 철회 의사를 쉽게 표시할 수 있는 조치 및 방법 (예: 무료수신거부 080 번호 등)</w:delText>
        </w:r>
      </w:del>
    </w:p>
    <w:p w14:paraId="59D10DD2" w14:textId="076B92CD" w:rsidR="006803CC" w:rsidRPr="006803CC" w:rsidDel="00A3705C" w:rsidRDefault="006803CC" w:rsidP="006803CC">
      <w:pPr>
        <w:numPr>
          <w:ilvl w:val="0"/>
          <w:numId w:val="36"/>
        </w:numPr>
        <w:rPr>
          <w:del w:id="43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44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비용 부담 금지: 수신자가 수신거부 또는 수신동의 철회를 할 때 발생하는 전화요금 등의 금전적 비용을 수신자가 부담하지 않도록 조치해야 합니다 (080 무료수신거부 서비스 등).</w:delText>
        </w:r>
      </w:del>
    </w:p>
    <w:p w14:paraId="440C0F06" w14:textId="3DEEB346" w:rsidR="006803CC" w:rsidRPr="006803CC" w:rsidDel="00A3705C" w:rsidRDefault="006803CC" w:rsidP="006803CC">
      <w:pPr>
        <w:numPr>
          <w:ilvl w:val="0"/>
          <w:numId w:val="36"/>
        </w:numPr>
        <w:rPr>
          <w:del w:id="45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46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정기적 수신동의 확인: 수신동의를 받은 날로부터 2년마다 수신자에게 수신동의 여부를 확인하여야 합니다.</w:delText>
        </w:r>
      </w:del>
    </w:p>
    <w:p w14:paraId="1DA93BF0" w14:textId="38CAA746" w:rsidR="006803CC" w:rsidRPr="006803CC" w:rsidDel="00A3705C" w:rsidRDefault="006803CC" w:rsidP="006803CC">
      <w:pPr>
        <w:numPr>
          <w:ilvl w:val="0"/>
          <w:numId w:val="36"/>
        </w:numPr>
        <w:rPr>
          <w:del w:id="47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48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처리결과 통지: 수신자가 수신동의, 수신거부 또는 수신동의 철회 의사를 표시한 경우 14일 이내에 그 처리 결과를 수신자에게 통지해야 합니다.</w:delText>
        </w:r>
      </w:del>
    </w:p>
    <w:p w14:paraId="006D291A" w14:textId="509C6DD6" w:rsidR="006803CC" w:rsidRPr="006803CC" w:rsidDel="00A3705C" w:rsidRDefault="006803CC" w:rsidP="006803CC">
      <w:pPr>
        <w:rPr>
          <w:del w:id="49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0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② 회원은 서비스를 이용하여 다음 각 호에 해당하는 내용을 발송하여서는 안 됩니다.</w:delText>
        </w:r>
      </w:del>
    </w:p>
    <w:p w14:paraId="76CE85C9" w14:textId="2FB8B41F" w:rsidR="006803CC" w:rsidRPr="006803CC" w:rsidDel="00A3705C" w:rsidRDefault="006803CC" w:rsidP="006803CC">
      <w:pPr>
        <w:numPr>
          <w:ilvl w:val="0"/>
          <w:numId w:val="37"/>
        </w:numPr>
        <w:rPr>
          <w:del w:id="51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2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법 도박, 불법 대출, 보이스피싱, 스미싱, 불법 의약품, 마약, 성매매 알선 등 법률에서 금지하는 재화나 서비스에 대한 내용</w:delText>
        </w:r>
      </w:del>
    </w:p>
    <w:p w14:paraId="6BEF6AD3" w14:textId="3080788B" w:rsidR="006803CC" w:rsidRPr="006803CC" w:rsidDel="00A3705C" w:rsidRDefault="006803CC" w:rsidP="006803CC">
      <w:pPr>
        <w:numPr>
          <w:ilvl w:val="0"/>
          <w:numId w:val="37"/>
        </w:numPr>
        <w:rPr>
          <w:del w:id="53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4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음란, 청소년 유해 매체물 등 공공질서와 미풍양속을 해치는 내용</w:delText>
        </w:r>
      </w:del>
    </w:p>
    <w:p w14:paraId="5AE2214E" w14:textId="29B42EF7" w:rsidR="006803CC" w:rsidRPr="006803CC" w:rsidDel="00A3705C" w:rsidRDefault="006803CC" w:rsidP="006803CC">
      <w:pPr>
        <w:numPr>
          <w:ilvl w:val="0"/>
          <w:numId w:val="37"/>
        </w:numPr>
        <w:rPr>
          <w:del w:id="55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6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발신번호를 변작하거나(사전 등록된 번호 외 사용), 회신을 유도하기 위해 수신자를 기망하는 내용</w:delText>
        </w:r>
      </w:del>
    </w:p>
    <w:p w14:paraId="30248288" w14:textId="60E252DA" w:rsidR="006803CC" w:rsidRPr="006803CC" w:rsidDel="00A3705C" w:rsidRDefault="006803CC" w:rsidP="006803CC">
      <w:pPr>
        <w:numPr>
          <w:ilvl w:val="0"/>
          <w:numId w:val="37"/>
        </w:numPr>
        <w:rPr>
          <w:del w:id="57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58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수신거부 또는 수신동의 철회를 회피·방해하는 기술적 조치를 하거나, 수신자의 연락처를 자동으로 생성하여 전송하는 행위</w:delText>
        </w:r>
      </w:del>
    </w:p>
    <w:p w14:paraId="03B0630B" w14:textId="671C8DF0" w:rsidR="006803CC" w:rsidRPr="006803CC" w:rsidDel="00A3705C" w:rsidRDefault="006803CC" w:rsidP="006803CC">
      <w:pPr>
        <w:rPr>
          <w:del w:id="59" w:author="나영 김" w:date="2026-02-27T11:3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0" w:author="나영 김" w:date="2026-02-27T11:30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③ 회원은 전기통신사업법 제84조의2에 따라 발신번호 사전등록 후 등록된 번호로만 문자메시지를 발송하여야 하며, 거짓으로 표시하여서는 안 됩니다.</w:delText>
        </w:r>
      </w:del>
    </w:p>
    <w:p w14:paraId="1F93A232" w14:textId="133CDB35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del w:id="61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6</w:delText>
        </w:r>
      </w:del>
      <w:ins w:id="62" w:author="나영 김" w:date="2026-02-27T11:30:00Z">
        <w:r w:rsidR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5</w:t>
        </w:r>
      </w:ins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조 (문자 </w:t>
      </w:r>
      <w:proofErr w:type="spellStart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발송량</w:t>
      </w:r>
      <w:proofErr w:type="spellEnd"/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 xml:space="preserve"> 제한)</w:t>
      </w:r>
    </w:p>
    <w:p w14:paraId="3D5F1D79" w14:textId="77777777" w:rsidR="00865E8B" w:rsidRPr="00865E8B" w:rsidRDefault="00865E8B" w:rsidP="00865E8B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① 회사는 스팸 방지를 위하여 개인 회원의 ID 당 문자 </w:t>
      </w:r>
      <w:proofErr w:type="spellStart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전송량을</w:t>
      </w:r>
      <w:proofErr w:type="spellEnd"/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1일 500통으로 제한합니다.</w:t>
      </w: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br/>
      </w: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lastRenderedPageBreak/>
        <w:t>② 다만, 다음 각 호의 경우에는 예외를 인정할 수 있습니다.</w:t>
      </w:r>
    </w:p>
    <w:p w14:paraId="04FA7CA2" w14:textId="77777777" w:rsidR="00865E8B" w:rsidRPr="00865E8B" w:rsidRDefault="00865E8B" w:rsidP="00865E8B">
      <w:pPr>
        <w:numPr>
          <w:ilvl w:val="0"/>
          <w:numId w:val="40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적법한 업무용 광고 발송, 동창회 연락 등 이용자 불편을 최소화하기 위하여 회사가 요구하는 증빙서류를 제출하고 승인을 얻은 경우</w:t>
      </w:r>
    </w:p>
    <w:p w14:paraId="188C05E1" w14:textId="1EF100DA" w:rsidR="00865E8B" w:rsidRPr="00865E8B" w:rsidDel="008C5C0D" w:rsidRDefault="00865E8B" w:rsidP="00865E8B">
      <w:pPr>
        <w:numPr>
          <w:ilvl w:val="0"/>
          <w:numId w:val="40"/>
        </w:numPr>
        <w:rPr>
          <w:del w:id="63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del w:id="64" w:author="김나영" w:date="2026-01-30T14:53:00Z">
        <w:r w:rsidRPr="00865E8B" w:rsidDel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이용약관에 따른 '선거 회원'이 공직선거법을 준수하여 선거 운동 문자를 발송하는 경우</w:delText>
        </w:r>
      </w:del>
    </w:p>
    <w:p w14:paraId="14F5E9EF" w14:textId="7A5ED7E4" w:rsidR="006803CC" w:rsidRPr="00865E8B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865E8B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ins w:id="65" w:author="나영 김" w:date="2026-02-27T11:30:00Z">
        <w:r w:rsidR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6</w:t>
        </w:r>
      </w:ins>
      <w:del w:id="66" w:author="나영 김" w:date="2026-02-27T11:30:00Z">
        <w:r w:rsidRPr="00865E8B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7</w:delText>
        </w:r>
      </w:del>
      <w:r w:rsidRPr="00865E8B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조 (이용제한 및 계약해지)</w:t>
      </w:r>
    </w:p>
    <w:p w14:paraId="0A1A9AE9" w14:textId="1CAC318F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① 회사는 이용자가 다음 각 호의 어느 하나에 해당하는 경우, 즉시 서비스 이용을 정지하거나 계약을 해지할 수 있습니다.</w:t>
      </w:r>
    </w:p>
    <w:p w14:paraId="39B59C8F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방송통신위원회, 한국인터넷진흥원, 과학기술정보통신부 등 관계 기관이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 또는 발신번호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사실을 확인하여 이용정지 또는 해지를 요청하는 경우</w:t>
      </w:r>
    </w:p>
    <w:p w14:paraId="0743F178" w14:textId="255804E5" w:rsidR="006803CC" w:rsidRDefault="006803CC" w:rsidP="006803CC">
      <w:pPr>
        <w:numPr>
          <w:ilvl w:val="0"/>
          <w:numId w:val="38"/>
        </w:numPr>
        <w:rPr>
          <w:ins w:id="67" w:author="나영 김" w:date="2026-02-27T11:27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이용자가 전송한 광고로 인해 회사의 서비스 제공에 장애를 야기하거나, </w:t>
      </w:r>
      <w:ins w:id="68" w:author="나영 김" w:date="2026-02-27T11:25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야기할 우려가 있는 경우</w:t>
        </w:r>
      </w:ins>
      <w:del w:id="69" w:author="나영 김" w:date="2026-02-27T11:25:00Z">
        <w:r w:rsidRPr="006803CC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>다수의 수신자로부터 스팸 신고가 접수된 경우</w:delText>
        </w:r>
      </w:del>
    </w:p>
    <w:p w14:paraId="3CC079CB" w14:textId="129E738B" w:rsidR="00A3705C" w:rsidRPr="006803CC" w:rsidRDefault="00A3705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70" w:author="나영 김" w:date="2026-02-27T11:27:00Z">
        <w:r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이용자가 전송하는 광고의 수신자가 스팸으로 신고하는 경우</w:t>
        </w:r>
      </w:ins>
    </w:p>
    <w:p w14:paraId="54934210" w14:textId="77777777" w:rsidR="006803CC" w:rsidRPr="006803CC" w:rsidRDefault="006803CC" w:rsidP="006803CC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제5조의 의무사항(표기의무 위반, 변칙 표기, 야간전송 제한 위반 등)을 위반하여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불법스팸을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전송한 사실이 확인된 경우</w:t>
      </w:r>
    </w:p>
    <w:p w14:paraId="719CA35F" w14:textId="73CB04BC" w:rsidR="00865E8B" w:rsidRDefault="006803CC" w:rsidP="00865E8B">
      <w:pPr>
        <w:numPr>
          <w:ilvl w:val="0"/>
          <w:numId w:val="38"/>
        </w:numPr>
        <w:rPr>
          <w:ins w:id="71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타인의 명의를 도용하거나 발신번호를 </w:t>
      </w:r>
      <w:proofErr w:type="spellStart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변작하여</w:t>
      </w:r>
      <w:proofErr w:type="spellEnd"/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 등록한 경우</w:t>
      </w:r>
    </w:p>
    <w:p w14:paraId="4E818560" w14:textId="0046AF00" w:rsidR="008C5C0D" w:rsidRDefault="008C5C0D" w:rsidP="00865E8B">
      <w:pPr>
        <w:numPr>
          <w:ilvl w:val="0"/>
          <w:numId w:val="38"/>
        </w:numPr>
        <w:rPr>
          <w:ins w:id="72" w:author="김나영" w:date="2026-01-30T14:53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73" w:author="김나영" w:date="2026-01-30T14:53:00Z"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계약 시 제출한 자료 및 정보가 허위 또는 누락되었음이 확인</w:t>
        </w:r>
        <w:del w:id="74" w:author="나영 김" w:date="2026-02-27T11:26:00Z">
          <w:r w:rsidRPr="008C5C0D" w:rsidDel="00A3705C">
            <w:rPr>
              <w:rFonts w:asciiTheme="majorHAnsi" w:eastAsiaTheme="majorHAnsi" w:hAnsiTheme="majorHAnsi" w:cs="굴림"/>
              <w:color w:val="000000" w:themeColor="text1"/>
              <w:kern w:val="0"/>
              <w:szCs w:val="20"/>
            </w:rPr>
            <w:delText xml:space="preserve"> </w:delText>
          </w:r>
        </w:del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된 경우</w:t>
        </w:r>
      </w:ins>
    </w:p>
    <w:p w14:paraId="276B682B" w14:textId="39D4EEFC" w:rsidR="008C5C0D" w:rsidRPr="00865E8B" w:rsidRDefault="008C5C0D" w:rsidP="00865E8B">
      <w:pPr>
        <w:numPr>
          <w:ilvl w:val="0"/>
          <w:numId w:val="38"/>
        </w:num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75" w:author="김나영" w:date="2026-01-30T14:53:00Z">
        <w:r w:rsidRPr="008C5C0D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회사의</w:t>
        </w:r>
        <w:r w:rsidRPr="008C5C0D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서비스 제공목적 외의 용도로 서비스를 이용하거나 제3자에게 임의로 서비스를 임대한 경우</w:t>
        </w:r>
      </w:ins>
    </w:p>
    <w:p w14:paraId="305A45DE" w14:textId="57299316" w:rsidR="006803CC" w:rsidRDefault="006803CC" w:rsidP="00865E8B">
      <w:pPr>
        <w:rPr>
          <w:ins w:id="76" w:author="나영 김" w:date="2026-02-27T11:28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② 회사는 제1항에 따라 이용제한 또는 계약해지를 하는 경우 그 사실을 이용자에게 통지합니다. 단, </w:t>
      </w:r>
      <w:del w:id="77" w:author="나영 김" w:date="2026-02-27T11:27:00Z">
        <w:r w:rsidRPr="006803CC" w:rsidDel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delText xml:space="preserve">긴급하게 차단할 필요가 있는 </w:delText>
        </w:r>
      </w:del>
      <w:ins w:id="78" w:author="나영 김" w:date="2026-02-27T11:27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미리 통지하는 것이 곤란한 </w:t>
        </w:r>
      </w:ins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 xml:space="preserve">경우 </w:t>
      </w:r>
      <w:ins w:id="79" w:author="나영 김" w:date="2026-02-27T11:27:00Z">
        <w:r w:rsid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 xml:space="preserve">이용제한 </w:t>
        </w:r>
      </w:ins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조치 후 통지할 수 있습니다.</w:t>
      </w:r>
    </w:p>
    <w:p w14:paraId="70FC851C" w14:textId="0E3B2B89" w:rsidR="00A3705C" w:rsidRDefault="00A3705C" w:rsidP="00865E8B">
      <w:pP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80" w:author="나영 김" w:date="2026-02-27T11:28:00Z">
        <w:r w:rsidRPr="00865E8B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③</w:t>
        </w:r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</w:t>
        </w:r>
        <w:r w:rsidRPr="00A3705C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회사는</w:t>
        </w:r>
        <w:r w:rsidRPr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제1항의 규정에 의하여 서비스 계약을 해지한 이용자의 서비스 이용신청에 대한 승낙을 유보하기 위하여 성명, 주민번호(법인사업자등록번호), 전화번호, 해지사유 등의 정보를 1년간 보관할 수 있습니다.</w:t>
        </w:r>
      </w:ins>
    </w:p>
    <w:p w14:paraId="7BA7AF41" w14:textId="113A756B" w:rsidR="00865E8B" w:rsidRDefault="00A3705C" w:rsidP="00865E8B">
      <w:pPr>
        <w:rPr>
          <w:ins w:id="81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82" w:author="나영 김" w:date="2026-02-27T11:28:00Z">
        <w:r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④ </w:t>
        </w:r>
      </w:ins>
      <w:del w:id="83" w:author="나영 김" w:date="2026-02-27T11:28:00Z">
        <w:r w:rsidR="00865E8B" w:rsidRPr="00865E8B" w:rsidDel="00A3705C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delText xml:space="preserve">③ </w:delText>
        </w:r>
      </w:del>
      <w:r w:rsidR="00865E8B" w:rsidRPr="00865E8B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본 조에 따라 스팸 발송, 명의 도용 등 부정한 방법으로 이용 계약이 해지되는 경우, 회원이 보유한 잔여 포인트 및 마일리지는 즉시 소멸되며 환불되지 않습니다.</w:t>
      </w:r>
    </w:p>
    <w:p w14:paraId="5187F5D7" w14:textId="4F4E9E69" w:rsidR="004520DE" w:rsidRPr="004520DE" w:rsidRDefault="004520DE" w:rsidP="004520DE">
      <w:pPr>
        <w:rPr>
          <w:ins w:id="84" w:author="나영 김" w:date="2026-02-27T13:10:00Z"/>
          <w:rFonts w:asciiTheme="majorHAnsi" w:eastAsiaTheme="majorHAnsi" w:hAnsiTheme="majorHAnsi" w:cs="굴림" w:hint="eastAsia"/>
          <w:b/>
          <w:color w:val="000000" w:themeColor="text1"/>
          <w:kern w:val="0"/>
          <w:szCs w:val="20"/>
          <w:rPrChange w:id="85" w:author="나영 김" w:date="2026-02-27T13:11:00Z">
            <w:rPr>
              <w:ins w:id="86" w:author="나영 김" w:date="2026-02-27T13:10:00Z"/>
              <w:rFonts w:asciiTheme="majorHAnsi" w:eastAsiaTheme="majorHAnsi" w:hAnsiTheme="majorHAnsi" w:cs="굴림" w:hint="eastAsia"/>
              <w:color w:val="000000" w:themeColor="text1"/>
              <w:kern w:val="0"/>
              <w:szCs w:val="20"/>
            </w:rPr>
          </w:rPrChange>
        </w:rPr>
      </w:pPr>
      <w:ins w:id="87" w:author="나영 김" w:date="2026-02-27T13:10:00Z">
        <w:r w:rsidRPr="004520DE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88" w:author="나영 김" w:date="2026-02-27T13:11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>제8조</w:t>
        </w:r>
      </w:ins>
      <w:ins w:id="89" w:author="나영 김" w:date="2026-02-27T13:11:00Z">
        <w:r w:rsidRPr="004520DE">
          <w:rPr>
            <w:rFonts w:asciiTheme="majorHAnsi" w:eastAsiaTheme="majorHAnsi" w:hAnsiTheme="majorHAnsi" w:cs="굴림" w:hint="eastAsia"/>
            <w:b/>
            <w:color w:val="000000" w:themeColor="text1"/>
            <w:kern w:val="0"/>
            <w:szCs w:val="20"/>
            <w:rPrChange w:id="90" w:author="나영 김" w:date="2026-02-27T13:11:00Z">
              <w:rPr>
                <w:rFonts w:asciiTheme="majorHAnsi" w:eastAsiaTheme="majorHAnsi" w:hAnsiTheme="majorHAnsi" w:cs="굴림" w:hint="eastAsia"/>
                <w:color w:val="000000" w:themeColor="text1"/>
                <w:kern w:val="0"/>
                <w:szCs w:val="20"/>
              </w:rPr>
            </w:rPrChange>
          </w:rPr>
          <w:t xml:space="preserve"> </w:t>
        </w:r>
      </w:ins>
      <w:ins w:id="91" w:author="나영 김" w:date="2026-02-27T13:10:00Z">
        <w:r w:rsidRPr="004520DE">
          <w:rPr>
            <w:rFonts w:asciiTheme="majorHAnsi" w:eastAsiaTheme="majorHAnsi" w:hAnsiTheme="majorHAnsi" w:cs="굴림"/>
            <w:b/>
            <w:color w:val="000000" w:themeColor="text1"/>
            <w:kern w:val="0"/>
            <w:szCs w:val="20"/>
            <w:rPrChange w:id="92" w:author="나영 김" w:date="2026-02-27T13:11:00Z">
              <w:rPr>
                <w:rFonts w:asciiTheme="majorHAnsi" w:eastAsiaTheme="majorHAnsi" w:hAnsiTheme="majorHAnsi" w:cs="굴림"/>
                <w:color w:val="000000" w:themeColor="text1"/>
                <w:kern w:val="0"/>
                <w:szCs w:val="20"/>
              </w:rPr>
            </w:rPrChange>
          </w:rPr>
          <w:t>(회사의 의무)</w:t>
        </w:r>
      </w:ins>
    </w:p>
    <w:p w14:paraId="67EF071B" w14:textId="77777777" w:rsidR="004520DE" w:rsidRPr="004520DE" w:rsidRDefault="004520DE" w:rsidP="004520DE">
      <w:pPr>
        <w:rPr>
          <w:ins w:id="93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  <w:ins w:id="94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①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서비스 제공과 관련하여 알고 있는 이용자의 개인정보를 본인의 승낙 없이 제3자에게 누설, 배포하지 않습니다. 다만, 관계법령에 의한 관계</w:t>
        </w:r>
        <w:bookmarkStart w:id="95" w:name="_GoBack"/>
        <w:bookmarkEnd w:id="95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기관으로부터의 요청 등 법률의 규정에 따른 적법한 절차에 의한 경우에는 그러하지 않습니다.</w:t>
        </w:r>
      </w:ins>
    </w:p>
    <w:p w14:paraId="57F07405" w14:textId="77777777" w:rsidR="004520DE" w:rsidRPr="004520DE" w:rsidRDefault="004520DE" w:rsidP="004520DE">
      <w:pPr>
        <w:rPr>
          <w:ins w:id="96" w:author="나영 김" w:date="2026-02-27T13:10:00Z"/>
          <w:rFonts w:asciiTheme="majorHAnsi" w:eastAsiaTheme="majorHAnsi" w:hAnsiTheme="majorHAnsi" w:cs="굴림"/>
          <w:color w:val="000000" w:themeColor="text1"/>
          <w:kern w:val="0"/>
          <w:szCs w:val="20"/>
        </w:rPr>
      </w:pPr>
    </w:p>
    <w:p w14:paraId="11022A4B" w14:textId="19C5B634" w:rsidR="004520DE" w:rsidRPr="004520DE" w:rsidRDefault="004520DE" w:rsidP="004520DE">
      <w:pPr>
        <w:rPr>
          <w:ins w:id="97" w:author="나영 김" w:date="2026-02-27T13:10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98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lastRenderedPageBreak/>
          <w:t>②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서비스 제공목적에 맞는 서비스 이용 여부를 확인하기 위하여 상시적으로 모니터링을 실시합니다.</w:t>
        </w:r>
      </w:ins>
    </w:p>
    <w:p w14:paraId="4AF8EBD3" w14:textId="78ACD71F" w:rsidR="004520DE" w:rsidRPr="004520DE" w:rsidRDefault="004520DE" w:rsidP="004520DE">
      <w:pPr>
        <w:rPr>
          <w:ins w:id="99" w:author="나영 김" w:date="2026-02-27T13:10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100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③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스팸을 방지하기 위하여 스팸으로 인지되는 문자에 대해 필터링 또는 차단을 할 </w:t>
        </w:r>
        <w:proofErr w:type="spellStart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수있습니다</w:t>
        </w:r>
        <w:proofErr w:type="spellEnd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.</w:t>
        </w:r>
      </w:ins>
    </w:p>
    <w:p w14:paraId="0EB8AF69" w14:textId="275811BA" w:rsidR="004520DE" w:rsidRPr="004520DE" w:rsidRDefault="004520DE" w:rsidP="004520DE">
      <w:pPr>
        <w:rPr>
          <w:ins w:id="101" w:author="나영 김" w:date="2026-02-27T13:10:00Z"/>
          <w:rFonts w:asciiTheme="majorHAnsi" w:eastAsiaTheme="majorHAnsi" w:hAnsiTheme="majorHAnsi" w:cs="굴림" w:hint="eastAsia"/>
          <w:color w:val="000000" w:themeColor="text1"/>
          <w:kern w:val="0"/>
          <w:szCs w:val="20"/>
        </w:rPr>
      </w:pPr>
      <w:ins w:id="102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④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스팸 수신거부 처리 등 스팸 관련 민원을 자체적으로 처리하기 위한 고충처리창구를 운영합니다.</w:t>
        </w:r>
      </w:ins>
    </w:p>
    <w:p w14:paraId="0AB750FB" w14:textId="5E2E0A90" w:rsidR="004520DE" w:rsidRPr="004520DE" w:rsidRDefault="004520DE" w:rsidP="004520DE">
      <w:pPr>
        <w:rPr>
          <w:rFonts w:asciiTheme="majorHAnsi" w:eastAsiaTheme="majorHAnsi" w:hAnsiTheme="majorHAnsi" w:cs="굴림" w:hint="eastAsia"/>
          <w:color w:val="000000" w:themeColor="text1"/>
          <w:kern w:val="0"/>
          <w:szCs w:val="20"/>
          <w:rPrChange w:id="103" w:author="나영 김" w:date="2026-02-27T13:10:00Z">
            <w:rPr>
              <w:rFonts w:asciiTheme="majorHAnsi" w:eastAsiaTheme="majorHAnsi" w:hAnsiTheme="majorHAnsi" w:cs="굴림" w:hint="eastAsia"/>
              <w:color w:val="000000" w:themeColor="text1"/>
              <w:kern w:val="0"/>
              <w:szCs w:val="20"/>
            </w:rPr>
          </w:rPrChange>
        </w:rPr>
      </w:pPr>
      <w:ins w:id="104" w:author="나영 김" w:date="2026-02-27T13:10:00Z">
        <w:r w:rsidRPr="004520DE">
          <w:rPr>
            <w:rFonts w:asciiTheme="majorHAnsi" w:eastAsiaTheme="majorHAnsi" w:hAnsiTheme="majorHAnsi" w:cs="굴림" w:hint="eastAsia"/>
            <w:color w:val="000000" w:themeColor="text1"/>
            <w:kern w:val="0"/>
            <w:szCs w:val="20"/>
          </w:rPr>
          <w:t>⑤</w:t>
        </w:r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회사는 이용자가 불법 스팸을 전송한 사실을 확인한 경우, 한국인터넷진흥원 </w:t>
        </w:r>
        <w:proofErr w:type="spellStart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>불법스팸</w:t>
        </w:r>
        <w:proofErr w:type="spellEnd"/>
        <w:r w:rsidRPr="004520DE">
          <w:rPr>
            <w:rFonts w:asciiTheme="majorHAnsi" w:eastAsiaTheme="majorHAnsi" w:hAnsiTheme="majorHAnsi" w:cs="굴림"/>
            <w:color w:val="000000" w:themeColor="text1"/>
            <w:kern w:val="0"/>
            <w:szCs w:val="20"/>
          </w:rPr>
          <w:t xml:space="preserve"> 대응센터에 관련 자료를 첨부하여 신고할 수 있습니다.</w:t>
        </w:r>
      </w:ins>
    </w:p>
    <w:p w14:paraId="400FE393" w14:textId="238D462F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ins w:id="105" w:author="나영 김" w:date="2026-02-27T11:30:00Z">
        <w:r w:rsidR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7</w:t>
        </w:r>
      </w:ins>
      <w:del w:id="106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8</w:delText>
        </w:r>
      </w:del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조 (기존거래관계에 따른 예외)</w:t>
      </w:r>
    </w:p>
    <w:p w14:paraId="12371843" w14:textId="638352E4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회원은 재화 및 용역의 거래관계를 통하여 수신자로부터 직접 연락처를 수집한 경우, 거래가 종료된 날로부터 6개월 이내에는 해당 수신자의 별도 사전 동의 없이 동종의 재화 및 용역에 대한 영리 목적의 광고성 정보를 전송할 수 있습니다. 다만, 이 경우에도 제5조 제1항 제3호 및 제4호에 따른 표기 의무((광고)표시, 무료수신거부 등)는 반드시 준수하여야 합니다.</w:t>
      </w:r>
    </w:p>
    <w:p w14:paraId="630E4583" w14:textId="50FC24CE" w:rsidR="006803CC" w:rsidRDefault="006803CC" w:rsidP="006803CC">
      <w:pPr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제</w:t>
      </w:r>
      <w:del w:id="107" w:author="나영 김" w:date="2026-02-27T11:30:00Z">
        <w:r w:rsidRPr="006803CC" w:rsidDel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delText>9</w:delText>
        </w:r>
      </w:del>
      <w:ins w:id="108" w:author="나영 김" w:date="2026-02-27T11:30:00Z">
        <w:r w:rsidR="00A3705C">
          <w:rPr>
            <w:rFonts w:asciiTheme="majorHAnsi" w:eastAsiaTheme="majorHAnsi" w:hAnsiTheme="majorHAnsi" w:cs="굴림"/>
            <w:b/>
            <w:bCs/>
            <w:color w:val="000000" w:themeColor="text1"/>
            <w:kern w:val="0"/>
            <w:szCs w:val="20"/>
          </w:rPr>
          <w:t>8</w:t>
        </w:r>
      </w:ins>
      <w:r w:rsidRPr="006803CC">
        <w:rPr>
          <w:rFonts w:asciiTheme="majorHAnsi" w:eastAsiaTheme="majorHAnsi" w:hAnsiTheme="majorHAnsi" w:cs="굴림"/>
          <w:b/>
          <w:bCs/>
          <w:color w:val="000000" w:themeColor="text1"/>
          <w:kern w:val="0"/>
          <w:szCs w:val="20"/>
        </w:rPr>
        <w:t>조 (면책)</w:t>
      </w:r>
    </w:p>
    <w:p w14:paraId="66AA882C" w14:textId="052477A2" w:rsidR="006803CC" w:rsidRPr="006803CC" w:rsidRDefault="006803CC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6803CC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회원이 본 정책 및 정보통신망법을 위반하여 발송한 메시지로 인해 발생하는 모든 민·형사상 책임 및 과태료는 회원이 전적으로 부담하며, 회사는 고의 또는 중대한 과실이 없는 한 이에 대해 책임을 지지 않습니다.</w:t>
      </w:r>
    </w:p>
    <w:p w14:paraId="26C496EA" w14:textId="3E8A7149" w:rsidR="00C50741" w:rsidRDefault="00C50741" w:rsidP="006803CC">
      <w:pPr>
        <w:rPr>
          <w:rFonts w:asciiTheme="majorHAnsi" w:eastAsiaTheme="majorHAnsi" w:hAnsiTheme="majorHAnsi"/>
          <w:szCs w:val="20"/>
        </w:rPr>
      </w:pPr>
    </w:p>
    <w:p w14:paraId="3FC811A6" w14:textId="63992D5E" w:rsidR="008C6D55" w:rsidRPr="008C6D55" w:rsidRDefault="008C6D55" w:rsidP="006803CC">
      <w:pPr>
        <w:rPr>
          <w:rFonts w:asciiTheme="majorHAnsi" w:eastAsiaTheme="majorHAnsi" w:hAnsiTheme="majorHAnsi" w:cs="굴림"/>
          <w:color w:val="000000" w:themeColor="text1"/>
          <w:kern w:val="0"/>
          <w:szCs w:val="20"/>
        </w:rPr>
      </w:pPr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t>부칙</w:t>
      </w:r>
      <w:r w:rsidRPr="00451051">
        <w:rPr>
          <w:rFonts w:asciiTheme="majorHAnsi" w:eastAsiaTheme="majorHAnsi" w:hAnsiTheme="majorHAnsi" w:cs="굴림"/>
          <w:color w:val="000000" w:themeColor="text1"/>
          <w:kern w:val="0"/>
          <w:szCs w:val="20"/>
        </w:rPr>
        <w:br/>
        <w:t>본 약관은 2026년 XX월 XX일부터 시행합니다.</w:t>
      </w:r>
    </w:p>
    <w:sectPr w:rsidR="008C6D55" w:rsidRPr="008C6D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1B3442" w14:textId="77777777" w:rsidR="00014159" w:rsidRDefault="00014159" w:rsidP="00151344">
      <w:pPr>
        <w:spacing w:after="0" w:line="240" w:lineRule="auto"/>
      </w:pPr>
      <w:r>
        <w:separator/>
      </w:r>
    </w:p>
  </w:endnote>
  <w:endnote w:type="continuationSeparator" w:id="0">
    <w:p w14:paraId="1F39EC3D" w14:textId="77777777" w:rsidR="00014159" w:rsidRDefault="00014159" w:rsidP="001513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114CF0" w14:textId="77777777" w:rsidR="00014159" w:rsidRDefault="00014159" w:rsidP="00151344">
      <w:pPr>
        <w:spacing w:after="0" w:line="240" w:lineRule="auto"/>
      </w:pPr>
      <w:r>
        <w:separator/>
      </w:r>
    </w:p>
  </w:footnote>
  <w:footnote w:type="continuationSeparator" w:id="0">
    <w:p w14:paraId="23EE6058" w14:textId="77777777" w:rsidR="00014159" w:rsidRDefault="00014159" w:rsidP="001513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77BE7"/>
    <w:multiLevelType w:val="hybridMultilevel"/>
    <w:tmpl w:val="6974E7EA"/>
    <w:lvl w:ilvl="0" w:tplc="5F1408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415E42"/>
    <w:multiLevelType w:val="hybridMultilevel"/>
    <w:tmpl w:val="98E64CAA"/>
    <w:lvl w:ilvl="0" w:tplc="413ACBA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7902C5"/>
    <w:multiLevelType w:val="hybridMultilevel"/>
    <w:tmpl w:val="15F4B90C"/>
    <w:lvl w:ilvl="0" w:tplc="678600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133E55"/>
    <w:multiLevelType w:val="multilevel"/>
    <w:tmpl w:val="1124E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806816"/>
    <w:multiLevelType w:val="hybridMultilevel"/>
    <w:tmpl w:val="4F7C961C"/>
    <w:lvl w:ilvl="0" w:tplc="F12CB6B8">
      <w:start w:val="1"/>
      <w:numFmt w:val="decimalEnclosedCircle"/>
      <w:lvlText w:val="%1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5" w15:restartNumberingAfterBreak="0">
    <w:nsid w:val="14775A90"/>
    <w:multiLevelType w:val="hybridMultilevel"/>
    <w:tmpl w:val="94FAEA14"/>
    <w:lvl w:ilvl="0" w:tplc="58648C0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53F1907"/>
    <w:multiLevelType w:val="hybridMultilevel"/>
    <w:tmpl w:val="70F287BC"/>
    <w:lvl w:ilvl="0" w:tplc="45F05984">
      <w:start w:val="1"/>
      <w:numFmt w:val="decimalEnclosedCircle"/>
      <w:lvlText w:val="%1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7F47960"/>
    <w:multiLevelType w:val="hybridMultilevel"/>
    <w:tmpl w:val="CF00E072"/>
    <w:lvl w:ilvl="0" w:tplc="F836BA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8C67D98"/>
    <w:multiLevelType w:val="hybridMultilevel"/>
    <w:tmpl w:val="9B5A4B2E"/>
    <w:lvl w:ilvl="0" w:tplc="9406578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FAA5C55"/>
    <w:multiLevelType w:val="multilevel"/>
    <w:tmpl w:val="77E29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ganada"/>
      <w:lvlText w:val="%2)"/>
      <w:lvlJc w:val="left"/>
      <w:pPr>
        <w:ind w:left="1520" w:hanging="44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27C6"/>
    <w:multiLevelType w:val="hybridMultilevel"/>
    <w:tmpl w:val="6D40899E"/>
    <w:lvl w:ilvl="0" w:tplc="34D2E046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2FB7CA9"/>
    <w:multiLevelType w:val="hybridMultilevel"/>
    <w:tmpl w:val="A7A27F78"/>
    <w:lvl w:ilvl="0" w:tplc="D9BECE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47954C8"/>
    <w:multiLevelType w:val="hybridMultilevel"/>
    <w:tmpl w:val="9AE0215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6116008"/>
    <w:multiLevelType w:val="hybridMultilevel"/>
    <w:tmpl w:val="AC34D6DA"/>
    <w:lvl w:ilvl="0" w:tplc="88BC289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7F203C3"/>
    <w:multiLevelType w:val="hybridMultilevel"/>
    <w:tmpl w:val="BE2E5FCC"/>
    <w:lvl w:ilvl="0" w:tplc="AA5AB89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800105B"/>
    <w:multiLevelType w:val="multilevel"/>
    <w:tmpl w:val="6DEE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8742C7"/>
    <w:multiLevelType w:val="hybridMultilevel"/>
    <w:tmpl w:val="1DE8B7F8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0F23967"/>
    <w:multiLevelType w:val="hybridMultilevel"/>
    <w:tmpl w:val="95C2C5BA"/>
    <w:lvl w:ilvl="0" w:tplc="0F0CC45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1E5233D"/>
    <w:multiLevelType w:val="hybridMultilevel"/>
    <w:tmpl w:val="CC5A4A32"/>
    <w:lvl w:ilvl="0" w:tplc="4ECECEE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4D55528"/>
    <w:multiLevelType w:val="hybridMultilevel"/>
    <w:tmpl w:val="71C28D68"/>
    <w:lvl w:ilvl="0" w:tplc="B3C63E60">
      <w:start w:val="1"/>
      <w:numFmt w:val="decimalEnclosedCircle"/>
      <w:lvlText w:val="%1"/>
      <w:lvlJc w:val="left"/>
      <w:pPr>
        <w:ind w:left="760" w:hanging="360"/>
      </w:pPr>
      <w:rPr>
        <w:rFonts w:cs="바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82C0C7C"/>
    <w:multiLevelType w:val="hybridMultilevel"/>
    <w:tmpl w:val="3C4A4ECE"/>
    <w:lvl w:ilvl="0" w:tplc="AEFC7CC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48E66447"/>
    <w:multiLevelType w:val="hybridMultilevel"/>
    <w:tmpl w:val="9BA6BED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499C2E06"/>
    <w:multiLevelType w:val="multilevel"/>
    <w:tmpl w:val="C19E7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7652A4"/>
    <w:multiLevelType w:val="hybridMultilevel"/>
    <w:tmpl w:val="AE2434C2"/>
    <w:lvl w:ilvl="0" w:tplc="3B92A1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124690"/>
    <w:multiLevelType w:val="hybridMultilevel"/>
    <w:tmpl w:val="EB1E9E5A"/>
    <w:lvl w:ilvl="0" w:tplc="B89E2DAE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50F2"/>
    <w:multiLevelType w:val="multilevel"/>
    <w:tmpl w:val="310C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7779B8"/>
    <w:multiLevelType w:val="hybridMultilevel"/>
    <w:tmpl w:val="B9AEF3DC"/>
    <w:lvl w:ilvl="0" w:tplc="74707C0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3692DC2"/>
    <w:multiLevelType w:val="hybridMultilevel"/>
    <w:tmpl w:val="C6A09BF0"/>
    <w:lvl w:ilvl="0" w:tplc="76E46700">
      <w:start w:val="1"/>
      <w:numFmt w:val="decimalEnclosedCircle"/>
      <w:lvlText w:val="%1"/>
      <w:lvlJc w:val="left"/>
      <w:pPr>
        <w:ind w:left="760" w:hanging="360"/>
      </w:pPr>
      <w:rPr>
        <w:rFonts w:cstheme="minorBidi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80D3363"/>
    <w:multiLevelType w:val="hybridMultilevel"/>
    <w:tmpl w:val="A2E25AC0"/>
    <w:lvl w:ilvl="0" w:tplc="FCECA24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96E1863"/>
    <w:multiLevelType w:val="hybridMultilevel"/>
    <w:tmpl w:val="88268EE8"/>
    <w:lvl w:ilvl="0" w:tplc="4E9E9B8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B1621DC"/>
    <w:multiLevelType w:val="hybridMultilevel"/>
    <w:tmpl w:val="EF70236C"/>
    <w:lvl w:ilvl="0" w:tplc="EEF4976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2A47441"/>
    <w:multiLevelType w:val="hybridMultilevel"/>
    <w:tmpl w:val="527A7D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386451D"/>
    <w:multiLevelType w:val="hybridMultilevel"/>
    <w:tmpl w:val="8DAC90A6"/>
    <w:lvl w:ilvl="0" w:tplc="5ED0D27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5176538"/>
    <w:multiLevelType w:val="hybridMultilevel"/>
    <w:tmpl w:val="CB3C5CE8"/>
    <w:lvl w:ilvl="0" w:tplc="5D52954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6976B9B"/>
    <w:multiLevelType w:val="hybridMultilevel"/>
    <w:tmpl w:val="55C4B75C"/>
    <w:lvl w:ilvl="0" w:tplc="97484542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8891D04"/>
    <w:multiLevelType w:val="hybridMultilevel"/>
    <w:tmpl w:val="23967A18"/>
    <w:lvl w:ilvl="0" w:tplc="416E63A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C81673E"/>
    <w:multiLevelType w:val="hybridMultilevel"/>
    <w:tmpl w:val="F3B04054"/>
    <w:lvl w:ilvl="0" w:tplc="BD3895C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0BE7602"/>
    <w:multiLevelType w:val="hybridMultilevel"/>
    <w:tmpl w:val="FBDCED40"/>
    <w:lvl w:ilvl="0" w:tplc="3C1C76A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F83C09"/>
    <w:multiLevelType w:val="multilevel"/>
    <w:tmpl w:val="DDBE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7F507D"/>
    <w:multiLevelType w:val="hybridMultilevel"/>
    <w:tmpl w:val="9E56D822"/>
    <w:lvl w:ilvl="0" w:tplc="118A3488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7415B79"/>
    <w:multiLevelType w:val="hybridMultilevel"/>
    <w:tmpl w:val="4DB0C04A"/>
    <w:lvl w:ilvl="0" w:tplc="773E256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6"/>
  </w:num>
  <w:num w:numId="7">
    <w:abstractNumId w:val="21"/>
  </w:num>
  <w:num w:numId="8">
    <w:abstractNumId w:val="35"/>
  </w:num>
  <w:num w:numId="9">
    <w:abstractNumId w:val="32"/>
  </w:num>
  <w:num w:numId="10">
    <w:abstractNumId w:val="40"/>
  </w:num>
  <w:num w:numId="11">
    <w:abstractNumId w:val="37"/>
  </w:num>
  <w:num w:numId="12">
    <w:abstractNumId w:val="26"/>
  </w:num>
  <w:num w:numId="13">
    <w:abstractNumId w:val="28"/>
  </w:num>
  <w:num w:numId="14">
    <w:abstractNumId w:val="29"/>
  </w:num>
  <w:num w:numId="15">
    <w:abstractNumId w:val="34"/>
  </w:num>
  <w:num w:numId="16">
    <w:abstractNumId w:val="17"/>
  </w:num>
  <w:num w:numId="17">
    <w:abstractNumId w:val="33"/>
  </w:num>
  <w:num w:numId="18">
    <w:abstractNumId w:val="10"/>
  </w:num>
  <w:num w:numId="19">
    <w:abstractNumId w:val="19"/>
  </w:num>
  <w:num w:numId="20">
    <w:abstractNumId w:val="11"/>
  </w:num>
  <w:num w:numId="21">
    <w:abstractNumId w:val="0"/>
  </w:num>
  <w:num w:numId="22">
    <w:abstractNumId w:val="24"/>
  </w:num>
  <w:num w:numId="23">
    <w:abstractNumId w:val="30"/>
  </w:num>
  <w:num w:numId="24">
    <w:abstractNumId w:val="39"/>
  </w:num>
  <w:num w:numId="25">
    <w:abstractNumId w:val="7"/>
  </w:num>
  <w:num w:numId="26">
    <w:abstractNumId w:val="20"/>
  </w:num>
  <w:num w:numId="27">
    <w:abstractNumId w:val="23"/>
  </w:num>
  <w:num w:numId="28">
    <w:abstractNumId w:val="36"/>
  </w:num>
  <w:num w:numId="29">
    <w:abstractNumId w:val="1"/>
  </w:num>
  <w:num w:numId="30">
    <w:abstractNumId w:val="2"/>
  </w:num>
  <w:num w:numId="31">
    <w:abstractNumId w:val="14"/>
  </w:num>
  <w:num w:numId="32">
    <w:abstractNumId w:val="18"/>
  </w:num>
  <w:num w:numId="33">
    <w:abstractNumId w:val="4"/>
  </w:num>
  <w:num w:numId="34">
    <w:abstractNumId w:val="27"/>
  </w:num>
  <w:num w:numId="35">
    <w:abstractNumId w:val="22"/>
  </w:num>
  <w:num w:numId="36">
    <w:abstractNumId w:val="15"/>
  </w:num>
  <w:num w:numId="37">
    <w:abstractNumId w:val="3"/>
  </w:num>
  <w:num w:numId="38">
    <w:abstractNumId w:val="25"/>
  </w:num>
  <w:num w:numId="39">
    <w:abstractNumId w:val="9"/>
  </w:num>
  <w:num w:numId="40">
    <w:abstractNumId w:val="38"/>
  </w:num>
  <w:num w:numId="41">
    <w:abstractNumId w:val="5"/>
  </w:num>
  <w:num w:numId="42">
    <w:abstractNumId w:val="8"/>
  </w:num>
  <w:num w:numId="43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나영 김">
    <w15:presenceInfo w15:providerId="None" w15:userId="나영 김"/>
  </w15:person>
  <w15:person w15:author="김나영">
    <w15:presenceInfo w15:providerId="None" w15:userId="김나영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C2D"/>
    <w:rsid w:val="00014159"/>
    <w:rsid w:val="00032759"/>
    <w:rsid w:val="00053D42"/>
    <w:rsid w:val="000A0E70"/>
    <w:rsid w:val="000B60F6"/>
    <w:rsid w:val="000C7F39"/>
    <w:rsid w:val="00102F09"/>
    <w:rsid w:val="00110DE5"/>
    <w:rsid w:val="0013325E"/>
    <w:rsid w:val="00151344"/>
    <w:rsid w:val="00154699"/>
    <w:rsid w:val="00157CE7"/>
    <w:rsid w:val="001767D4"/>
    <w:rsid w:val="00181C56"/>
    <w:rsid w:val="001A07AB"/>
    <w:rsid w:val="0020653F"/>
    <w:rsid w:val="002220F4"/>
    <w:rsid w:val="0023119A"/>
    <w:rsid w:val="00251DAE"/>
    <w:rsid w:val="00256DC4"/>
    <w:rsid w:val="00317388"/>
    <w:rsid w:val="0032357B"/>
    <w:rsid w:val="003D4544"/>
    <w:rsid w:val="004520DE"/>
    <w:rsid w:val="00457C7F"/>
    <w:rsid w:val="00465507"/>
    <w:rsid w:val="004A43F5"/>
    <w:rsid w:val="004D6F2F"/>
    <w:rsid w:val="004E1DC8"/>
    <w:rsid w:val="004F2DFC"/>
    <w:rsid w:val="00531F0A"/>
    <w:rsid w:val="00541AA3"/>
    <w:rsid w:val="00553122"/>
    <w:rsid w:val="00560C01"/>
    <w:rsid w:val="00583500"/>
    <w:rsid w:val="00591ECD"/>
    <w:rsid w:val="005B00D5"/>
    <w:rsid w:val="005C4438"/>
    <w:rsid w:val="005C5167"/>
    <w:rsid w:val="005D4412"/>
    <w:rsid w:val="00611070"/>
    <w:rsid w:val="00652E1C"/>
    <w:rsid w:val="00675D94"/>
    <w:rsid w:val="006803CC"/>
    <w:rsid w:val="006E1A55"/>
    <w:rsid w:val="006E3BEC"/>
    <w:rsid w:val="007365E4"/>
    <w:rsid w:val="007C5810"/>
    <w:rsid w:val="007E6B41"/>
    <w:rsid w:val="00865E8B"/>
    <w:rsid w:val="0086689A"/>
    <w:rsid w:val="008A005D"/>
    <w:rsid w:val="008C2FCA"/>
    <w:rsid w:val="008C366E"/>
    <w:rsid w:val="008C5C0D"/>
    <w:rsid w:val="008C6D55"/>
    <w:rsid w:val="009044B9"/>
    <w:rsid w:val="00974C2D"/>
    <w:rsid w:val="00A3705C"/>
    <w:rsid w:val="00A93E6A"/>
    <w:rsid w:val="00AB51A7"/>
    <w:rsid w:val="00AE0A22"/>
    <w:rsid w:val="00AF445A"/>
    <w:rsid w:val="00B9062C"/>
    <w:rsid w:val="00BB2B2E"/>
    <w:rsid w:val="00BD395B"/>
    <w:rsid w:val="00C0763C"/>
    <w:rsid w:val="00C16DAB"/>
    <w:rsid w:val="00C34309"/>
    <w:rsid w:val="00C50741"/>
    <w:rsid w:val="00C5243F"/>
    <w:rsid w:val="00C55FEB"/>
    <w:rsid w:val="00C654A7"/>
    <w:rsid w:val="00C679AE"/>
    <w:rsid w:val="00C86BB1"/>
    <w:rsid w:val="00CA3013"/>
    <w:rsid w:val="00CB117A"/>
    <w:rsid w:val="00CB2CF0"/>
    <w:rsid w:val="00D845CB"/>
    <w:rsid w:val="00D854AC"/>
    <w:rsid w:val="00D90803"/>
    <w:rsid w:val="00DD54E9"/>
    <w:rsid w:val="00DF4D68"/>
    <w:rsid w:val="00E350A9"/>
    <w:rsid w:val="00EC5564"/>
    <w:rsid w:val="00EE502F"/>
    <w:rsid w:val="00F236ED"/>
    <w:rsid w:val="00F26520"/>
    <w:rsid w:val="00F51765"/>
    <w:rsid w:val="00F54F13"/>
    <w:rsid w:val="00F64BCA"/>
    <w:rsid w:val="00F9304B"/>
    <w:rsid w:val="00FC0A5E"/>
    <w:rsid w:val="00FD29C7"/>
    <w:rsid w:val="00FD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04FC4"/>
  <w15:chartTrackingRefBased/>
  <w15:docId w15:val="{A1920E33-E54B-472D-8D2D-5D6E98E3D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74C2D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DAB"/>
    <w:pPr>
      <w:ind w:leftChars="400" w:left="800"/>
    </w:pPr>
  </w:style>
  <w:style w:type="table" w:styleId="a4">
    <w:name w:val="Table Grid"/>
    <w:basedOn w:val="a1"/>
    <w:uiPriority w:val="59"/>
    <w:rsid w:val="00C3430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1513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51344"/>
  </w:style>
  <w:style w:type="paragraph" w:styleId="a6">
    <w:name w:val="footer"/>
    <w:basedOn w:val="a"/>
    <w:link w:val="Char0"/>
    <w:uiPriority w:val="99"/>
    <w:unhideWhenUsed/>
    <w:rsid w:val="001513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513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0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D961544F9602F42BFFADF3BC120EE1F" ma:contentTypeVersion="10" ma:contentTypeDescription="새 문서를 만듭니다." ma:contentTypeScope="" ma:versionID="2afed3e9db3190a18650138d9c8128b1">
  <xsd:schema xmlns:xsd="http://www.w3.org/2001/XMLSchema" xmlns:xs="http://www.w3.org/2001/XMLSchema" xmlns:p="http://schemas.microsoft.com/office/2006/metadata/properties" xmlns:ns2="49a18a76-90b1-4d83-b60f-634b646b4c29" xmlns:ns3="849c7109-a8ee-4e4d-bb3e-3493f90a6438" targetNamespace="http://schemas.microsoft.com/office/2006/metadata/properties" ma:root="true" ma:fieldsID="51db6c2f23bef52d9fcce925fc7ce26b" ns2:_="" ns3:_="">
    <xsd:import namespace="49a18a76-90b1-4d83-b60f-634b646b4c29"/>
    <xsd:import namespace="849c7109-a8ee-4e4d-bb3e-3493f90a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8a76-90b1-4d83-b60f-634b646b4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cb755463-0835-47f7-a6e2-aa4024007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7109-a8ee-4e4d-bb3e-3493f90a64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b59ab9-0374-4a10-ab0e-0c81a23f5315}" ma:internalName="TaxCatchAll" ma:showField="CatchAllData" ma:web="849c7109-a8ee-4e4d-bb3e-3493f90a6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18a76-90b1-4d83-b60f-634b646b4c29">
      <Terms xmlns="http://schemas.microsoft.com/office/infopath/2007/PartnerControls"/>
    </lcf76f155ced4ddcb4097134ff3c332f>
    <TaxCatchAll xmlns="849c7109-a8ee-4e4d-bb3e-3493f90a643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6D674-ABC7-4752-8C0F-CBD453B2C27F}"/>
</file>

<file path=customXml/itemProps2.xml><?xml version="1.0" encoding="utf-8"?>
<ds:datastoreItem xmlns:ds="http://schemas.openxmlformats.org/officeDocument/2006/customXml" ds:itemID="{4887F2FB-B930-48BB-8D68-859D6DC41E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7D24F1-3F5C-47A8-8473-09E971E3D2D7}">
  <ds:schemaRefs>
    <ds:schemaRef ds:uri="http://schemas.microsoft.com/office/2006/metadata/properties"/>
    <ds:schemaRef ds:uri="http://schemas.microsoft.com/office/infopath/2007/PartnerControls"/>
    <ds:schemaRef ds:uri="49a18a76-90b1-4d83-b60f-634b646b4c29"/>
    <ds:schemaRef ds:uri="849c7109-a8ee-4e4d-bb3e-3493f90a6438"/>
  </ds:schemaRefs>
</ds:datastoreItem>
</file>

<file path=customXml/itemProps4.xml><?xml version="1.0" encoding="utf-8"?>
<ds:datastoreItem xmlns:ds="http://schemas.openxmlformats.org/officeDocument/2006/customXml" ds:itemID="{1254D14D-9F83-4425-A943-15290D7A7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김나영</dc:creator>
  <cp:keywords/>
  <dc:description/>
  <cp:lastModifiedBy>나영 김</cp:lastModifiedBy>
  <cp:revision>5</cp:revision>
  <dcterms:created xsi:type="dcterms:W3CDTF">2026-02-27T02:21:00Z</dcterms:created>
  <dcterms:modified xsi:type="dcterms:W3CDTF">2026-02-27T05:59:00Z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0x0101001D961544F9602F42BFFADF3BC120EE1F</vt:lpwstr>
  </property>
</Properties>
</file>