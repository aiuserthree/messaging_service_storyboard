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16du="http://schemas.microsoft.com/office/word/2023/wordml/word16du" mc:Ignorable="w14 w15 w16se w16cid wp14">
  <w:body>
    <w:p w:rsidR="007B00FC" w:rsidP="3084EF0D" w:rsidRDefault="7BA8C0C4" w14:paraId="61E1758B" w14:textId="224EC175">
      <w:pPr>
        <w:spacing w:line="257" w:lineRule="auto"/>
      </w:pPr>
      <w:r w:rsidRPr="3084EF0D">
        <w:rPr>
          <w:rFonts w:ascii="맑은 고딕" w:hAnsi="맑은 고딕" w:eastAsia="맑은 고딕" w:cs="맑은 고딕"/>
          <w:b/>
          <w:bCs/>
          <w:sz w:val="28"/>
          <w:szCs w:val="28"/>
        </w:rPr>
        <w:t>1. 회원</w:t>
      </w:r>
    </w:p>
    <w:p w:rsidR="007B00FC" w:rsidP="3084EF0D" w:rsidRDefault="7BA8C0C4" w14:paraId="4BC0367C" w14:textId="3B7C3BA7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>1.1 회원 유형</w:t>
      </w:r>
    </w:p>
    <w:p w:rsidR="007B00FC" w:rsidP="3084EF0D" w:rsidRDefault="7BA8C0C4" w14:paraId="130443EE" w14:textId="247520AA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1.1.1 개인 회원</w:t>
      </w:r>
      <w:bookmarkStart w:name="_GoBack" w:id="0"/>
      <w:bookmarkEnd w:id="0"/>
    </w:p>
    <w:p w:rsidR="007B00FC" w:rsidP="3084EF0D" w:rsidRDefault="7BA8C0C4" w14:paraId="477ED5D6" w14:textId="25450A17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1.1.2 사업자 회원</w:t>
      </w:r>
    </w:p>
    <w:p w:rsidR="007B00FC" w:rsidP="3084EF0D" w:rsidRDefault="7BA8C0C4" w14:paraId="70B4DEEE" w14:textId="0FC098B0">
      <w:pPr>
        <w:spacing w:line="257" w:lineRule="auto"/>
      </w:pPr>
      <w:r w:rsidRPr="0D760B5A">
        <w:rPr>
          <w:rFonts w:ascii="맑은 고딕" w:hAnsi="맑은 고딕" w:eastAsia="맑은 고딕" w:cs="맑은 고딕"/>
        </w:rPr>
        <w:t>1.2 회원 가입 조건 및 절차</w:t>
      </w:r>
    </w:p>
    <w:p w:rsidR="6DBAB544" w:rsidRDefault="6DBAB544" w14:paraId="34822281" w14:textId="0D0F12E8">
      <w:pPr>
        <w:spacing w:line="257" w:lineRule="auto"/>
        <w:ind w:left="200"/>
        <w:rPr>
          <w:ins w:author="김나영" w:date="2026-01-21T06:38:00Z" w:id="1"/>
          <w:rFonts w:ascii="맑은 고딕" w:hAnsi="맑은 고딕" w:eastAsia="맑은 고딕" w:cs="맑은 고딕"/>
          <w:szCs w:val="20"/>
        </w:rPr>
        <w:pPrChange w:author="김나영" w:date="2026-01-21T06:38:00Z" w:id="2">
          <w:pPr/>
        </w:pPrChange>
      </w:pPr>
      <w:ins w:author="김나영" w:date="2026-01-21T06:38:00Z" w:id="3">
        <w:r w:rsidRPr="0D760B5A">
          <w:rPr>
            <w:rFonts w:ascii="맑은 고딕" w:hAnsi="맑은 고딕" w:eastAsia="맑은 고딕" w:cs="맑은 고딕"/>
            <w:szCs w:val="20"/>
          </w:rPr>
          <w:t>1.2.1 개인 회원</w:t>
        </w:r>
      </w:ins>
    </w:p>
    <w:p w:rsidR="6DBAB544" w:rsidRDefault="29FF5D6D" w14:paraId="00E5AF7B" w14:textId="18086120">
      <w:pPr>
        <w:spacing w:line="257" w:lineRule="auto"/>
        <w:ind w:left="400"/>
        <w:rPr>
          <w:ins w:author="김나영" w:date="2026-01-21T06:37:00Z" w:id="4"/>
          <w:rFonts w:ascii="맑은 고딕" w:hAnsi="맑은 고딕" w:eastAsia="맑은 고딕" w:cs="맑은 고딕"/>
        </w:rPr>
        <w:pPrChange w:author="김나영" w:date="2026-01-21T06:38:00Z" w:id="5">
          <w:pPr/>
        </w:pPrChange>
      </w:pPr>
      <w:ins w:author="김나영" w:date="2026-01-21T06:38:00Z" w:id="6">
        <w:r w:rsidRPr="3E62AE1C">
          <w:rPr>
            <w:rFonts w:ascii="맑은 고딕" w:hAnsi="맑은 고딕" w:eastAsia="맑은 고딕" w:cs="맑은 고딕"/>
          </w:rPr>
          <w:t>1.2.1.1 가입 조건</w:t>
        </w:r>
      </w:ins>
      <w:ins w:author="이주완" w:date="2026-02-05T02:41:00Z" w:id="7">
        <w:del w:author="김나영" w:date="2026-02-09T00:41:00Z" w:id="8">
          <w:r w:rsidRPr="3E62AE1C" w:rsidDel="521AB78F" w:rsidR="6DBAB544">
            <w:rPr>
              <w:rFonts w:ascii="맑은 고딕" w:hAnsi="맑은 고딕" w:eastAsia="맑은 고딕" w:cs="맑은 고딕"/>
            </w:rPr>
            <w:delText>a</w:delText>
          </w:r>
        </w:del>
      </w:ins>
    </w:p>
    <w:p w:rsidR="007B00FC" w:rsidP="3084EF0D" w:rsidRDefault="7BA8C0C4" w14:paraId="3CED340B" w14:textId="02C68AA1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 xml:space="preserve">1.2.1.2 절차 </w:t>
      </w:r>
    </w:p>
    <w:p w:rsidR="007B00FC" w:rsidP="3084EF0D" w:rsidRDefault="7BA8C0C4" w14:paraId="24528EEF" w14:textId="07D244D8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 xml:space="preserve">1.2.1.3 입력 정보 </w:t>
      </w:r>
    </w:p>
    <w:p w:rsidR="007B00FC" w:rsidP="3084EF0D" w:rsidRDefault="7BA8C0C4" w14:paraId="26154719" w14:textId="1E9B0116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1.2.4 SNS 간편가입</w:t>
      </w:r>
    </w:p>
    <w:p w:rsidR="007B00FC" w:rsidP="3084EF0D" w:rsidRDefault="7BA8C0C4" w14:paraId="5057F305" w14:textId="411B5966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1.2.2 사업자 회원</w:t>
      </w:r>
    </w:p>
    <w:p w:rsidR="007B00FC" w:rsidP="3084EF0D" w:rsidRDefault="7BA8C0C4" w14:paraId="543C7674" w14:textId="1ADF0972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1.2.2.1 가입 조건 및 제출 서류 목록</w:t>
      </w:r>
    </w:p>
    <w:p w:rsidR="007B00FC" w:rsidP="3084EF0D" w:rsidRDefault="7BA8C0C4" w14:paraId="0A0A6B43" w14:textId="4DDFC917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 xml:space="preserve">1.2.2.2 절차 </w:t>
      </w:r>
    </w:p>
    <w:p w:rsidR="007B00FC" w:rsidP="3084EF0D" w:rsidRDefault="7BA8C0C4" w14:paraId="3542191E" w14:textId="3CB573B5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 xml:space="preserve">1.2.2.3 입력 정보 </w:t>
      </w:r>
    </w:p>
    <w:p w:rsidR="007B00FC" w:rsidP="3084EF0D" w:rsidRDefault="7BA8C0C4" w14:paraId="158AAD59" w14:textId="1A5DDE70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1.2.3 개인 회원의 사업자 회원 전환</w:t>
      </w:r>
    </w:p>
    <w:p w:rsidR="007B00FC" w:rsidP="3084EF0D" w:rsidRDefault="7BA8C0C4" w14:paraId="4E8AB328" w14:textId="1F071377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1.2.3.1 전환 신청 방법</w:t>
      </w:r>
    </w:p>
    <w:p w:rsidR="007B00FC" w:rsidP="3084EF0D" w:rsidRDefault="7BA8C0C4" w14:paraId="41D54472" w14:textId="75816D7A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1.2.3.2 절차</w:t>
      </w:r>
    </w:p>
    <w:p w:rsidR="007B00FC" w:rsidP="3084EF0D" w:rsidRDefault="7BA8C0C4" w14:paraId="284F8DB0" w14:textId="3EF9BC59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>1.3 회원정보 관리 및 변경</w:t>
      </w:r>
    </w:p>
    <w:p w:rsidR="007B00FC" w:rsidP="3084EF0D" w:rsidRDefault="7BA8C0C4" w14:paraId="792C31CC" w14:textId="4F92E7DD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1.3.1 개인 회원의 정보 변경 범위</w:t>
      </w:r>
    </w:p>
    <w:p w:rsidR="007B00FC" w:rsidP="3084EF0D" w:rsidRDefault="7BA8C0C4" w14:paraId="646BB669" w14:textId="290A772E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1.3.2 사업자 회원의 정보 변경 범위</w:t>
      </w:r>
    </w:p>
    <w:p w:rsidR="007B00FC" w:rsidP="3084EF0D" w:rsidRDefault="7BA8C0C4" w14:paraId="41884BB7" w14:textId="73317D59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1.3.2.1 기본 정보 변경</w:t>
      </w:r>
    </w:p>
    <w:p w:rsidR="007B00FC" w:rsidP="3084EF0D" w:rsidRDefault="7BA8C0C4" w14:paraId="65ED8A16" w14:textId="427F6296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>1.4 회원 등급 관리</w:t>
      </w:r>
    </w:p>
    <w:p w:rsidR="007B00FC" w:rsidP="3084EF0D" w:rsidRDefault="7BA8C0C4" w14:paraId="1044CF47" w14:textId="2D693CF2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1.4.1 등급 유형</w:t>
      </w:r>
    </w:p>
    <w:p w:rsidR="007B00FC" w:rsidP="3084EF0D" w:rsidRDefault="7BA8C0C4" w14:paraId="1871C1EC" w14:textId="1C606821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1.4.1.1 일반 등급.</w:t>
      </w:r>
    </w:p>
    <w:p w:rsidR="007B00FC" w:rsidP="3084EF0D" w:rsidRDefault="7BA8C0C4" w14:paraId="6CC68857" w14:textId="76ADA982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1.4.1.2 VIP</w:t>
      </w:r>
    </w:p>
    <w:p w:rsidR="007B00FC" w:rsidP="3084EF0D" w:rsidRDefault="7BA8C0C4" w14:paraId="701F0B16" w14:textId="5A3D9CD8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>1.5 회원계정 관리</w:t>
      </w:r>
    </w:p>
    <w:p w:rsidR="007B00FC" w:rsidP="3084EF0D" w:rsidRDefault="7BA8C0C4" w14:paraId="316DDFFC" w14:textId="2ACFFEAC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 xml:space="preserve">1.5.1. 이메일 등록 </w:t>
      </w:r>
    </w:p>
    <w:p w:rsidR="007B00FC" w:rsidP="3084EF0D" w:rsidRDefault="7BA8C0C4" w14:paraId="05BBC120" w14:textId="3B04318C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1.5.1.1 이메일 기본정책</w:t>
      </w:r>
    </w:p>
    <w:p w:rsidR="007B00FC" w:rsidP="3084EF0D" w:rsidRDefault="7BA8C0C4" w14:paraId="6052B235" w14:textId="46BB3C72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1.5.1.2 이메일 입력규칙</w:t>
      </w:r>
    </w:p>
    <w:p w:rsidR="007B00FC" w:rsidP="3084EF0D" w:rsidRDefault="7BA8C0C4" w14:paraId="53D494A5" w14:textId="5579C53B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1.5.1.3 이메일 찾기</w:t>
      </w:r>
    </w:p>
    <w:p w:rsidR="007B00FC" w:rsidP="3084EF0D" w:rsidRDefault="7BA8C0C4" w14:paraId="12D370E4" w14:textId="2A1683EF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1.5.2. 비밀번호 생성</w:t>
      </w:r>
    </w:p>
    <w:p w:rsidR="007B00FC" w:rsidP="3084EF0D" w:rsidRDefault="7BA8C0C4" w14:paraId="22992CAC" w14:textId="2A2288F4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1.5.2.1 비밀번호 입력 규칙</w:t>
      </w:r>
    </w:p>
    <w:p w:rsidR="007B00FC" w:rsidP="3084EF0D" w:rsidRDefault="7BA8C0C4" w14:paraId="1746C5AF" w14:textId="2C47E493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1.5.1.2 비밀번호 찾기</w:t>
      </w:r>
    </w:p>
    <w:p w:rsidR="007B00FC" w:rsidP="3084EF0D" w:rsidRDefault="7BA8C0C4" w14:paraId="7462465D" w14:textId="67458605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 xml:space="preserve">1.5.1.3 비밀번호 변경 </w:t>
      </w:r>
    </w:p>
    <w:p w:rsidR="007B00FC" w:rsidP="3084EF0D" w:rsidRDefault="7BA8C0C4" w14:paraId="6B580A42" w14:textId="3AD9E1E7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1.6. 자동 로그인 정책</w:t>
      </w:r>
    </w:p>
    <w:p w:rsidR="007B00FC" w:rsidP="3084EF0D" w:rsidRDefault="7BA8C0C4" w14:paraId="0803DF9D" w14:textId="377E8F8C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1.7 휴면 회원 전환</w:t>
      </w:r>
    </w:p>
    <w:p w:rsidR="007B00FC" w:rsidP="3084EF0D" w:rsidRDefault="7BA8C0C4" w14:paraId="1C9259A9" w14:textId="5DF0BFD9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1.7.1 휴면 회원 정의</w:t>
      </w:r>
    </w:p>
    <w:p w:rsidR="007B00FC" w:rsidP="3084EF0D" w:rsidRDefault="7BA8C0C4" w14:paraId="3CC57AC9" w14:textId="4FBB73DE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1.7.2 사전 안내 및 조치</w:t>
      </w:r>
    </w:p>
    <w:p w:rsidR="007B00FC" w:rsidP="3084EF0D" w:rsidRDefault="7BA8C0C4" w14:paraId="2323B78E" w14:textId="6B27093C">
      <w:pPr>
        <w:spacing w:line="257" w:lineRule="auto"/>
        <w:ind w:left="400"/>
        <w:rPr>
          <w:ins w:author="김나영" w:date="2026-01-08T17:16:00Z" w:id="9"/>
          <w:rFonts w:ascii="맑은 고딕" w:hAnsi="맑은 고딕" w:eastAsia="맑은 고딕" w:cs="맑은 고딕"/>
          <w:szCs w:val="20"/>
        </w:rPr>
      </w:pPr>
      <w:r w:rsidRPr="3084EF0D">
        <w:rPr>
          <w:rFonts w:ascii="맑은 고딕" w:hAnsi="맑은 고딕" w:eastAsia="맑은 고딕" w:cs="맑은 고딕"/>
          <w:szCs w:val="20"/>
        </w:rPr>
        <w:t>1.7.3 휴면 계정 해제 절차</w:t>
      </w:r>
    </w:p>
    <w:p w:rsidRPr="006523A7" w:rsidR="006523A7" w:rsidP="3084EF0D" w:rsidRDefault="006523A7" w14:paraId="3CF96AB7" w14:textId="76217AE0">
      <w:pPr>
        <w:spacing w:line="257" w:lineRule="auto"/>
        <w:ind w:left="400"/>
      </w:pPr>
      <w:ins w:author="김나영" w:date="2026-01-08T17:16:00Z" w:id="10">
        <w:r>
          <w:rPr>
            <w:rFonts w:hint="eastAsia"/>
          </w:rPr>
          <w:t>1</w:t>
        </w:r>
        <w:r>
          <w:t xml:space="preserve">.7.4 </w:t>
        </w:r>
        <w:r>
          <w:rPr>
            <w:rFonts w:hint="eastAsia"/>
          </w:rPr>
          <w:t>휴면 회원 포인트</w:t>
        </w:r>
        <w:r>
          <w:t>·</w:t>
        </w:r>
        <w:r>
          <w:rPr>
            <w:rFonts w:hint="eastAsia"/>
          </w:rPr>
          <w:t>마일리지 소멸</w:t>
        </w:r>
      </w:ins>
    </w:p>
    <w:p w:rsidR="007B00FC" w:rsidP="3084EF0D" w:rsidRDefault="7BA8C0C4" w14:paraId="05C80B74" w14:textId="2286C6AB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 xml:space="preserve">1.8 회원 탈퇴 </w:t>
      </w:r>
    </w:p>
    <w:p w:rsidR="007B00FC" w:rsidP="3084EF0D" w:rsidRDefault="7BA8C0C4" w14:paraId="3E04FC54" w14:textId="086F57A2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1.8.1 탈퇴 절차</w:t>
      </w:r>
    </w:p>
    <w:p w:rsidR="007B00FC" w:rsidP="3084EF0D" w:rsidRDefault="7BA8C0C4" w14:paraId="5546FE4C" w14:textId="11E02421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1.8.1.1 개인 회원 탈퇴</w:t>
      </w:r>
    </w:p>
    <w:p w:rsidR="007B00FC" w:rsidP="3084EF0D" w:rsidRDefault="7BA8C0C4" w14:paraId="28D40D00" w14:textId="1189C0A5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1.8.1.2 사업자 회원</w:t>
      </w:r>
    </w:p>
    <w:p w:rsidR="007B00FC" w:rsidP="3084EF0D" w:rsidRDefault="007B00FC" w14:paraId="01305EA2" w14:textId="26BBDE32">
      <w:pPr>
        <w:spacing w:line="257" w:lineRule="auto"/>
        <w:ind w:left="600"/>
        <w:rPr>
          <w:rFonts w:ascii="맑은 고딕" w:hAnsi="맑은 고딕" w:eastAsia="맑은 고딕" w:cs="맑은 고딕"/>
          <w:szCs w:val="20"/>
        </w:rPr>
      </w:pPr>
    </w:p>
    <w:p w:rsidR="007B00FC" w:rsidP="3084EF0D" w:rsidRDefault="7BA8C0C4" w14:paraId="06885B02" w14:textId="5EB956CB">
      <w:pPr>
        <w:spacing w:line="257" w:lineRule="auto"/>
      </w:pPr>
      <w:r w:rsidRPr="3084EF0D">
        <w:rPr>
          <w:rFonts w:ascii="맑은 고딕" w:hAnsi="맑은 고딕" w:eastAsia="맑은 고딕" w:cs="맑은 고딕"/>
          <w:b/>
          <w:bCs/>
          <w:sz w:val="28"/>
          <w:szCs w:val="28"/>
        </w:rPr>
        <w:t>2. 발신번호 및 카카오톡 발신 프로필 등록</w:t>
      </w:r>
    </w:p>
    <w:p w:rsidR="007B00FC" w:rsidP="3084EF0D" w:rsidRDefault="7BA8C0C4" w14:paraId="32CD6F25" w14:textId="5E0E433A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>2.1 발신번호 등록</w:t>
      </w:r>
    </w:p>
    <w:p w:rsidR="007B00FC" w:rsidP="3084EF0D" w:rsidRDefault="7BA8C0C4" w14:paraId="4E570B1D" w14:textId="36628469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2.1.1 개인 회원</w:t>
      </w:r>
    </w:p>
    <w:p w:rsidR="007B00FC" w:rsidP="3084EF0D" w:rsidRDefault="7BA8C0C4" w14:paraId="42BC2C07" w14:textId="47147FC8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2.1.1.1 제출 서류</w:t>
      </w:r>
    </w:p>
    <w:p w:rsidR="007B00FC" w:rsidP="3084EF0D" w:rsidRDefault="7BA8C0C4" w14:paraId="1212C7BA" w14:textId="79C16E34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2.1.1.2 발신번호 등록 절차</w:t>
      </w:r>
    </w:p>
    <w:p w:rsidR="007B00FC" w:rsidP="3084EF0D" w:rsidRDefault="7BA8C0C4" w14:paraId="59B868DE" w14:textId="4A7EA740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 xml:space="preserve">2.1.2 사업자 회원 </w:t>
      </w:r>
    </w:p>
    <w:p w:rsidR="007B00FC" w:rsidP="3084EF0D" w:rsidRDefault="7BA8C0C4" w14:paraId="08403600" w14:textId="7A071AF3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2.1.2.1 제출 서류</w:t>
      </w:r>
    </w:p>
    <w:p w:rsidR="007B00FC" w:rsidP="3084EF0D" w:rsidRDefault="7BA8C0C4" w14:paraId="1426F54E" w14:textId="08AF8623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2.1.2.2 등록 절차</w:t>
      </w:r>
    </w:p>
    <w:p w:rsidR="007B00FC" w:rsidP="3084EF0D" w:rsidRDefault="7BA8C0C4" w14:paraId="07565670" w14:textId="005BE69C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>2.2 발신번호 등록 반려 (개인·사업자 공통)</w:t>
      </w:r>
    </w:p>
    <w:p w:rsidR="007B00FC" w:rsidP="3084EF0D" w:rsidRDefault="7BA8C0C4" w14:paraId="0C8C823F" w14:textId="422BD2D4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>2.3 발신번호 삭제 (개인·사업자 공통)</w:t>
      </w:r>
    </w:p>
    <w:p w:rsidR="007B00FC" w:rsidP="3084EF0D" w:rsidRDefault="7BA8C0C4" w14:paraId="5FD2EEC7" w14:textId="0DAEB430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>2.4 카카오톡 발신 프로필 등록</w:t>
      </w:r>
    </w:p>
    <w:p w:rsidR="007B00FC" w:rsidP="3084EF0D" w:rsidRDefault="7BA8C0C4" w14:paraId="1136024F" w14:textId="02FFFFDE">
      <w:pPr>
        <w:spacing w:line="257" w:lineRule="auto"/>
        <w:ind w:left="200"/>
        <w:rPr>
          <w:ins w:author="김나영" w:date="2026-01-08T17:17:00Z" w:id="11"/>
          <w:rFonts w:ascii="맑은 고딕" w:hAnsi="맑은 고딕" w:eastAsia="맑은 고딕" w:cs="맑은 고딕"/>
          <w:szCs w:val="20"/>
        </w:rPr>
      </w:pPr>
      <w:r w:rsidRPr="3084EF0D">
        <w:rPr>
          <w:rFonts w:ascii="맑은 고딕" w:hAnsi="맑은 고딕" w:eastAsia="맑은 고딕" w:cs="맑은 고딕"/>
          <w:szCs w:val="20"/>
        </w:rPr>
        <w:t xml:space="preserve">2.4.1 </w:t>
      </w:r>
      <w:proofErr w:type="spellStart"/>
      <w:r w:rsidRPr="3084EF0D">
        <w:rPr>
          <w:rFonts w:ascii="맑은 고딕" w:hAnsi="맑은 고딕" w:eastAsia="맑은 고딕" w:cs="맑은 고딕"/>
          <w:szCs w:val="20"/>
        </w:rPr>
        <w:t>톡벨</w:t>
      </w:r>
      <w:proofErr w:type="spellEnd"/>
      <w:r w:rsidRPr="3084EF0D">
        <w:rPr>
          <w:rFonts w:ascii="맑은 고딕" w:hAnsi="맑은 고딕" w:eastAsia="맑은 고딕" w:cs="맑은 고딕"/>
          <w:szCs w:val="20"/>
        </w:rPr>
        <w:t xml:space="preserve"> 내 발신 프로필 등록 규정</w:t>
      </w:r>
    </w:p>
    <w:p w:rsidRPr="00280152" w:rsidR="006523A7" w:rsidP="006523A7" w:rsidRDefault="006523A7" w14:paraId="7E260041" w14:textId="77777777">
      <w:pPr>
        <w:spacing w:line="257" w:lineRule="auto"/>
        <w:rPr>
          <w:ins w:author="김나영" w:date="2026-01-08T17:17:00Z" w:id="12"/>
          <w:rFonts w:ascii="맑은 고딕" w:hAnsi="맑은 고딕" w:eastAsia="맑은 고딕" w:cs="맑은 고딕"/>
          <w:szCs w:val="20"/>
        </w:rPr>
      </w:pPr>
      <w:ins w:author="김나영" w:date="2026-01-08T17:17:00Z" w:id="13">
        <w:r w:rsidRPr="00280152">
          <w:rPr>
            <w:rFonts w:hint="eastAsia" w:ascii="맑은 고딕" w:hAnsi="맑은 고딕" w:eastAsia="맑은 고딕" w:cs="맑은 고딕"/>
            <w:szCs w:val="20"/>
          </w:rPr>
          <w:t>2</w:t>
        </w:r>
        <w:r w:rsidRPr="00280152">
          <w:rPr>
            <w:rFonts w:ascii="맑은 고딕" w:hAnsi="맑은 고딕" w:eastAsia="맑은 고딕" w:cs="맑은 고딕"/>
            <w:szCs w:val="20"/>
          </w:rPr>
          <w:t xml:space="preserve">.5 </w:t>
        </w:r>
        <w:proofErr w:type="spellStart"/>
        <w:r w:rsidRPr="00280152">
          <w:rPr>
            <w:rFonts w:hint="eastAsia" w:ascii="맑은 고딕" w:hAnsi="맑은 고딕" w:eastAsia="맑은 고딕" w:cs="맑은 고딕"/>
            <w:szCs w:val="20"/>
          </w:rPr>
          <w:t>알림톡</w:t>
        </w:r>
        <w:proofErr w:type="spellEnd"/>
        <w:r w:rsidRPr="00280152">
          <w:rPr>
            <w:rFonts w:hint="eastAsia" w:ascii="맑은 고딕" w:hAnsi="맑은 고딕" w:eastAsia="맑은 고딕" w:cs="맑은 고딕"/>
            <w:szCs w:val="20"/>
          </w:rPr>
          <w:t>/브랜드 메시지 템플릿</w:t>
        </w:r>
      </w:ins>
    </w:p>
    <w:p w:rsidR="006523A7" w:rsidP="006523A7" w:rsidRDefault="006523A7" w14:paraId="12E4BFC4" w14:textId="77777777">
      <w:pPr>
        <w:spacing w:line="257" w:lineRule="auto"/>
        <w:ind w:left="200"/>
        <w:rPr>
          <w:ins w:author="김나영" w:date="2026-01-08T17:17:00Z" w:id="14"/>
        </w:rPr>
      </w:pPr>
      <w:ins w:author="김나영" w:date="2026-01-08T17:17:00Z" w:id="15">
        <w:r>
          <w:rPr>
            <w:rFonts w:hint="eastAsia"/>
          </w:rPr>
          <w:t>2</w:t>
        </w:r>
        <w:r>
          <w:t xml:space="preserve">.5.1 </w:t>
        </w:r>
        <w:proofErr w:type="spellStart"/>
        <w:r>
          <w:rPr>
            <w:rFonts w:hint="eastAsia"/>
          </w:rPr>
          <w:t>알림톡</w:t>
        </w:r>
        <w:proofErr w:type="spellEnd"/>
        <w:r>
          <w:rPr>
            <w:rFonts w:hint="eastAsia"/>
          </w:rPr>
          <w:t xml:space="preserve"> 템플릿 검수신청</w:t>
        </w:r>
      </w:ins>
    </w:p>
    <w:p w:rsidRPr="006523A7" w:rsidR="006523A7" w:rsidRDefault="006523A7" w14:paraId="0D65316E" w14:textId="7FB48D32">
      <w:pPr>
        <w:spacing w:line="257" w:lineRule="auto"/>
        <w:ind w:left="200"/>
      </w:pPr>
      <w:ins w:author="김나영" w:date="2026-01-08T17:17:00Z" w:id="16">
        <w:r>
          <w:rPr>
            <w:rFonts w:hint="eastAsia"/>
          </w:rPr>
          <w:t>2</w:t>
        </w:r>
        <w:r>
          <w:t xml:space="preserve">.5.2 </w:t>
        </w:r>
        <w:r>
          <w:rPr>
            <w:rFonts w:hint="eastAsia"/>
          </w:rPr>
          <w:t>브랜드 메시지 템플릿 등록</w:t>
        </w:r>
      </w:ins>
    </w:p>
    <w:p w:rsidR="007B00FC" w:rsidP="3084EF0D" w:rsidRDefault="7BA8C0C4" w14:paraId="2685809F" w14:textId="4EEEC7FF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 xml:space="preserve"> </w:t>
      </w:r>
    </w:p>
    <w:p w:rsidR="007B00FC" w:rsidP="3084EF0D" w:rsidRDefault="7BA8C0C4" w14:paraId="1D251675" w14:textId="3343E756">
      <w:pPr>
        <w:spacing w:line="257" w:lineRule="auto"/>
      </w:pPr>
      <w:r w:rsidRPr="3084EF0D">
        <w:rPr>
          <w:rFonts w:ascii="맑은 고딕" w:hAnsi="맑은 고딕" w:eastAsia="맑은 고딕" w:cs="맑은 고딕"/>
          <w:b/>
          <w:bCs/>
          <w:sz w:val="28"/>
          <w:szCs w:val="28"/>
        </w:rPr>
        <w:t xml:space="preserve">3. 발송 메시지 유형 </w:t>
      </w:r>
    </w:p>
    <w:p w:rsidR="007B00FC" w:rsidP="3084EF0D" w:rsidRDefault="7BA8C0C4" w14:paraId="2DDBBDD7" w14:textId="76E432D2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3.1 메시지 유형</w:t>
      </w:r>
    </w:p>
    <w:p w:rsidR="007B00FC" w:rsidP="3084EF0D" w:rsidRDefault="7BA8C0C4" w14:paraId="5E88C773" w14:textId="4BC46854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3.1.1 광고 메시지</w:t>
      </w:r>
    </w:p>
    <w:p w:rsidR="007B00FC" w:rsidP="3084EF0D" w:rsidRDefault="7BA8C0C4" w14:paraId="5FA8282D" w14:textId="7F052DB1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3.1.1.1 광고 메시지 정의</w:t>
      </w:r>
    </w:p>
    <w:p w:rsidR="007B00FC" w:rsidP="3084EF0D" w:rsidRDefault="7BA8C0C4" w14:paraId="5C740D82" w14:textId="1A0BAB9B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 xml:space="preserve">3.1.1.2 </w:t>
      </w:r>
      <w:proofErr w:type="spellStart"/>
      <w:r w:rsidRPr="3084EF0D">
        <w:rPr>
          <w:rFonts w:ascii="맑은 고딕" w:hAnsi="맑은 고딕" w:eastAsia="맑은 고딕" w:cs="맑은 고딕"/>
          <w:szCs w:val="20"/>
        </w:rPr>
        <w:t>톡벨</w:t>
      </w:r>
      <w:proofErr w:type="spellEnd"/>
      <w:r w:rsidRPr="3084EF0D">
        <w:rPr>
          <w:rFonts w:ascii="맑은 고딕" w:hAnsi="맑은 고딕" w:eastAsia="맑은 고딕" w:cs="맑은 고딕"/>
          <w:szCs w:val="20"/>
        </w:rPr>
        <w:t xml:space="preserve"> 시스템 내 광고 메시지 발송 규정</w:t>
      </w:r>
    </w:p>
    <w:p w:rsidR="007B00FC" w:rsidP="3084EF0D" w:rsidRDefault="7BA8C0C4" w14:paraId="78D4C929" w14:textId="227E2947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 xml:space="preserve">3.1.2 </w:t>
      </w:r>
      <w:proofErr w:type="spellStart"/>
      <w:r w:rsidRPr="3084EF0D">
        <w:rPr>
          <w:rFonts w:ascii="맑은 고딕" w:hAnsi="맑은 고딕" w:eastAsia="맑은 고딕" w:cs="맑은 고딕"/>
          <w:szCs w:val="20"/>
        </w:rPr>
        <w:t>정보성</w:t>
      </w:r>
      <w:proofErr w:type="spellEnd"/>
      <w:r w:rsidRPr="3084EF0D">
        <w:rPr>
          <w:rFonts w:ascii="맑은 고딕" w:hAnsi="맑은 고딕" w:eastAsia="맑은 고딕" w:cs="맑은 고딕"/>
          <w:szCs w:val="20"/>
        </w:rPr>
        <w:t>·공지성 메시지</w:t>
      </w:r>
    </w:p>
    <w:p w:rsidR="007B00FC" w:rsidP="3084EF0D" w:rsidRDefault="7BA8C0C4" w14:paraId="570F6966" w14:textId="38A3E14B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 xml:space="preserve">3.1.2.1 </w:t>
      </w:r>
      <w:proofErr w:type="spellStart"/>
      <w:r w:rsidRPr="3084EF0D">
        <w:rPr>
          <w:rFonts w:ascii="맑은 고딕" w:hAnsi="맑은 고딕" w:eastAsia="맑은 고딕" w:cs="맑은 고딕"/>
          <w:szCs w:val="20"/>
        </w:rPr>
        <w:t>정보성</w:t>
      </w:r>
      <w:proofErr w:type="spellEnd"/>
      <w:r w:rsidRPr="3084EF0D">
        <w:rPr>
          <w:rFonts w:ascii="맑은 고딕" w:hAnsi="맑은 고딕" w:eastAsia="맑은 고딕" w:cs="맑은 고딕"/>
          <w:szCs w:val="20"/>
        </w:rPr>
        <w:t>·공지성 메시지 정의</w:t>
      </w:r>
    </w:p>
    <w:p w:rsidR="007B00FC" w:rsidP="3084EF0D" w:rsidRDefault="7BA8C0C4" w14:paraId="04B276D9" w14:textId="1ABBEC4A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3.2. 발송 채널 유형</w:t>
      </w:r>
    </w:p>
    <w:p w:rsidR="007B00FC" w:rsidP="3084EF0D" w:rsidRDefault="7BA8C0C4" w14:paraId="03C4F07F" w14:textId="6AA5280E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3.2.1 문자</w:t>
      </w:r>
    </w:p>
    <w:p w:rsidR="007B00FC" w:rsidP="3084EF0D" w:rsidRDefault="7BA8C0C4" w14:paraId="24F4AC16" w14:textId="38865F1F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3.2.1.1 문자 유형</w:t>
      </w:r>
    </w:p>
    <w:p w:rsidR="007B00FC" w:rsidP="3084EF0D" w:rsidRDefault="7BA8C0C4" w14:paraId="24180670" w14:textId="6C4A4DC3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3.2.2 카카오톡</w:t>
      </w:r>
    </w:p>
    <w:p w:rsidR="007B00FC" w:rsidP="3084EF0D" w:rsidRDefault="7BA8C0C4" w14:paraId="658DC4D8" w14:textId="4A0E1B16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3.2.2.1 카카오톡 유형</w:t>
      </w:r>
    </w:p>
    <w:p w:rsidR="007B00FC" w:rsidP="3084EF0D" w:rsidRDefault="7BA8C0C4" w14:paraId="78F901F5" w14:textId="60A96591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 xml:space="preserve">3.2.2.1 </w:t>
      </w:r>
      <w:proofErr w:type="spellStart"/>
      <w:r w:rsidRPr="3084EF0D">
        <w:rPr>
          <w:rFonts w:ascii="맑은 고딕" w:hAnsi="맑은 고딕" w:eastAsia="맑은 고딕" w:cs="맑은 고딕"/>
          <w:szCs w:val="20"/>
        </w:rPr>
        <w:t>알림톡</w:t>
      </w:r>
      <w:proofErr w:type="spellEnd"/>
      <w:r w:rsidRPr="3084EF0D">
        <w:rPr>
          <w:rFonts w:ascii="맑은 고딕" w:hAnsi="맑은 고딕" w:eastAsia="맑은 고딕" w:cs="맑은 고딕"/>
          <w:szCs w:val="20"/>
        </w:rPr>
        <w:t xml:space="preserve"> 발송 조건</w:t>
      </w:r>
    </w:p>
    <w:p w:rsidR="007B00FC" w:rsidP="3084EF0D" w:rsidRDefault="7BA8C0C4" w14:paraId="32FE51A4" w14:textId="5A2BD8B5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3.2.2.2 브랜드 메시지</w:t>
      </w:r>
    </w:p>
    <w:p w:rsidR="007B00FC" w:rsidP="3084EF0D" w:rsidRDefault="7BA8C0C4" w14:paraId="073456E0" w14:textId="4A847FC0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 xml:space="preserve"> </w:t>
      </w:r>
    </w:p>
    <w:p w:rsidR="007B00FC" w:rsidP="3084EF0D" w:rsidRDefault="7BA8C0C4" w14:paraId="3026AD44" w14:textId="63927A9C">
      <w:pPr>
        <w:spacing w:line="257" w:lineRule="auto"/>
      </w:pPr>
      <w:r w:rsidRPr="3084EF0D">
        <w:rPr>
          <w:rFonts w:ascii="맑은 고딕" w:hAnsi="맑은 고딕" w:eastAsia="맑은 고딕" w:cs="맑은 고딕"/>
          <w:b/>
          <w:bCs/>
          <w:sz w:val="28"/>
          <w:szCs w:val="28"/>
        </w:rPr>
        <w:t>4. 메시지 발송</w:t>
      </w:r>
    </w:p>
    <w:p w:rsidR="007B00FC" w:rsidP="3084EF0D" w:rsidRDefault="7BA8C0C4" w14:paraId="04D4D95F" w14:textId="74569B4F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 xml:space="preserve">4.1 회원 유형별 </w:t>
      </w:r>
      <w:proofErr w:type="spellStart"/>
      <w:r w:rsidRPr="3084EF0D">
        <w:rPr>
          <w:rFonts w:ascii="맑은 고딕" w:hAnsi="맑은 고딕" w:eastAsia="맑은 고딕" w:cs="맑은 고딕"/>
          <w:szCs w:val="20"/>
        </w:rPr>
        <w:t>발송량</w:t>
      </w:r>
      <w:proofErr w:type="spellEnd"/>
      <w:r w:rsidRPr="3084EF0D">
        <w:rPr>
          <w:rFonts w:ascii="맑은 고딕" w:hAnsi="맑은 고딕" w:eastAsia="맑은 고딕" w:cs="맑은 고딕"/>
          <w:szCs w:val="20"/>
        </w:rPr>
        <w:t xml:space="preserve"> 제한</w:t>
      </w:r>
    </w:p>
    <w:p w:rsidR="007B00FC" w:rsidP="3084EF0D" w:rsidRDefault="7BA8C0C4" w14:paraId="0604BD1B" w14:textId="0B6C587E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4.1.1 기본 일일 발송 한도 설정 기준</w:t>
      </w:r>
    </w:p>
    <w:p w:rsidR="007B00FC" w:rsidP="3084EF0D" w:rsidRDefault="7BA8C0C4" w14:paraId="4559C421" w14:textId="5CA5855E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4.2 발송 요청 처리</w:t>
      </w:r>
    </w:p>
    <w:p w:rsidR="007B00FC" w:rsidP="3084EF0D" w:rsidRDefault="7BA8C0C4" w14:paraId="3CE71824" w14:textId="1C33B1B5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4.2.1 즉시 발송</w:t>
      </w:r>
    </w:p>
    <w:p w:rsidR="007B00FC" w:rsidP="3084EF0D" w:rsidRDefault="7BA8C0C4" w14:paraId="23C48454" w14:textId="318B9D6C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4.2.2 예약 발송</w:t>
      </w:r>
    </w:p>
    <w:p w:rsidR="007B00FC" w:rsidP="3084EF0D" w:rsidRDefault="7BA8C0C4" w14:paraId="3E6468F5" w14:textId="446A43CE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4.2.2.1 예약 발송 설정 방법</w:t>
      </w:r>
    </w:p>
    <w:p w:rsidR="007B00FC" w:rsidP="3084EF0D" w:rsidRDefault="7BA8C0C4" w14:paraId="37A122E3" w14:textId="75B40D87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 xml:space="preserve">4.2.2.2 예약 발송 취소 </w:t>
      </w:r>
    </w:p>
    <w:p w:rsidR="007B00FC" w:rsidP="3084EF0D" w:rsidRDefault="7BA8C0C4" w14:paraId="19D9D9FF" w14:textId="606224CD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4.2.2.3 예약발송 과금</w:t>
      </w:r>
    </w:p>
    <w:p w:rsidR="007B00FC" w:rsidP="3084EF0D" w:rsidRDefault="7BA8C0C4" w14:paraId="197056CC" w14:textId="3FA56F17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>4.4 발송 실패·지연·중단 처리 기준</w:t>
      </w:r>
    </w:p>
    <w:p w:rsidR="007B00FC" w:rsidP="3084EF0D" w:rsidRDefault="7BA8C0C4" w14:paraId="1B5B212F" w14:textId="0A551F2E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4.4.1 발송 실패 사유 유형</w:t>
      </w:r>
    </w:p>
    <w:p w:rsidR="007B00FC" w:rsidP="3084EF0D" w:rsidRDefault="7BA8C0C4" w14:paraId="356E6ED7" w14:textId="3697F515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4.4.2 재시도 정책</w:t>
      </w:r>
    </w:p>
    <w:p w:rsidR="007B00FC" w:rsidP="3084EF0D" w:rsidRDefault="7BA8C0C4" w14:paraId="639AF6B9" w14:textId="05AD71A0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>4.5 발송 관리</w:t>
      </w:r>
    </w:p>
    <w:p w:rsidR="007B00FC" w:rsidP="3084EF0D" w:rsidRDefault="7BA8C0C4" w14:paraId="65C9218A" w14:textId="0BA7B406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4.5.1 발송결과</w:t>
      </w:r>
    </w:p>
    <w:p w:rsidR="007B00FC" w:rsidP="3084EF0D" w:rsidRDefault="7BA8C0C4" w14:paraId="0249DEB8" w14:textId="761F0384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4.5.2 예약내역</w:t>
      </w:r>
    </w:p>
    <w:p w:rsidR="007B00FC" w:rsidP="3084EF0D" w:rsidRDefault="7BA8C0C4" w14:paraId="39AB7D6A" w14:textId="3585EA2F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 xml:space="preserve"> </w:t>
      </w:r>
    </w:p>
    <w:p w:rsidR="007B00FC" w:rsidP="3084EF0D" w:rsidRDefault="7BA8C0C4" w14:paraId="015AED45" w14:textId="0E18A4C5">
      <w:pPr>
        <w:spacing w:line="257" w:lineRule="auto"/>
      </w:pPr>
      <w:r w:rsidRPr="3084EF0D">
        <w:rPr>
          <w:rFonts w:ascii="맑은 고딕" w:hAnsi="맑은 고딕" w:eastAsia="맑은 고딕" w:cs="맑은 고딕"/>
          <w:b/>
          <w:bCs/>
          <w:sz w:val="28"/>
          <w:szCs w:val="28"/>
        </w:rPr>
        <w:t>5. 주소록 관리</w:t>
      </w:r>
    </w:p>
    <w:p w:rsidR="007B00FC" w:rsidP="3084EF0D" w:rsidRDefault="7BA8C0C4" w14:paraId="6A4886A6" w14:textId="1C97FCD6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5.1 주소록 정의</w:t>
      </w:r>
    </w:p>
    <w:p w:rsidR="007B00FC" w:rsidP="3084EF0D" w:rsidRDefault="7BA8C0C4" w14:paraId="438D94BA" w14:textId="6A9C5105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5.2 수신자 번호 추가</w:t>
      </w:r>
    </w:p>
    <w:p w:rsidR="007B00FC" w:rsidP="3084EF0D" w:rsidRDefault="7BA8C0C4" w14:paraId="33A55DF6" w14:textId="5E31680D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5.2.1 입력 정보</w:t>
      </w:r>
    </w:p>
    <w:p w:rsidR="007B00FC" w:rsidP="3084EF0D" w:rsidRDefault="7BA8C0C4" w14:paraId="6BA52DAB" w14:textId="098EDBCF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5.2.2 추가 방법</w:t>
      </w:r>
    </w:p>
    <w:p w:rsidR="007B00FC" w:rsidP="3084EF0D" w:rsidRDefault="7BA8C0C4" w14:paraId="002F9200" w14:textId="3969BC82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 xml:space="preserve">5.2.2.1 주소 추가 </w:t>
      </w:r>
    </w:p>
    <w:p w:rsidR="007B00FC" w:rsidP="3084EF0D" w:rsidRDefault="7BA8C0C4" w14:paraId="45DAF39C" w14:textId="3029A667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 xml:space="preserve">5.2.2.2 엑셀 업로드 </w:t>
      </w:r>
    </w:p>
    <w:p w:rsidR="007B00FC" w:rsidP="3084EF0D" w:rsidRDefault="7BA8C0C4" w14:paraId="5F3538FC" w14:textId="69CDDFC3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 xml:space="preserve">5.2.2.3 발송 화면 내 주소록에 추가 </w:t>
      </w:r>
    </w:p>
    <w:p w:rsidR="007B00FC" w:rsidP="3084EF0D" w:rsidRDefault="7BA8C0C4" w14:paraId="7FA1F00A" w14:textId="6C0A0241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5.2.3 주소록에서 발신번호 삭제</w:t>
      </w:r>
    </w:p>
    <w:p w:rsidR="007B00FC" w:rsidP="3084EF0D" w:rsidRDefault="7BA8C0C4" w14:paraId="346E5AF2" w14:textId="01A88894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5.3 수신번호 상태</w:t>
      </w:r>
    </w:p>
    <w:p w:rsidR="007B00FC" w:rsidP="3084EF0D" w:rsidRDefault="7BA8C0C4" w14:paraId="05D6A913" w14:textId="6AB5B9EB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5.4 그룹</w:t>
      </w:r>
    </w:p>
    <w:p w:rsidR="007B00FC" w:rsidP="3084EF0D" w:rsidRDefault="7BA8C0C4" w14:paraId="4F0954B4" w14:textId="14BFD13C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5.4.1 그룹 정의</w:t>
      </w:r>
    </w:p>
    <w:p w:rsidR="007B00FC" w:rsidP="3084EF0D" w:rsidRDefault="7BA8C0C4" w14:paraId="2E73E6EF" w14:textId="7120D990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5.4.2 그룹 추가 및 삭제</w:t>
      </w:r>
    </w:p>
    <w:p w:rsidR="007B00FC" w:rsidP="3084EF0D" w:rsidRDefault="7BA8C0C4" w14:paraId="69A9DCD3" w14:textId="78A9261B">
      <w:pPr>
        <w:spacing w:line="257" w:lineRule="auto"/>
        <w:ind w:left="400"/>
        <w:rPr>
          <w:ins w:author="김나영" w:date="2026-01-08T17:17:00Z" w:id="17"/>
          <w:rFonts w:ascii="맑은 고딕" w:hAnsi="맑은 고딕" w:eastAsia="맑은 고딕" w:cs="맑은 고딕"/>
          <w:szCs w:val="20"/>
        </w:rPr>
      </w:pPr>
      <w:r w:rsidRPr="3084EF0D">
        <w:rPr>
          <w:rFonts w:ascii="맑은 고딕" w:hAnsi="맑은 고딕" w:eastAsia="맑은 고딕" w:cs="맑은 고딕"/>
          <w:szCs w:val="20"/>
        </w:rPr>
        <w:t>5.4.3 그룹에 수신번호 추가 및 삭제</w:t>
      </w:r>
    </w:p>
    <w:p w:rsidR="00E66D47" w:rsidRDefault="00E66D47" w14:paraId="0462BF65" w14:textId="6C3CB25C">
      <w:pPr>
        <w:spacing w:line="257" w:lineRule="auto"/>
        <w:pPrChange w:author="김나영" w:date="2026-01-08T17:17:00Z" w:id="18">
          <w:pPr>
            <w:spacing w:line="257" w:lineRule="auto"/>
            <w:ind w:left="400"/>
          </w:pPr>
        </w:pPrChange>
      </w:pPr>
      <w:ins w:author="김나영" w:date="2026-01-08T17:17:00Z" w:id="19">
        <w:r w:rsidRPr="00280152">
          <w:rPr>
            <w:rFonts w:hint="eastAsia" w:ascii="맑은 고딕" w:hAnsi="맑은 고딕" w:eastAsia="맑은 고딕" w:cs="맑은 고딕"/>
            <w:szCs w:val="20"/>
          </w:rPr>
          <w:t>5</w:t>
        </w:r>
        <w:r w:rsidRPr="00280152">
          <w:rPr>
            <w:rFonts w:ascii="맑은 고딕" w:hAnsi="맑은 고딕" w:eastAsia="맑은 고딕" w:cs="맑은 고딕"/>
            <w:szCs w:val="20"/>
          </w:rPr>
          <w:t xml:space="preserve">.5 </w:t>
        </w:r>
        <w:r w:rsidRPr="00280152">
          <w:rPr>
            <w:rFonts w:hint="eastAsia" w:ascii="맑은 고딕" w:hAnsi="맑은 고딕" w:eastAsia="맑은 고딕" w:cs="맑은 고딕"/>
            <w:szCs w:val="20"/>
          </w:rPr>
          <w:t>주소록 다운로드</w:t>
        </w:r>
      </w:ins>
    </w:p>
    <w:p w:rsidR="007B00FC" w:rsidP="3084EF0D" w:rsidRDefault="7BA8C0C4" w14:paraId="1FCCA915" w14:textId="45D729EE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 xml:space="preserve"> </w:t>
      </w:r>
    </w:p>
    <w:p w:rsidR="007B00FC" w:rsidP="3084EF0D" w:rsidRDefault="7BA8C0C4" w14:paraId="689F400A" w14:textId="42E38A9E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 xml:space="preserve"> </w:t>
      </w:r>
      <w:r w:rsidRPr="3084EF0D">
        <w:rPr>
          <w:rFonts w:ascii="맑은 고딕" w:hAnsi="맑은 고딕" w:eastAsia="맑은 고딕" w:cs="맑은 고딕"/>
          <w:b/>
          <w:bCs/>
          <w:sz w:val="28"/>
          <w:szCs w:val="28"/>
        </w:rPr>
        <w:t>6. 수신거부 및 스팸 관리</w:t>
      </w:r>
    </w:p>
    <w:p w:rsidR="007B00FC" w:rsidP="3084EF0D" w:rsidRDefault="7BA8C0C4" w14:paraId="7CB7D27B" w14:textId="5C573EE6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 xml:space="preserve">6.1 수신 거부 요청 </w:t>
      </w:r>
    </w:p>
    <w:p w:rsidR="007B00FC" w:rsidP="3084EF0D" w:rsidRDefault="7BA8C0C4" w14:paraId="60A417C5" w14:textId="6FDD3BFB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6.1.1 080 수신거부</w:t>
      </w:r>
    </w:p>
    <w:p w:rsidR="007B00FC" w:rsidP="3084EF0D" w:rsidRDefault="7BA8C0C4" w14:paraId="6742D9A1" w14:textId="6CD801CB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 xml:space="preserve">6.1.1.1 </w:t>
      </w:r>
      <w:proofErr w:type="spellStart"/>
      <w:r w:rsidRPr="3084EF0D">
        <w:rPr>
          <w:rFonts w:ascii="맑은 고딕" w:hAnsi="맑은 고딕" w:eastAsia="맑은 고딕" w:cs="맑은 고딕"/>
          <w:szCs w:val="20"/>
        </w:rPr>
        <w:t>톡벨</w:t>
      </w:r>
      <w:proofErr w:type="spellEnd"/>
      <w:r w:rsidRPr="3084EF0D">
        <w:rPr>
          <w:rFonts w:ascii="맑은 고딕" w:hAnsi="맑은 고딕" w:eastAsia="맑은 고딕" w:cs="맑은 고딕"/>
          <w:szCs w:val="20"/>
        </w:rPr>
        <w:t xml:space="preserve"> 080 번호 규정 </w:t>
      </w:r>
    </w:p>
    <w:p w:rsidR="007B00FC" w:rsidP="3084EF0D" w:rsidRDefault="7BA8C0C4" w14:paraId="10EB9EBD" w14:textId="72D4ADEA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6.1.1.2 메시지 내 080 번호 표기 규정</w:t>
      </w:r>
    </w:p>
    <w:p w:rsidR="007B00FC" w:rsidP="3084EF0D" w:rsidRDefault="7BA8C0C4" w14:paraId="3DA71F1C" w14:textId="4BE3AEB8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6.1.1.3 080 수신거부번호를 통한 수신거부 번호 등록 절차</w:t>
      </w:r>
    </w:p>
    <w:p w:rsidR="007B00FC" w:rsidP="3084EF0D" w:rsidRDefault="7BA8C0C4" w14:paraId="5E4CA6C5" w14:textId="1A4EE939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 xml:space="preserve">6.3 스팸 문자 </w:t>
      </w:r>
    </w:p>
    <w:p w:rsidR="007B00FC" w:rsidP="3084EF0D" w:rsidRDefault="7BA8C0C4" w14:paraId="4C282D80" w14:textId="5CF5F6E8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 xml:space="preserve">6.3.1 스팸 정의 </w:t>
      </w:r>
    </w:p>
    <w:p w:rsidR="007B00FC" w:rsidP="3084EF0D" w:rsidRDefault="7BA8C0C4" w14:paraId="41D8EA1C" w14:textId="51014EAB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6.3.2 스팸 필터링 단어 등록</w:t>
      </w:r>
    </w:p>
    <w:p w:rsidR="007B00FC" w:rsidP="3084EF0D" w:rsidRDefault="7BA8C0C4" w14:paraId="428C460A" w14:textId="27FF1100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6.3.3 스팸 확인 절차</w:t>
      </w:r>
    </w:p>
    <w:p w:rsidR="007B00FC" w:rsidP="3084EF0D" w:rsidRDefault="7BA8C0C4" w14:paraId="2CE15DB0" w14:textId="096DEA16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6.3.3.1 통신사의 스팸 신고</w:t>
      </w:r>
    </w:p>
    <w:p w:rsidR="007B00FC" w:rsidP="3084EF0D" w:rsidRDefault="7BA8C0C4" w14:paraId="213643FF" w14:textId="4A143608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6.3.3.2 한국인터넷진흥원(KISA) 스팸 신고</w:t>
      </w:r>
    </w:p>
    <w:p w:rsidR="007B00FC" w:rsidP="3084EF0D" w:rsidRDefault="7BA8C0C4" w14:paraId="2EDFD569" w14:textId="319C2BAD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6.4 회원 제재 정책</w:t>
      </w:r>
    </w:p>
    <w:p w:rsidR="007B00FC" w:rsidP="3084EF0D" w:rsidRDefault="7BA8C0C4" w14:paraId="0930439B" w14:textId="3DEBCC43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6.4.1 서비스 위반 메시지 유형</w:t>
      </w:r>
    </w:p>
    <w:p w:rsidR="007B00FC" w:rsidP="3084EF0D" w:rsidRDefault="7BA8C0C4" w14:paraId="23A74BAC" w14:textId="2A67AFB1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6.4.2 위반 회원에 대한 제재 기준</w:t>
      </w:r>
    </w:p>
    <w:p w:rsidR="007B00FC" w:rsidP="3084EF0D" w:rsidRDefault="7BA8C0C4" w14:paraId="0681B4F7" w14:textId="1D039187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 xml:space="preserve"> </w:t>
      </w:r>
    </w:p>
    <w:p w:rsidR="007B00FC" w:rsidP="3084EF0D" w:rsidRDefault="7BA8C0C4" w14:paraId="7F03A5D4" w14:textId="1C37646E">
      <w:pPr>
        <w:spacing w:line="257" w:lineRule="auto"/>
      </w:pPr>
      <w:r w:rsidRPr="3084EF0D">
        <w:rPr>
          <w:rFonts w:ascii="맑은 고딕" w:hAnsi="맑은 고딕" w:eastAsia="맑은 고딕" w:cs="맑은 고딕"/>
          <w:b/>
          <w:bCs/>
          <w:sz w:val="28"/>
          <w:szCs w:val="28"/>
        </w:rPr>
        <w:t>7. 충전·환불·정산 정책</w:t>
      </w:r>
    </w:p>
    <w:p w:rsidR="007B00FC" w:rsidP="3084EF0D" w:rsidRDefault="7BA8C0C4" w14:paraId="256616AA" w14:textId="2337F1D0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7.1 요금 체계 및 과금 기준</w:t>
      </w:r>
    </w:p>
    <w:p w:rsidR="007B00FC" w:rsidP="3084EF0D" w:rsidRDefault="7BA8C0C4" w14:paraId="1B5E5B25" w14:textId="46CADA9D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7.1.1 기본 요금·충전 구조</w:t>
      </w:r>
    </w:p>
    <w:p w:rsidR="007B00FC" w:rsidP="3084EF0D" w:rsidRDefault="7BA8C0C4" w14:paraId="051CFAAD" w14:textId="43FBCD76">
      <w:pPr>
        <w:spacing w:line="257" w:lineRule="auto"/>
        <w:ind w:left="800"/>
        <w:rPr>
          <w:ins w:author="김나영" w:date="2026-01-08T17:18:00Z" w:id="20"/>
          <w:rFonts w:ascii="맑은 고딕" w:hAnsi="맑은 고딕" w:eastAsia="맑은 고딕" w:cs="맑은 고딕"/>
          <w:szCs w:val="20"/>
        </w:rPr>
      </w:pPr>
      <w:r w:rsidRPr="3084EF0D">
        <w:rPr>
          <w:rFonts w:ascii="맑은 고딕" w:hAnsi="맑은 고딕" w:eastAsia="맑은 고딕" w:cs="맑은 고딕"/>
          <w:szCs w:val="20"/>
        </w:rPr>
        <w:t>7.1.1.1 마일리지</w:t>
      </w:r>
    </w:p>
    <w:p w:rsidRPr="00E66D47" w:rsidR="00E66D47" w:rsidRDefault="00E66D47" w14:paraId="3363367D" w14:textId="175EF9F3">
      <w:pPr>
        <w:spacing w:line="257" w:lineRule="auto"/>
        <w:ind w:left="800"/>
      </w:pPr>
      <w:ins w:author="김나영" w:date="2026-01-08T17:18:00Z" w:id="21">
        <w:r>
          <w:rPr>
            <w:rFonts w:hint="eastAsia"/>
          </w:rPr>
          <w:t>7</w:t>
        </w:r>
        <w:r>
          <w:t xml:space="preserve">.1.1.2 </w:t>
        </w:r>
        <w:r>
          <w:rPr>
            <w:rFonts w:hint="eastAsia"/>
          </w:rPr>
          <w:t>포인트 및 마일리지 소멸 안내</w:t>
        </w:r>
      </w:ins>
    </w:p>
    <w:p w:rsidR="007B00FC" w:rsidP="3084EF0D" w:rsidRDefault="7BA8C0C4" w14:paraId="72FD8EED" w14:textId="483BF9F4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7.2 결제 수단 및 결제 방식</w:t>
      </w:r>
    </w:p>
    <w:p w:rsidR="007B00FC" w:rsidP="3084EF0D" w:rsidRDefault="7BA8C0C4" w14:paraId="712C1314" w14:textId="49CD7F8A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7.2.1 지원 결제 수단</w:t>
      </w:r>
    </w:p>
    <w:p w:rsidR="007B00FC" w:rsidP="3084EF0D" w:rsidRDefault="7BA8C0C4" w14:paraId="12C86FEC" w14:textId="6A6DD579">
      <w:pPr>
        <w:spacing w:line="257" w:lineRule="auto"/>
        <w:ind w:left="800"/>
      </w:pPr>
      <w:r w:rsidRPr="3084EF0D">
        <w:rPr>
          <w:rFonts w:ascii="맑은 고딕" w:hAnsi="맑은 고딕" w:eastAsia="맑은 고딕" w:cs="맑은 고딕"/>
          <w:szCs w:val="20"/>
        </w:rPr>
        <w:t>7.2.1.1 신용카드</w:t>
      </w:r>
    </w:p>
    <w:p w:rsidR="007B00FC" w:rsidP="4A3E9137" w:rsidRDefault="7BA8C0C4" w14:paraId="1BD5721D" w14:textId="19EF06AD">
      <w:pPr>
        <w:spacing w:line="257" w:lineRule="auto"/>
        <w:ind w:left="800"/>
        <w:rPr>
          <w:rFonts w:ascii="맑은 고딕" w:hAnsi="맑은 고딕" w:eastAsia="맑은 고딕" w:cs="맑은 고딕"/>
          <w:strike/>
          <w:rPrChange w:author="김나영" w:date="2026-04-07T02:23:00Z" w:id="22">
            <w:rPr/>
          </w:rPrChange>
        </w:rPr>
      </w:pPr>
      <w:r w:rsidRPr="4A3E9137">
        <w:rPr>
          <w:rFonts w:ascii="맑은 고딕" w:hAnsi="맑은 고딕" w:eastAsia="맑은 고딕" w:cs="맑은 고딕"/>
          <w:strike/>
          <w:rPrChange w:author="김나영" w:date="2026-04-07T02:23:00Z" w:id="23">
            <w:rPr>
              <w:rFonts w:ascii="맑은 고딕" w:hAnsi="맑은 고딕" w:eastAsia="맑은 고딕" w:cs="맑은 고딕"/>
            </w:rPr>
          </w:rPrChange>
        </w:rPr>
        <w:t>7.2.1.2 실시간 계좌이체</w:t>
      </w:r>
      <w:ins w:author="김나영" w:date="2026-04-07T02:23:00Z" w:id="24">
        <w:r w:rsidRPr="4A3E9137" w:rsidR="2C8B282F">
          <w:rPr>
            <w:rFonts w:ascii="맑은 고딕" w:hAnsi="맑은 고딕" w:eastAsia="맑은 고딕" w:cs="맑은 고딕"/>
          </w:rPr>
          <w:t xml:space="preserve"> (26.04.07)</w:t>
        </w:r>
      </w:ins>
    </w:p>
    <w:p w:rsidR="007B00FC" w:rsidP="3084EF0D" w:rsidRDefault="7BA8C0C4" w14:paraId="5A359E0E" w14:textId="121F0A11">
      <w:pPr>
        <w:spacing w:line="257" w:lineRule="auto"/>
        <w:ind w:left="800"/>
      </w:pPr>
      <w:r w:rsidRPr="3084EF0D">
        <w:rPr>
          <w:rFonts w:ascii="맑은 고딕" w:hAnsi="맑은 고딕" w:eastAsia="맑은 고딕" w:cs="맑은 고딕"/>
          <w:szCs w:val="20"/>
        </w:rPr>
        <w:t>7.2.1.3 전용계좌</w:t>
      </w:r>
    </w:p>
    <w:p w:rsidR="007B00FC" w:rsidP="3084EF0D" w:rsidRDefault="7BA8C0C4" w14:paraId="5427B4B7" w14:textId="1756E40C">
      <w:pPr>
        <w:spacing w:line="257" w:lineRule="auto"/>
        <w:ind w:left="800"/>
      </w:pPr>
      <w:r w:rsidRPr="3084EF0D">
        <w:rPr>
          <w:rFonts w:ascii="맑은 고딕" w:hAnsi="맑은 고딕" w:eastAsia="맑은 고딕" w:cs="맑은 고딕"/>
          <w:szCs w:val="20"/>
        </w:rPr>
        <w:t>7.2.1.4 가상계좌</w:t>
      </w:r>
    </w:p>
    <w:p w:rsidR="007B00FC" w:rsidP="3084EF0D" w:rsidRDefault="7BA8C0C4" w14:paraId="5DF54C73" w14:textId="5263C750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7.3 환불 규정</w:t>
      </w:r>
    </w:p>
    <w:p w:rsidR="007B00FC" w:rsidP="3084EF0D" w:rsidRDefault="7BA8C0C4" w14:paraId="36306895" w14:textId="585B74A9">
      <w:pPr>
        <w:spacing w:line="257" w:lineRule="auto"/>
        <w:ind w:left="600"/>
      </w:pPr>
      <w:r w:rsidRPr="4A3E9137">
        <w:rPr>
          <w:rFonts w:ascii="맑은 고딕" w:hAnsi="맑은 고딕" w:eastAsia="맑은 고딕" w:cs="맑은 고딕"/>
        </w:rPr>
        <w:t>7.3.1 환불 기준</w:t>
      </w:r>
      <w:del w:author="김나영" w:date="2026-04-07T02:23:00Z" w:id="25">
        <w:r w:rsidRPr="4A3E9137" w:rsidDel="7BA8C0C4">
          <w:rPr>
            <w:rFonts w:ascii="맑은 고딕" w:hAnsi="맑은 고딕" w:eastAsia="맑은 고딕" w:cs="맑은 고딕"/>
          </w:rPr>
          <w:delText>(공통)</w:delText>
        </w:r>
      </w:del>
    </w:p>
    <w:p w:rsidR="007B00FC" w:rsidP="4A3E9137" w:rsidRDefault="7BA8C0C4" w14:paraId="7F835F9A" w14:textId="18DADDDB">
      <w:pPr>
        <w:spacing w:line="257" w:lineRule="auto"/>
        <w:ind w:left="600"/>
        <w:rPr>
          <w:rFonts w:ascii="맑은 고딕" w:hAnsi="맑은 고딕" w:eastAsia="맑은 고딕" w:cs="맑은 고딕"/>
        </w:rPr>
      </w:pPr>
      <w:r w:rsidRPr="4A3E9137">
        <w:rPr>
          <w:rFonts w:ascii="맑은 고딕" w:hAnsi="맑은 고딕" w:eastAsia="맑은 고딕" w:cs="맑은 고딕"/>
        </w:rPr>
        <w:t xml:space="preserve">7.3.2 </w:t>
      </w:r>
      <w:del w:author="김나영" w:date="2026-04-07T02:23:00Z" w:id="26">
        <w:r w:rsidRPr="4A3E9137" w:rsidDel="7BA8C0C4">
          <w:rPr>
            <w:rFonts w:ascii="맑은 고딕" w:hAnsi="맑은 고딕" w:eastAsia="맑은 고딕" w:cs="맑은 고딕"/>
          </w:rPr>
          <w:delText xml:space="preserve">결제 수단 별 </w:delText>
        </w:r>
      </w:del>
      <w:r w:rsidRPr="4A3E9137">
        <w:rPr>
          <w:rFonts w:ascii="맑은 고딕" w:hAnsi="맑은 고딕" w:eastAsia="맑은 고딕" w:cs="맑은 고딕"/>
        </w:rPr>
        <w:t>환불 정책</w:t>
      </w:r>
    </w:p>
    <w:p w:rsidR="007B00FC" w:rsidP="4A3E9137" w:rsidRDefault="7BA8C0C4" w14:paraId="563C509A" w14:textId="3892F18A">
      <w:pPr>
        <w:spacing w:line="257" w:lineRule="auto"/>
        <w:ind w:left="600"/>
        <w:rPr>
          <w:del w:author="김나영" w:date="2026-04-07T02:23:00Z" w:id="27"/>
          <w:rFonts w:ascii="맑은 고딕" w:hAnsi="맑은 고딕" w:eastAsia="맑은 고딕" w:cs="맑은 고딕"/>
        </w:rPr>
      </w:pPr>
      <w:del w:author="김나영" w:date="2026-04-07T02:23:00Z" w:id="28">
        <w:r w:rsidRPr="4A3E9137" w:rsidDel="7BA8C0C4">
          <w:rPr>
            <w:rFonts w:ascii="맑은 고딕" w:hAnsi="맑은 고딕" w:eastAsia="맑은 고딕" w:cs="맑은 고딕"/>
          </w:rPr>
          <w:delText>7.3.2.1 카드결제</w:delText>
        </w:r>
      </w:del>
    </w:p>
    <w:p w:rsidR="007B00FC" w:rsidP="4A3E9137" w:rsidRDefault="7BA8C0C4" w14:paraId="02563C22" w14:textId="77302935">
      <w:pPr>
        <w:spacing w:line="257" w:lineRule="auto"/>
        <w:ind w:left="600"/>
        <w:rPr>
          <w:del w:author="김나영" w:date="2026-04-07T02:23:00Z" w:id="29"/>
          <w:rFonts w:ascii="맑은 고딕" w:hAnsi="맑은 고딕" w:eastAsia="맑은 고딕" w:cs="맑은 고딕"/>
        </w:rPr>
      </w:pPr>
      <w:del w:author="김나영" w:date="2026-04-07T02:23:00Z" w:id="30">
        <w:r w:rsidRPr="4A3E9137" w:rsidDel="7BA8C0C4">
          <w:rPr>
            <w:rFonts w:ascii="맑은 고딕" w:hAnsi="맑은 고딕" w:eastAsia="맑은 고딕" w:cs="맑은 고딕"/>
            <w:strike/>
            <w:rPrChange w:author="김나영" w:date="2026-04-07T02:23:00Z" w:id="31">
              <w:rPr>
                <w:rFonts w:ascii="맑은 고딕" w:hAnsi="맑은 고딕" w:eastAsia="맑은 고딕" w:cs="맑은 고딕"/>
              </w:rPr>
            </w:rPrChange>
          </w:rPr>
          <w:delText>7.3.2.2 실시간 계좌이체</w:delText>
        </w:r>
      </w:del>
    </w:p>
    <w:p w:rsidR="007B00FC" w:rsidP="4A3E9137" w:rsidRDefault="7BA8C0C4" w14:paraId="55E869BA" w14:textId="1AE285E6">
      <w:pPr>
        <w:spacing w:line="257" w:lineRule="auto"/>
        <w:ind w:left="600"/>
        <w:rPr>
          <w:del w:author="김나영" w:date="2026-04-07T02:23:00Z" w:id="32"/>
          <w:rFonts w:ascii="맑은 고딕" w:hAnsi="맑은 고딕" w:eastAsia="맑은 고딕" w:cs="맑은 고딕"/>
        </w:rPr>
      </w:pPr>
      <w:del w:author="김나영" w:date="2026-04-07T02:23:00Z" w:id="33">
        <w:r w:rsidRPr="4A3E9137" w:rsidDel="7BA8C0C4">
          <w:rPr>
            <w:rFonts w:ascii="맑은 고딕" w:hAnsi="맑은 고딕" w:eastAsia="맑은 고딕" w:cs="맑은 고딕"/>
          </w:rPr>
          <w:delText>7.3.2.3 전용계좌</w:delText>
        </w:r>
      </w:del>
    </w:p>
    <w:p w:rsidR="007B00FC" w:rsidP="4A3E9137" w:rsidRDefault="7BA8C0C4" w14:paraId="32261C91" w14:textId="14334BF7">
      <w:pPr>
        <w:spacing w:line="257" w:lineRule="auto"/>
        <w:ind w:left="600"/>
        <w:rPr>
          <w:del w:author="김나영" w:date="2026-04-07T02:23:00Z" w:id="34"/>
          <w:rFonts w:ascii="맑은 고딕" w:hAnsi="맑은 고딕" w:eastAsia="맑은 고딕" w:cs="맑은 고딕"/>
          <w:strike/>
        </w:rPr>
      </w:pPr>
      <w:del w:author="김나영" w:date="2026-04-07T02:23:00Z" w:id="35">
        <w:r w:rsidRPr="4A3E9137" w:rsidDel="7BA8C0C4">
          <w:rPr>
            <w:rFonts w:ascii="맑은 고딕" w:hAnsi="맑은 고딕" w:eastAsia="맑은 고딕" w:cs="맑은 고딕"/>
          </w:rPr>
          <w:delText>7.3.2.4 가상계좌</w:delText>
        </w:r>
      </w:del>
      <w:ins w:author="김나영" w:date="2026-04-07T02:24:00Z" w:id="36">
        <w:r w:rsidRPr="4A3E9137" w:rsidR="224D0AE0">
          <w:rPr>
            <w:rFonts w:ascii="맑은 고딕" w:hAnsi="맑은 고딕" w:eastAsia="맑은 고딕" w:cs="맑은 고딕"/>
          </w:rPr>
          <w:t xml:space="preserve"> (26.04.07)</w:t>
        </w:r>
      </w:ins>
    </w:p>
    <w:p w:rsidR="007B00FC" w:rsidP="3084EF0D" w:rsidRDefault="7BA8C0C4" w14:paraId="0B044619" w14:textId="306A5222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7.4 정산</w:t>
      </w:r>
    </w:p>
    <w:p w:rsidR="007B00FC" w:rsidP="3084EF0D" w:rsidRDefault="7BA8C0C4" w14:paraId="03F91DE4" w14:textId="41049B47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7.4.1 인보이스 정산</w:t>
      </w:r>
    </w:p>
    <w:p w:rsidR="007B00FC" w:rsidP="3084EF0D" w:rsidRDefault="7BA8C0C4" w14:paraId="1A7FD51B" w14:textId="5483B64D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7.4.2 월간 정산</w:t>
      </w:r>
    </w:p>
    <w:p w:rsidR="007B00FC" w:rsidP="3084EF0D" w:rsidRDefault="7BA8C0C4" w14:paraId="77EFA17C" w14:textId="187531DF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7.4.3 세금계산서</w:t>
      </w:r>
    </w:p>
    <w:p w:rsidR="007B00FC" w:rsidP="3084EF0D" w:rsidRDefault="7BA8C0C4" w14:paraId="75CB9249" w14:textId="31CC70B2">
      <w:pPr>
        <w:spacing w:line="257" w:lineRule="auto"/>
        <w:ind w:left="800"/>
      </w:pPr>
      <w:r w:rsidRPr="3084EF0D">
        <w:rPr>
          <w:rFonts w:ascii="맑은 고딕" w:hAnsi="맑은 고딕" w:eastAsia="맑은 고딕" w:cs="맑은 고딕"/>
          <w:szCs w:val="20"/>
        </w:rPr>
        <w:t>7.4.3.1 세금계산서 발급 신청</w:t>
      </w:r>
    </w:p>
    <w:p w:rsidR="007B00FC" w:rsidP="3084EF0D" w:rsidRDefault="7BA8C0C4" w14:paraId="74DA9930" w14:textId="0A751A22">
      <w:pPr>
        <w:spacing w:line="257" w:lineRule="auto"/>
        <w:ind w:left="800"/>
      </w:pPr>
      <w:r w:rsidRPr="3084EF0D">
        <w:rPr>
          <w:rFonts w:ascii="맑은 고딕" w:hAnsi="맑은 고딕" w:eastAsia="맑은 고딕" w:cs="맑은 고딕"/>
          <w:szCs w:val="20"/>
        </w:rPr>
        <w:t xml:space="preserve">7.4.3.2 세금계산서 발행 일자 </w:t>
      </w:r>
    </w:p>
    <w:p w:rsidR="007B00FC" w:rsidP="3084EF0D" w:rsidRDefault="7BA8C0C4" w14:paraId="6826EF24" w14:textId="1775D884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 xml:space="preserve"> </w:t>
      </w:r>
    </w:p>
    <w:p w:rsidR="007B00FC" w:rsidP="3084EF0D" w:rsidRDefault="7BA8C0C4" w14:paraId="40812496" w14:textId="5532CA17">
      <w:pPr>
        <w:spacing w:line="257" w:lineRule="auto"/>
      </w:pPr>
      <w:r w:rsidRPr="3084EF0D">
        <w:rPr>
          <w:rFonts w:ascii="맑은 고딕" w:hAnsi="맑은 고딕" w:eastAsia="맑은 고딕" w:cs="맑은 고딕"/>
          <w:b/>
          <w:bCs/>
          <w:sz w:val="28"/>
          <w:szCs w:val="28"/>
        </w:rPr>
        <w:t>8. 선거문자</w:t>
      </w:r>
    </w:p>
    <w:p w:rsidR="007B00FC" w:rsidP="3084EF0D" w:rsidRDefault="7BA8C0C4" w14:paraId="5241ECF7" w14:textId="1F96AD0F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8.1 선거문자 서비스 정의</w:t>
      </w:r>
    </w:p>
    <w:p w:rsidR="007B00FC" w:rsidP="3084EF0D" w:rsidRDefault="7BA8C0C4" w14:paraId="3D92B820" w14:textId="1962D026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8.1.1 선거문자 발송 서비스</w:t>
      </w:r>
    </w:p>
    <w:p w:rsidR="007B00FC" w:rsidP="3084EF0D" w:rsidRDefault="7BA8C0C4" w14:paraId="2BCC69CC" w14:textId="5D46210A">
      <w:pPr>
        <w:spacing w:line="257" w:lineRule="auto"/>
        <w:ind w:left="800"/>
      </w:pPr>
      <w:r w:rsidRPr="3084EF0D">
        <w:rPr>
          <w:rFonts w:ascii="맑은 고딕" w:hAnsi="맑은 고딕" w:eastAsia="맑은 고딕" w:cs="맑은 고딕"/>
          <w:szCs w:val="20"/>
        </w:rPr>
        <w:t>8.1.1.2 선거문자 주소록</w:t>
      </w:r>
    </w:p>
    <w:p w:rsidR="007B00FC" w:rsidP="3084EF0D" w:rsidRDefault="7BA8C0C4" w14:paraId="05CBE3A4" w14:textId="413A2C7A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8.2 선거회원 가입</w:t>
      </w:r>
    </w:p>
    <w:p w:rsidR="00520FAE" w:rsidP="00520FAE" w:rsidRDefault="00520FAE" w14:paraId="5F9C4BDB" w14:textId="77777777">
      <w:pPr>
        <w:spacing w:line="257" w:lineRule="auto"/>
        <w:ind w:left="600"/>
        <w:rPr>
          <w:ins w:author="김나영" w:date="2026-01-08T17:18:00Z" w:id="37"/>
          <w:rFonts w:ascii="맑은 고딕" w:hAnsi="맑은 고딕" w:eastAsia="맑은 고딕" w:cs="맑은 고딕"/>
          <w:szCs w:val="20"/>
        </w:rPr>
      </w:pPr>
      <w:ins w:author="김나영" w:date="2026-01-08T17:18:00Z" w:id="38">
        <w:r>
          <w:rPr>
            <w:rFonts w:hint="eastAsia" w:ascii="맑은 고딕" w:hAnsi="맑은 고딕" w:eastAsia="맑은 고딕" w:cs="맑은 고딕"/>
            <w:szCs w:val="20"/>
          </w:rPr>
          <w:t>8</w:t>
        </w:r>
        <w:r>
          <w:rPr>
            <w:rFonts w:ascii="맑은 고딕" w:hAnsi="맑은 고딕" w:eastAsia="맑은 고딕" w:cs="맑은 고딕"/>
            <w:szCs w:val="20"/>
          </w:rPr>
          <w:t xml:space="preserve">.2.1 </w:t>
        </w:r>
        <w:r>
          <w:rPr>
            <w:rFonts w:hint="eastAsia" w:ascii="맑은 고딕" w:hAnsi="맑은 고딕" w:eastAsia="맑은 고딕" w:cs="맑은 고딕"/>
            <w:szCs w:val="20"/>
          </w:rPr>
          <w:t>선거회원 정의</w:t>
        </w:r>
      </w:ins>
    </w:p>
    <w:p w:rsidR="00520FAE" w:rsidP="00520FAE" w:rsidRDefault="00520FAE" w14:paraId="0A16ECB9" w14:textId="77777777">
      <w:pPr>
        <w:spacing w:line="257" w:lineRule="auto"/>
        <w:ind w:left="600"/>
        <w:rPr>
          <w:ins w:author="김나영" w:date="2026-01-08T17:18:00Z" w:id="39"/>
        </w:rPr>
      </w:pPr>
      <w:ins w:author="김나영" w:date="2026-01-08T17:18:00Z" w:id="40">
        <w:r w:rsidRPr="3084EF0D">
          <w:rPr>
            <w:rFonts w:ascii="맑은 고딕" w:hAnsi="맑은 고딕" w:eastAsia="맑은 고딕" w:cs="맑은 고딕"/>
            <w:szCs w:val="20"/>
          </w:rPr>
          <w:t>8.2.</w:t>
        </w:r>
        <w:r>
          <w:rPr>
            <w:rFonts w:ascii="맑은 고딕" w:hAnsi="맑은 고딕" w:eastAsia="맑은 고딕" w:cs="맑은 고딕"/>
            <w:szCs w:val="20"/>
          </w:rPr>
          <w:t>2</w:t>
        </w:r>
        <w:r w:rsidRPr="3084EF0D">
          <w:rPr>
            <w:rFonts w:ascii="맑은 고딕" w:hAnsi="맑은 고딕" w:eastAsia="맑은 고딕" w:cs="맑은 고딕"/>
            <w:szCs w:val="20"/>
          </w:rPr>
          <w:t xml:space="preserve"> 가입 조건 및 제출 서류</w:t>
        </w:r>
      </w:ins>
    </w:p>
    <w:p w:rsidR="00520FAE" w:rsidP="00520FAE" w:rsidRDefault="00520FAE" w14:paraId="2C8438B8" w14:textId="77777777">
      <w:pPr>
        <w:spacing w:line="257" w:lineRule="auto"/>
        <w:ind w:left="600"/>
        <w:rPr>
          <w:ins w:author="김나영" w:date="2026-01-08T17:18:00Z" w:id="41"/>
        </w:rPr>
      </w:pPr>
      <w:ins w:author="김나영" w:date="2026-01-08T17:18:00Z" w:id="42">
        <w:r w:rsidRPr="3084EF0D">
          <w:rPr>
            <w:rFonts w:ascii="맑은 고딕" w:hAnsi="맑은 고딕" w:eastAsia="맑은 고딕" w:cs="맑은 고딕"/>
            <w:szCs w:val="20"/>
          </w:rPr>
          <w:t>8.2.</w:t>
        </w:r>
        <w:r>
          <w:rPr>
            <w:rFonts w:ascii="맑은 고딕" w:hAnsi="맑은 고딕" w:eastAsia="맑은 고딕" w:cs="맑은 고딕"/>
            <w:szCs w:val="20"/>
          </w:rPr>
          <w:t>3</w:t>
        </w:r>
        <w:r w:rsidRPr="3084EF0D">
          <w:rPr>
            <w:rFonts w:ascii="맑은 고딕" w:hAnsi="맑은 고딕" w:eastAsia="맑은 고딕" w:cs="맑은 고딕"/>
            <w:szCs w:val="20"/>
          </w:rPr>
          <w:t xml:space="preserve"> 선거회원 가입 절차</w:t>
        </w:r>
      </w:ins>
    </w:p>
    <w:p w:rsidR="007B00FC" w:rsidDel="00520FAE" w:rsidP="3084EF0D" w:rsidRDefault="7BA8C0C4" w14:paraId="754F4481" w14:textId="536C9E06">
      <w:pPr>
        <w:spacing w:line="257" w:lineRule="auto"/>
        <w:ind w:left="600"/>
        <w:rPr>
          <w:del w:author="김나영" w:date="2026-01-08T17:18:00Z" w:id="43"/>
        </w:rPr>
      </w:pPr>
      <w:del w:author="김나영" w:date="2026-01-08T17:18:00Z" w:id="44">
        <w:r w:rsidRPr="3084EF0D" w:rsidDel="00520FAE">
          <w:rPr>
            <w:rFonts w:ascii="맑은 고딕" w:hAnsi="맑은 고딕" w:eastAsia="맑은 고딕" w:cs="맑은 고딕"/>
            <w:szCs w:val="20"/>
          </w:rPr>
          <w:delText>8.2.1 가입 조건 및 제출 서류</w:delText>
        </w:r>
      </w:del>
    </w:p>
    <w:p w:rsidR="007B00FC" w:rsidDel="00520FAE" w:rsidP="3084EF0D" w:rsidRDefault="7BA8C0C4" w14:paraId="6FDF0718" w14:textId="28724091">
      <w:pPr>
        <w:spacing w:line="257" w:lineRule="auto"/>
        <w:ind w:left="600"/>
        <w:rPr>
          <w:del w:author="김나영" w:date="2026-01-08T17:18:00Z" w:id="45"/>
        </w:rPr>
      </w:pPr>
      <w:del w:author="김나영" w:date="2026-01-08T17:18:00Z" w:id="46">
        <w:r w:rsidRPr="3084EF0D" w:rsidDel="00520FAE">
          <w:rPr>
            <w:rFonts w:ascii="맑은 고딕" w:hAnsi="맑은 고딕" w:eastAsia="맑은 고딕" w:cs="맑은 고딕"/>
            <w:szCs w:val="20"/>
          </w:rPr>
          <w:delText>8.2.2 선거회원 가입 절차</w:delText>
        </w:r>
      </w:del>
    </w:p>
    <w:p w:rsidR="007B00FC" w:rsidP="3084EF0D" w:rsidRDefault="7BA8C0C4" w14:paraId="3D99E583" w14:textId="2BB6FD4C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8.3 선거문자 발송</w:t>
      </w:r>
    </w:p>
    <w:p w:rsidR="007B00FC" w:rsidP="3084EF0D" w:rsidRDefault="7BA8C0C4" w14:paraId="4BA5DEA0" w14:textId="1F8D3B1F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 xml:space="preserve">8.3.1 선거회원 </w:t>
      </w:r>
      <w:proofErr w:type="spellStart"/>
      <w:r w:rsidRPr="3084EF0D">
        <w:rPr>
          <w:rFonts w:ascii="맑은 고딕" w:hAnsi="맑은 고딕" w:eastAsia="맑은 고딕" w:cs="맑은 고딕"/>
          <w:szCs w:val="20"/>
        </w:rPr>
        <w:t>발송량</w:t>
      </w:r>
      <w:proofErr w:type="spellEnd"/>
      <w:r w:rsidRPr="3084EF0D">
        <w:rPr>
          <w:rFonts w:ascii="맑은 고딕" w:hAnsi="맑은 고딕" w:eastAsia="맑은 고딕" w:cs="맑은 고딕"/>
          <w:szCs w:val="20"/>
        </w:rPr>
        <w:t xml:space="preserve"> 제한</w:t>
      </w:r>
    </w:p>
    <w:p w:rsidR="007B00FC" w:rsidP="3084EF0D" w:rsidRDefault="7BA8C0C4" w14:paraId="48A34EAB" w14:textId="71F75CAA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8.3.2 선거문자 발송 정책</w:t>
      </w:r>
    </w:p>
    <w:p w:rsidR="007B00FC" w:rsidP="3084EF0D" w:rsidRDefault="7BA8C0C4" w14:paraId="48EA13D8" w14:textId="54B9260D">
      <w:pPr>
        <w:spacing w:line="257" w:lineRule="auto"/>
        <w:ind w:left="800"/>
      </w:pPr>
      <w:r w:rsidRPr="3084EF0D">
        <w:rPr>
          <w:rFonts w:ascii="맑은 고딕" w:hAnsi="맑은 고딕" w:eastAsia="맑은 고딕" w:cs="맑은 고딕"/>
          <w:szCs w:val="20"/>
        </w:rPr>
        <w:t>8.3.2.1 선거문자 메시지 유형 및 발송 규정</w:t>
      </w:r>
    </w:p>
    <w:p w:rsidR="007B00FC" w:rsidP="3084EF0D" w:rsidRDefault="7BA8C0C4" w14:paraId="37A5B691" w14:textId="24FA4B21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8.4 충전 및 과금 체계</w:t>
      </w:r>
    </w:p>
    <w:p w:rsidR="007B00FC" w:rsidP="3084EF0D" w:rsidRDefault="7BA8C0C4" w14:paraId="42ACBDFF" w14:textId="3C0688EA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8.4.1 선거문자 요금·충전 구조</w:t>
      </w:r>
    </w:p>
    <w:p w:rsidR="007B00FC" w:rsidP="3084EF0D" w:rsidRDefault="7BA8C0C4" w14:paraId="389892DC" w14:textId="131E261F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8.4.3 결제 수단 및 결제 방식</w:t>
      </w:r>
    </w:p>
    <w:p w:rsidR="007B00FC" w:rsidP="3084EF0D" w:rsidRDefault="7BA8C0C4" w14:paraId="34B7C88F" w14:textId="466F31B9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8.5 환불 규정</w:t>
      </w:r>
    </w:p>
    <w:p w:rsidR="007B00FC" w:rsidP="3084EF0D" w:rsidRDefault="7BA8C0C4" w14:paraId="26F7FDB7" w14:textId="539FF466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8.5.1 결제 수단 별 환불 정책</w:t>
      </w:r>
    </w:p>
    <w:p w:rsidR="007B00FC" w:rsidP="3084EF0D" w:rsidRDefault="7BA8C0C4" w14:paraId="285D30F9" w14:textId="6BCFB334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8.6 정산</w:t>
      </w:r>
    </w:p>
    <w:p w:rsidR="007B00FC" w:rsidP="3084EF0D" w:rsidRDefault="7BA8C0C4" w14:paraId="4F29D6C7" w14:textId="3EC7AD6A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8,7 서류 제공</w:t>
      </w:r>
    </w:p>
    <w:p w:rsidR="007B00FC" w:rsidP="3084EF0D" w:rsidRDefault="7BA8C0C4" w14:paraId="156BAF35" w14:textId="72742CDA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 xml:space="preserve">8.7.1 제공 가능한 증빙서류 목록  </w:t>
      </w:r>
    </w:p>
    <w:p w:rsidR="007B00FC" w:rsidP="3084EF0D" w:rsidRDefault="7BA8C0C4" w14:paraId="3A96F56D" w14:textId="746FFD9B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8.7.1.1 발송 결과 리포트</w:t>
      </w:r>
    </w:p>
    <w:p w:rsidR="007B00FC" w:rsidP="3084EF0D" w:rsidRDefault="7BA8C0C4" w14:paraId="42A66AC1" w14:textId="312BB40B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8.7.1.2 세금계산서</w:t>
      </w:r>
    </w:p>
    <w:p w:rsidR="007B00FC" w:rsidP="3084EF0D" w:rsidRDefault="7BA8C0C4" w14:paraId="6EC8E429" w14:textId="3972EAB0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 xml:space="preserve">8.7.1.3 080 수신 거부 관리 내역 </w:t>
      </w:r>
    </w:p>
    <w:p w:rsidR="007B00FC" w:rsidP="3084EF0D" w:rsidRDefault="7BA8C0C4" w14:paraId="7383CC7B" w14:textId="51B23322">
      <w:pPr>
        <w:spacing w:line="257" w:lineRule="auto"/>
        <w:ind w:left="600"/>
        <w:rPr>
          <w:ins w:author="김나영" w:date="2026-01-08T17:19:00Z" w:id="47"/>
          <w:rFonts w:ascii="맑은 고딕" w:hAnsi="맑은 고딕" w:eastAsia="맑은 고딕" w:cs="맑은 고딕"/>
          <w:szCs w:val="20"/>
        </w:rPr>
      </w:pPr>
      <w:r w:rsidRPr="3084EF0D">
        <w:rPr>
          <w:rFonts w:ascii="맑은 고딕" w:hAnsi="맑은 고딕" w:eastAsia="맑은 고딕" w:cs="맑은 고딕"/>
          <w:szCs w:val="20"/>
        </w:rPr>
        <w:t>8.7.1.4 입금 확인증</w:t>
      </w:r>
    </w:p>
    <w:p w:rsidRPr="00520FAE" w:rsidR="00520FAE" w:rsidRDefault="00520FAE" w14:paraId="7292CA68" w14:textId="55367C32">
      <w:pPr>
        <w:spacing w:line="257" w:lineRule="auto"/>
        <w:ind w:left="200"/>
        <w:rPr>
          <w:rFonts w:ascii="맑은 고딕" w:hAnsi="맑은 고딕" w:eastAsia="맑은 고딕" w:cs="맑은 고딕"/>
          <w:szCs w:val="20"/>
          <w:rPrChange w:author="김나영" w:date="2026-01-08T17:19:00Z" w:id="48">
            <w:rPr/>
          </w:rPrChange>
        </w:rPr>
        <w:pPrChange w:author="김나영" w:date="2026-01-08T17:19:00Z" w:id="49">
          <w:pPr>
            <w:spacing w:line="257" w:lineRule="auto"/>
            <w:ind w:left="600"/>
          </w:pPr>
        </w:pPrChange>
      </w:pPr>
      <w:ins w:author="김나영" w:date="2026-01-08T17:19:00Z" w:id="50">
        <w:r w:rsidRPr="00280152">
          <w:rPr>
            <w:rFonts w:hint="eastAsia" w:ascii="맑은 고딕" w:hAnsi="맑은 고딕" w:eastAsia="맑은 고딕" w:cs="맑은 고딕"/>
            <w:szCs w:val="20"/>
          </w:rPr>
          <w:t>8</w:t>
        </w:r>
        <w:r w:rsidRPr="00280152">
          <w:rPr>
            <w:rFonts w:ascii="맑은 고딕" w:hAnsi="맑은 고딕" w:eastAsia="맑은 고딕" w:cs="맑은 고딕"/>
            <w:szCs w:val="20"/>
          </w:rPr>
          <w:t xml:space="preserve">.8 </w:t>
        </w:r>
        <w:r w:rsidRPr="00280152">
          <w:rPr>
            <w:rFonts w:hint="eastAsia" w:ascii="맑은 고딕" w:hAnsi="맑은 고딕" w:eastAsia="맑은 고딕" w:cs="맑은 고딕"/>
            <w:szCs w:val="20"/>
          </w:rPr>
          <w:t xml:space="preserve">선거회원 </w:t>
        </w:r>
        <w:r w:rsidRPr="00280152">
          <w:rPr>
            <w:rFonts w:ascii="맑은 고딕" w:hAnsi="맑은 고딕" w:eastAsia="맑은 고딕" w:cs="맑은 고딕"/>
            <w:szCs w:val="20"/>
          </w:rPr>
          <w:t>-&gt;</w:t>
        </w:r>
        <w:r w:rsidRPr="00280152">
          <w:rPr>
            <w:rFonts w:hint="eastAsia" w:ascii="맑은 고딕" w:hAnsi="맑은 고딕" w:eastAsia="맑은 고딕" w:cs="맑은 고딕"/>
            <w:szCs w:val="20"/>
          </w:rPr>
          <w:t xml:space="preserve"> 개인회원 전환</w:t>
        </w:r>
      </w:ins>
    </w:p>
    <w:p w:rsidR="007B00FC" w:rsidP="3084EF0D" w:rsidRDefault="7BA8C0C4" w14:paraId="6CA4D020" w14:textId="095C3842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 xml:space="preserve"> </w:t>
      </w:r>
    </w:p>
    <w:p w:rsidR="007B00FC" w:rsidP="3084EF0D" w:rsidRDefault="7BA8C0C4" w14:paraId="2BFADE5A" w14:textId="404A5E68">
      <w:pPr>
        <w:spacing w:line="257" w:lineRule="auto"/>
      </w:pPr>
      <w:r w:rsidRPr="3084EF0D">
        <w:rPr>
          <w:rFonts w:ascii="맑은 고딕" w:hAnsi="맑은 고딕" w:eastAsia="맑은 고딕" w:cs="맑은 고딕"/>
          <w:b/>
          <w:bCs/>
          <w:sz w:val="28"/>
          <w:szCs w:val="28"/>
        </w:rPr>
        <w:t>9. 프로모션</w:t>
      </w:r>
    </w:p>
    <w:p w:rsidR="007B00FC" w:rsidP="3084EF0D" w:rsidRDefault="7BA8C0C4" w14:paraId="53CF83D6" w14:textId="4ED64DA9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>9.1 마케팅 지원 정책</w:t>
      </w:r>
    </w:p>
    <w:p w:rsidR="007B00FC" w:rsidP="3084EF0D" w:rsidRDefault="7BA8C0C4" w14:paraId="2E7C9C92" w14:textId="3C5112A2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9.1.1 마일리지</w:t>
      </w:r>
    </w:p>
    <w:p w:rsidR="007B00FC" w:rsidP="3084EF0D" w:rsidRDefault="7BA8C0C4" w14:paraId="44653E49" w14:textId="31B32657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9.1.1.1 마일리지 정의</w:t>
      </w:r>
    </w:p>
    <w:p w:rsidR="007B00FC" w:rsidP="3084EF0D" w:rsidRDefault="7BA8C0C4" w14:paraId="27507981" w14:textId="1FF5E4BB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>9.2 프로모션</w:t>
      </w:r>
    </w:p>
    <w:p w:rsidR="007B00FC" w:rsidP="3084EF0D" w:rsidRDefault="7BA8C0C4" w14:paraId="1F113865" w14:textId="7468205A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9.2.1 프로모션 등록 및 운영 관리</w:t>
      </w:r>
    </w:p>
    <w:p w:rsidR="007B00FC" w:rsidP="3084EF0D" w:rsidRDefault="7BA8C0C4" w14:paraId="0728106E" w14:textId="4B9B8166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9.2.1.1 프로모션 생성</w:t>
      </w:r>
    </w:p>
    <w:p w:rsidR="007B00FC" w:rsidP="3084EF0D" w:rsidRDefault="7BA8C0C4" w14:paraId="51D4C22A" w14:textId="7C907D17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9.2.1.2 프로모션 운영 관리</w:t>
      </w:r>
    </w:p>
    <w:p w:rsidR="007B00FC" w:rsidDel="00520FAE" w:rsidP="3084EF0D" w:rsidRDefault="7BA8C0C4" w14:paraId="1E0F66C3" w14:textId="7FB6E57B">
      <w:pPr>
        <w:spacing w:line="257" w:lineRule="auto"/>
        <w:ind w:left="200"/>
        <w:rPr>
          <w:del w:author="김나영" w:date="2026-01-08T17:19:00Z" w:id="51"/>
        </w:rPr>
      </w:pPr>
      <w:r w:rsidRPr="3084EF0D">
        <w:rPr>
          <w:rFonts w:ascii="맑은 고딕" w:hAnsi="맑은 고딕" w:eastAsia="맑은 고딕" w:cs="맑은 고딕"/>
          <w:szCs w:val="20"/>
        </w:rPr>
        <w:t>9.2.2 프로모션 유형</w:t>
      </w:r>
    </w:p>
    <w:p w:rsidR="007B00FC" w:rsidRDefault="7BA8C0C4" w14:paraId="7DF77AB1" w14:textId="4B106E1A">
      <w:pPr>
        <w:spacing w:line="257" w:lineRule="auto"/>
        <w:ind w:left="200"/>
        <w:pPrChange w:author="김나영" w:date="2026-01-08T17:19:00Z" w:id="52">
          <w:pPr>
            <w:spacing w:line="257" w:lineRule="auto"/>
          </w:pPr>
        </w:pPrChange>
      </w:pPr>
      <w:del w:author="김나영" w:date="2026-01-08T17:19:00Z" w:id="53">
        <w:r w:rsidRPr="3084EF0D" w:rsidDel="00520FAE">
          <w:rPr>
            <w:rFonts w:ascii="맑은 고딕" w:hAnsi="맑은 고딕" w:eastAsia="맑은 고딕" w:cs="맑은 고딕"/>
            <w:szCs w:val="20"/>
          </w:rPr>
          <w:delText xml:space="preserve"> </w:delText>
        </w:r>
      </w:del>
    </w:p>
    <w:p w:rsidR="007B00FC" w:rsidP="3084EF0D" w:rsidRDefault="7BA8C0C4" w14:paraId="12A788AD" w14:textId="5DCFBCBA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 xml:space="preserve"> </w:t>
      </w:r>
    </w:p>
    <w:p w:rsidR="007B00FC" w:rsidP="3084EF0D" w:rsidRDefault="7BA8C0C4" w14:paraId="296D2C08" w14:textId="222E98C4">
      <w:pPr>
        <w:spacing w:line="257" w:lineRule="auto"/>
      </w:pPr>
      <w:r w:rsidRPr="3084EF0D">
        <w:rPr>
          <w:rFonts w:ascii="맑은 고딕" w:hAnsi="맑은 고딕" w:eastAsia="맑은 고딕" w:cs="맑은 고딕"/>
          <w:b/>
          <w:bCs/>
          <w:sz w:val="28"/>
          <w:szCs w:val="28"/>
        </w:rPr>
        <w:t xml:space="preserve">10. 고객서비스 </w:t>
      </w:r>
    </w:p>
    <w:p w:rsidR="007B00FC" w:rsidP="3084EF0D" w:rsidRDefault="7BA8C0C4" w14:paraId="224FDD50" w14:textId="727EC8F0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10.1 관리자 유형 및 계정 운영</w:t>
      </w:r>
    </w:p>
    <w:p w:rsidR="007B00FC" w:rsidP="3084EF0D" w:rsidRDefault="7BA8C0C4" w14:paraId="20608E4F" w14:textId="057387F3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10.1.1 관리자 유형 정의 및 업무 정의</w:t>
      </w:r>
    </w:p>
    <w:p w:rsidR="007B00FC" w:rsidP="3084EF0D" w:rsidRDefault="7BA8C0C4" w14:paraId="77F3FD58" w14:textId="21044578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10.2 고객서비스 종류 및 운영 시간</w:t>
      </w:r>
    </w:p>
    <w:p w:rsidR="007B00FC" w:rsidP="3084EF0D" w:rsidRDefault="7BA8C0C4" w14:paraId="7815A033" w14:textId="3470EB7D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10.2.1 견적 문의</w:t>
      </w:r>
    </w:p>
    <w:p w:rsidR="007B00FC" w:rsidP="3084EF0D" w:rsidRDefault="7BA8C0C4" w14:paraId="0D7B82F6" w14:textId="3BC342E8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10.2.2 1:1 문의</w:t>
      </w:r>
    </w:p>
    <w:p w:rsidR="007B00FC" w:rsidP="3084EF0D" w:rsidRDefault="7BA8C0C4" w14:paraId="110F95DE" w14:textId="04E4468E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10.2.3 FAQ</w:t>
      </w:r>
    </w:p>
    <w:p w:rsidR="007B00FC" w:rsidDel="00520FAE" w:rsidP="3084EF0D" w:rsidRDefault="7BA8C0C4" w14:paraId="331F6544" w14:textId="67B68FEF">
      <w:pPr>
        <w:spacing w:line="257" w:lineRule="auto"/>
        <w:ind w:left="400"/>
        <w:rPr>
          <w:del w:author="김나영" w:date="2026-01-08T17:19:00Z" w:id="54"/>
        </w:rPr>
      </w:pPr>
      <w:r w:rsidRPr="3084EF0D">
        <w:rPr>
          <w:rFonts w:ascii="맑은 고딕" w:hAnsi="맑은 고딕" w:eastAsia="맑은 고딕" w:cs="맑은 고딕"/>
          <w:szCs w:val="20"/>
        </w:rPr>
        <w:t>10.2.4 공지사항</w:t>
      </w:r>
    </w:p>
    <w:p w:rsidR="007B00FC" w:rsidRDefault="7BA8C0C4" w14:paraId="160D34D6" w14:textId="7EB523B1">
      <w:pPr>
        <w:spacing w:line="257" w:lineRule="auto"/>
        <w:ind w:left="400"/>
      </w:pPr>
      <w:del w:author="김나영" w:date="2026-01-08T17:19:00Z" w:id="55">
        <w:r w:rsidRPr="3084EF0D" w:rsidDel="00520FAE">
          <w:rPr>
            <w:rFonts w:ascii="맑은 고딕" w:hAnsi="맑은 고딕" w:eastAsia="맑은 고딕" w:cs="맑은 고딕"/>
            <w:szCs w:val="20"/>
          </w:rPr>
          <w:delText xml:space="preserve"> </w:delText>
        </w:r>
      </w:del>
    </w:p>
    <w:p w:rsidR="007B00FC" w:rsidP="3084EF0D" w:rsidRDefault="7BA8C0C4" w14:paraId="46F5C03E" w14:textId="3841C158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 xml:space="preserve"> [참고] FAQ/상담 유형 분류 정의</w:t>
      </w:r>
    </w:p>
    <w:p w:rsidR="007B00FC" w:rsidP="3084EF0D" w:rsidRDefault="7BA8C0C4" w14:paraId="6CC136AA" w14:textId="1F8F0A19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 xml:space="preserve"> </w:t>
      </w:r>
    </w:p>
    <w:p w:rsidR="007B00FC" w:rsidP="3084EF0D" w:rsidRDefault="7BA8C0C4" w14:paraId="36522D11" w14:textId="35B9D515">
      <w:pPr>
        <w:spacing w:line="257" w:lineRule="auto"/>
      </w:pPr>
      <w:r w:rsidRPr="3084EF0D">
        <w:rPr>
          <w:rFonts w:ascii="맑은 고딕" w:hAnsi="맑은 고딕" w:eastAsia="맑은 고딕" w:cs="맑은 고딕"/>
          <w:b/>
          <w:bCs/>
          <w:sz w:val="28"/>
          <w:szCs w:val="28"/>
        </w:rPr>
        <w:t>11. 보안 및 개인정보 보호</w:t>
      </w:r>
    </w:p>
    <w:p w:rsidR="007B00FC" w:rsidP="3084EF0D" w:rsidRDefault="7BA8C0C4" w14:paraId="553B238A" w14:textId="04FA4E34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11.1 수집·이용하는 개인정보 항목</w:t>
      </w:r>
    </w:p>
    <w:p w:rsidR="007B00FC" w:rsidP="3084EF0D" w:rsidRDefault="7BA8C0C4" w14:paraId="7F66DA8A" w14:textId="1F0BE471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11.2 접근 및 통제</w:t>
      </w:r>
    </w:p>
    <w:p w:rsidR="007B00FC" w:rsidP="3084EF0D" w:rsidRDefault="7BA8C0C4" w14:paraId="765280B3" w14:textId="59FEC281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11.2.1 개인정보 암호화 정책</w:t>
      </w:r>
    </w:p>
    <w:p w:rsidR="007B00FC" w:rsidP="3084EF0D" w:rsidRDefault="7BA8C0C4" w14:paraId="6F92FA86" w14:textId="7AEDF444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>11.2.2 관리자 접근 권한</w:t>
      </w:r>
    </w:p>
    <w:p w:rsidR="007B00FC" w:rsidP="3084EF0D" w:rsidRDefault="7BA8C0C4" w14:paraId="6D51D8D2" w14:textId="5D893019">
      <w:pPr>
        <w:spacing w:line="257" w:lineRule="auto"/>
        <w:ind w:left="600"/>
      </w:pPr>
      <w:r w:rsidRPr="3084EF0D">
        <w:rPr>
          <w:rFonts w:ascii="맑은 고딕" w:hAnsi="맑은 고딕" w:eastAsia="맑은 고딕" w:cs="맑은 고딕"/>
          <w:szCs w:val="20"/>
        </w:rPr>
        <w:t>11.2.2.1 분석 도구(Google Analytics) 접근 권한 관리</w:t>
      </w:r>
    </w:p>
    <w:p w:rsidR="007B00FC" w:rsidP="3084EF0D" w:rsidRDefault="7BA8C0C4" w14:paraId="214B016A" w14:textId="1E3FC0FD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 xml:space="preserve">11.3 데이터 보관 및 파기 기준 </w:t>
      </w:r>
    </w:p>
    <w:p w:rsidR="007B00FC" w:rsidP="3084EF0D" w:rsidRDefault="7BA8C0C4" w14:paraId="2F2289D6" w14:textId="5792E4F3">
      <w:pPr>
        <w:spacing w:line="257" w:lineRule="auto"/>
      </w:pPr>
      <w:r w:rsidRPr="3084EF0D">
        <w:rPr>
          <w:rFonts w:ascii="맑은 고딕" w:hAnsi="맑은 고딕" w:eastAsia="맑은 고딕" w:cs="맑은 고딕"/>
          <w:szCs w:val="20"/>
        </w:rPr>
        <w:t xml:space="preserve"> </w:t>
      </w:r>
    </w:p>
    <w:p w:rsidR="007B00FC" w:rsidP="3084EF0D" w:rsidRDefault="7BA8C0C4" w14:paraId="28599FC3" w14:textId="4474A65D">
      <w:pPr>
        <w:spacing w:line="257" w:lineRule="auto"/>
      </w:pPr>
      <w:r w:rsidRPr="3084EF0D">
        <w:rPr>
          <w:rFonts w:ascii="맑은 고딕" w:hAnsi="맑은 고딕" w:eastAsia="맑은 고딕" w:cs="맑은 고딕"/>
          <w:b/>
          <w:bCs/>
          <w:sz w:val="28"/>
          <w:szCs w:val="28"/>
        </w:rPr>
        <w:t xml:space="preserve">12. 시스템 운영·장애·점검 </w:t>
      </w:r>
    </w:p>
    <w:p w:rsidR="007B00FC" w:rsidP="3084EF0D" w:rsidRDefault="7BA8C0C4" w14:paraId="46E01DAE" w14:textId="7BA86B81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12.1 서비스 제공 시간</w:t>
      </w:r>
    </w:p>
    <w:p w:rsidR="007B00FC" w:rsidP="3084EF0D" w:rsidRDefault="7BA8C0C4" w14:paraId="55027218" w14:textId="436CDE87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12.2 장애 발생 시 공지 및 진행 사항 안내</w:t>
      </w:r>
    </w:p>
    <w:p w:rsidR="007B00FC" w:rsidP="3084EF0D" w:rsidRDefault="7BA8C0C4" w14:paraId="07113EE1" w14:textId="40196917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12.3 정기 점검·긴급 점검 정책</w:t>
      </w:r>
    </w:p>
    <w:p w:rsidR="007B00FC" w:rsidP="3084EF0D" w:rsidRDefault="7BA8C0C4" w14:paraId="6788819A" w14:textId="49706A30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 xml:space="preserve">12.3.1 정기 점검 정책 </w:t>
      </w:r>
    </w:p>
    <w:p w:rsidR="007B00FC" w:rsidP="3084EF0D" w:rsidRDefault="7BA8C0C4" w14:paraId="74A9E40F" w14:textId="3A7D8332">
      <w:pPr>
        <w:spacing w:line="257" w:lineRule="auto"/>
        <w:ind w:left="400"/>
      </w:pPr>
      <w:r w:rsidRPr="3084EF0D">
        <w:rPr>
          <w:rFonts w:ascii="맑은 고딕" w:hAnsi="맑은 고딕" w:eastAsia="맑은 고딕" w:cs="맑은 고딕"/>
          <w:szCs w:val="20"/>
        </w:rPr>
        <w:t xml:space="preserve">12.3.2 긴급 점검 정책 </w:t>
      </w:r>
    </w:p>
    <w:p w:rsidR="007B00FC" w:rsidP="3084EF0D" w:rsidRDefault="7BA8C0C4" w14:paraId="509D285B" w14:textId="63EC2109">
      <w:pPr>
        <w:spacing w:line="257" w:lineRule="auto"/>
        <w:ind w:left="200"/>
      </w:pPr>
      <w:r w:rsidRPr="3084EF0D">
        <w:rPr>
          <w:rFonts w:ascii="맑은 고딕" w:hAnsi="맑은 고딕" w:eastAsia="맑은 고딕" w:cs="맑은 고딕"/>
          <w:szCs w:val="20"/>
        </w:rPr>
        <w:t>12.4 기능 추가·변경·종료 시 사전 공지 기준</w:t>
      </w:r>
    </w:p>
    <w:p w:rsidR="007B00FC" w:rsidP="3084EF0D" w:rsidRDefault="007B00FC" w14:paraId="13829C9E" w14:textId="6ED47C3D">
      <w:pPr>
        <w:spacing w:after="0"/>
      </w:pPr>
    </w:p>
    <w:p w:rsidR="007B00FC" w:rsidP="3084EF0D" w:rsidRDefault="007B00FC" w14:paraId="36F02CFF" w14:textId="72F38696">
      <w:pPr>
        <w:rPr>
          <w:b/>
          <w:bCs/>
          <w:sz w:val="28"/>
          <w:szCs w:val="28"/>
        </w:rPr>
      </w:pPr>
    </w:p>
    <w:p w:rsidR="007B00FC" w:rsidRDefault="007B00FC" w14:paraId="554BD653" w14:textId="77777777">
      <w:pPr>
        <w:widowControl/>
        <w:wordWrap/>
        <w:autoSpaceDE/>
        <w:autoSpaceDN/>
        <w:rPr>
          <w:b/>
          <w:sz w:val="28"/>
        </w:rPr>
      </w:pPr>
      <w:r>
        <w:rPr>
          <w:b/>
          <w:sz w:val="28"/>
        </w:rPr>
        <w:br w:type="page"/>
      </w:r>
    </w:p>
    <w:p w:rsidRPr="006731CD" w:rsidR="00E07EF4" w:rsidP="00E07EF4" w:rsidRDefault="00E07EF4" w14:paraId="301E0086" w14:textId="36FAF9BF">
      <w:pPr>
        <w:rPr>
          <w:b/>
          <w:sz w:val="28"/>
        </w:rPr>
      </w:pPr>
      <w:r w:rsidRPr="006731CD">
        <w:rPr>
          <w:rFonts w:hint="eastAsia"/>
          <w:b/>
          <w:sz w:val="28"/>
        </w:rPr>
        <w:t>1. 회원</w:t>
      </w:r>
    </w:p>
    <w:p w:rsidR="00E07EF4" w:rsidP="00E07EF4" w:rsidRDefault="00E07EF4" w14:paraId="0A06E216" w14:textId="77777777"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회원 유형</w:t>
      </w:r>
    </w:p>
    <w:p w:rsidR="00E07EF4" w:rsidP="00E07EF4" w:rsidRDefault="00E07EF4" w14:paraId="451C0B75" w14:textId="77777777">
      <w:pPr>
        <w:ind w:left="200" w:leftChars="100"/>
      </w:pPr>
      <w:r>
        <w:rPr>
          <w:rFonts w:hint="eastAsia"/>
        </w:rPr>
        <w:t>1</w:t>
      </w:r>
      <w:r>
        <w:t xml:space="preserve">.1.1 </w:t>
      </w:r>
      <w:r>
        <w:rPr>
          <w:rFonts w:hint="eastAsia"/>
        </w:rPr>
        <w:t>개인 회원</w:t>
      </w:r>
    </w:p>
    <w:p w:rsidR="00E07EF4" w:rsidP="00E07EF4" w:rsidRDefault="00E07EF4" w14:paraId="5FF05A73" w14:textId="50F79FD5">
      <w:pPr>
        <w:ind w:left="400" w:leftChars="200"/>
      </w:pPr>
      <w:r>
        <w:t xml:space="preserve">- 개인 자격으로 문자 대량 발송 서비스를 이용하고자 하는 </w:t>
      </w:r>
      <w:commentRangeStart w:id="56"/>
      <w:r>
        <w:t>만 1</w:t>
      </w:r>
      <w:r w:rsidR="7B8BB709">
        <w:t>9</w:t>
      </w:r>
      <w:r>
        <w:t>세 이상</w:t>
      </w:r>
      <w:commentRangeEnd w:id="56"/>
      <w:r>
        <w:rPr>
          <w:rStyle w:val="a4"/>
          <w:sz w:val="20"/>
          <w:szCs w:val="22"/>
        </w:rPr>
        <w:commentReference w:id="56"/>
      </w:r>
      <w:r>
        <w:t>의 대한민국</w:t>
      </w:r>
      <w:r w:rsidR="00424AC4">
        <w:t xml:space="preserve"> 국적의</w:t>
      </w:r>
      <w:r>
        <w:t xml:space="preserve"> 거주민으로 본인 명의의 휴대폰을 통해 실명 인증을 완료해야 한다.</w:t>
      </w:r>
    </w:p>
    <w:p w:rsidR="00424AC4" w:rsidP="637F5502" w:rsidRDefault="00424AC4" w14:paraId="5EC643D9" w14:textId="117837F0">
      <w:pPr>
        <w:spacing w:line="257" w:lineRule="auto"/>
        <w:ind w:left="400"/>
        <w:rPr>
          <w:rFonts w:ascii="맑은 고딕" w:hAnsi="맑은 고딕" w:eastAsia="맑은 고딕" w:cs="맑은 고딕"/>
          <w:szCs w:val="20"/>
        </w:rPr>
      </w:pPr>
      <w:r>
        <w:t xml:space="preserve">- </w:t>
      </w:r>
      <w:commentRangeStart w:id="57"/>
      <w:r w:rsidRPr="637F5502" w:rsidR="5BA5771F">
        <w:rPr>
          <w:rFonts w:ascii="맑은 고딕" w:hAnsi="맑은 고딕" w:eastAsia="맑은 고딕" w:cs="맑은 고딕"/>
          <w:szCs w:val="20"/>
        </w:rPr>
        <w:t xml:space="preserve">보이스피싱 예방 및 명의 도용 방지 정책에 따라 외국인 및 법인 명의 휴대폰 사용자는 개인 회원 가입을 제한한다. </w:t>
      </w:r>
      <w:commentRangeEnd w:id="57"/>
      <w:r>
        <w:rPr>
          <w:rStyle w:val="a4"/>
          <w:rFonts w:ascii="맑은 고딕" w:hAnsi="맑은 고딕" w:eastAsia="맑은 고딕" w:cs="맑은 고딕"/>
          <w:sz w:val="20"/>
          <w:szCs w:val="20"/>
        </w:rPr>
        <w:commentReference w:id="57"/>
      </w:r>
    </w:p>
    <w:p w:rsidR="00E07EF4" w:rsidP="32BA2A5F" w:rsidRDefault="00E07EF4" w14:paraId="22CACA8A" w14:textId="25F9AF0F">
      <w:pPr>
        <w:ind w:left="400" w:leftChars="200"/>
      </w:pPr>
      <w:r>
        <w:t>- 문자 메시지</w:t>
      </w:r>
      <w:r w:rsidR="0A801937">
        <w:t xml:space="preserve"> (SMS/MMS/LMS)</w:t>
      </w:r>
      <w:r>
        <w:t xml:space="preserve"> 발송</w:t>
      </w:r>
      <w:r w:rsidR="44693297">
        <w:t xml:space="preserve"> </w:t>
      </w:r>
      <w:commentRangeStart w:id="58"/>
      <w:r w:rsidRPr="32BA2A5F" w:rsidR="44693297">
        <w:rPr>
          <w:rFonts w:ascii="맑은 고딕" w:hAnsi="맑은 고딕" w:eastAsia="맑은 고딕" w:cs="맑은 고딕"/>
          <w:szCs w:val="20"/>
        </w:rPr>
        <w:t xml:space="preserve">(단, 전기통신사업법에 의거하여 1일 </w:t>
      </w:r>
      <w:proofErr w:type="spellStart"/>
      <w:r w:rsidRPr="32BA2A5F" w:rsidR="44693297">
        <w:rPr>
          <w:rFonts w:ascii="맑은 고딕" w:hAnsi="맑은 고딕" w:eastAsia="맑은 고딕" w:cs="맑은 고딕"/>
          <w:szCs w:val="20"/>
        </w:rPr>
        <w:t>발송량이</w:t>
      </w:r>
      <w:proofErr w:type="spellEnd"/>
      <w:r w:rsidRPr="32BA2A5F" w:rsidR="44693297">
        <w:rPr>
          <w:rFonts w:ascii="맑은 고딕" w:hAnsi="맑은 고딕" w:eastAsia="맑은 고딕" w:cs="맑은 고딕"/>
          <w:szCs w:val="20"/>
        </w:rPr>
        <w:t xml:space="preserve"> 제한될 수 있음)</w:t>
      </w:r>
      <w:commentRangeEnd w:id="58"/>
      <w:r>
        <w:rPr>
          <w:rStyle w:val="a4"/>
          <w:sz w:val="20"/>
          <w:szCs w:val="22"/>
        </w:rPr>
        <w:commentReference w:id="58"/>
      </w:r>
      <w:r>
        <w:t>, 본인 명의 발신번호 등록, 주소록, 템플릿 활용이 가능하다.</w:t>
      </w:r>
    </w:p>
    <w:p w:rsidR="00E07EF4" w:rsidP="00E07EF4" w:rsidRDefault="00E07EF4" w14:paraId="58C8E506" w14:textId="77777777">
      <w:pPr>
        <w:ind w:left="200" w:leftChars="100"/>
      </w:pPr>
      <w:r>
        <w:rPr>
          <w:rFonts w:hint="eastAsia"/>
        </w:rPr>
        <w:t>1</w:t>
      </w:r>
      <w:r>
        <w:t xml:space="preserve">.1.2 </w:t>
      </w:r>
      <w:r>
        <w:rPr>
          <w:rFonts w:hint="eastAsia"/>
        </w:rPr>
        <w:t>사업자 회원</w:t>
      </w:r>
    </w:p>
    <w:p w:rsidR="00E07EF4" w:rsidP="00E07EF4" w:rsidRDefault="00E07EF4" w14:paraId="2E070FAA" w14:textId="77777777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유효한 사업자등록증을 보유하고,</w:t>
      </w:r>
      <w:r>
        <w:t xml:space="preserve"> </w:t>
      </w:r>
      <w:r>
        <w:rPr>
          <w:rFonts w:hint="eastAsia"/>
        </w:rPr>
        <w:t>해당 사업자 명의로 가입을 신청한 개인 또는 법인 사업자로 정의한다.</w:t>
      </w:r>
    </w:p>
    <w:p w:rsidRPr="00FD58C4" w:rsidR="00E07EF4" w:rsidP="00E07EF4" w:rsidRDefault="00E07EF4" w14:paraId="5FF0C998" w14:textId="77777777">
      <w:pPr>
        <w:ind w:left="400" w:leftChars="200"/>
      </w:pPr>
      <w:r>
        <w:t xml:space="preserve">- </w:t>
      </w:r>
      <w:r>
        <w:rPr>
          <w:rFonts w:hint="eastAsia"/>
        </w:rPr>
        <w:t>문자 메시지</w:t>
      </w:r>
      <w:r>
        <w:t xml:space="preserve"> </w:t>
      </w:r>
      <w:r>
        <w:rPr>
          <w:rFonts w:hint="eastAsia"/>
        </w:rPr>
        <w:t>및 카카오톡 발송,</w:t>
      </w:r>
      <w:r>
        <w:t xml:space="preserve"> </w:t>
      </w:r>
      <w:r>
        <w:rPr>
          <w:rFonts w:hint="eastAsia"/>
        </w:rPr>
        <w:t>기업 명의 발신번호 등록,</w:t>
      </w:r>
      <w:r>
        <w:t xml:space="preserve"> </w:t>
      </w:r>
      <w:r>
        <w:rPr>
          <w:rFonts w:hint="eastAsia"/>
        </w:rPr>
        <w:t>주소록</w:t>
      </w:r>
      <w:r>
        <w:t xml:space="preserve">, 080 </w:t>
      </w:r>
      <w:r>
        <w:rPr>
          <w:rFonts w:hint="eastAsia"/>
        </w:rPr>
        <w:t>수신거부 관리,</w:t>
      </w:r>
      <w:r>
        <w:t xml:space="preserve"> </w:t>
      </w:r>
      <w:r>
        <w:rPr>
          <w:rFonts w:hint="eastAsia"/>
        </w:rPr>
        <w:t>템플릿 활용이 가능하다.</w:t>
      </w:r>
    </w:p>
    <w:p w:rsidR="00E07EF4" w:rsidP="0D760B5A" w:rsidRDefault="00E07EF4" w14:paraId="23BB528B" w14:textId="0DD43D43">
      <w:pPr>
        <w:ind w:left="400" w:leftChars="200"/>
        <w:rPr>
          <w:strike/>
          <w:rPrChange w:author="김나영" w:date="2026-01-21T06:39:00Z" w:id="59">
            <w:rPr/>
          </w:rPrChange>
        </w:rPr>
      </w:pPr>
      <w:r w:rsidRPr="0D760B5A">
        <w:rPr>
          <w:strike/>
          <w:rPrChange w:author="김나영" w:date="2026-01-21T06:39:00Z" w:id="60">
            <w:rPr/>
          </w:rPrChange>
        </w:rPr>
        <w:t>- 사업자 회원은 아래와 같은 계정 구조를 활용할 수 있다.</w:t>
      </w:r>
    </w:p>
    <w:tbl>
      <w:tblPr>
        <w:tblStyle w:val="a8"/>
        <w:tblW w:w="0" w:type="auto"/>
        <w:tblInd w:w="200" w:type="dxa"/>
        <w:tblLook w:val="04A0" w:firstRow="1" w:lastRow="0" w:firstColumn="1" w:lastColumn="0" w:noHBand="0" w:noVBand="1"/>
      </w:tblPr>
      <w:tblGrid>
        <w:gridCol w:w="2063"/>
        <w:gridCol w:w="6753"/>
      </w:tblGrid>
      <w:tr w:rsidR="00E07EF4" w:rsidTr="0D760B5A" w14:paraId="2614A0E9" w14:textId="77777777">
        <w:tc>
          <w:tcPr>
            <w:tcW w:w="2063" w:type="dxa"/>
          </w:tcPr>
          <w:p w:rsidR="00E07EF4" w:rsidP="0D760B5A" w:rsidRDefault="00E07EF4" w14:paraId="50A6FBA1" w14:textId="77777777">
            <w:pPr>
              <w:rPr>
                <w:strike/>
                <w:rPrChange w:author="김나영" w:date="2026-01-21T06:39:00Z" w:id="61">
                  <w:rPr/>
                </w:rPrChange>
              </w:rPr>
            </w:pPr>
            <w:r w:rsidRPr="0D760B5A">
              <w:rPr>
                <w:strike/>
                <w:rPrChange w:author="김나영" w:date="2026-01-21T06:39:00Z" w:id="62">
                  <w:rPr/>
                </w:rPrChange>
              </w:rPr>
              <w:t>대표 계정</w:t>
            </w:r>
          </w:p>
        </w:tc>
        <w:tc>
          <w:tcPr>
            <w:tcW w:w="6753" w:type="dxa"/>
          </w:tcPr>
          <w:p w:rsidR="00E07EF4" w:rsidP="0D760B5A" w:rsidRDefault="00E07EF4" w14:paraId="31102CB3" w14:textId="77777777">
            <w:pPr>
              <w:rPr>
                <w:strike/>
                <w:rPrChange w:author="김나영" w:date="2026-01-21T06:39:00Z" w:id="63">
                  <w:rPr/>
                </w:rPrChange>
              </w:rPr>
            </w:pPr>
            <w:r w:rsidRPr="0D760B5A">
              <w:rPr>
                <w:strike/>
                <w:rPrChange w:author="김나영" w:date="2026-01-21T06:39:00Z" w:id="64">
                  <w:rPr/>
                </w:rPrChange>
              </w:rPr>
              <w:t>사업자 명의로 최초 가입 및 사업자 인증을 마친 계정.</w:t>
            </w:r>
          </w:p>
          <w:p w:rsidR="00E07EF4" w:rsidP="0D760B5A" w:rsidRDefault="00E07EF4" w14:paraId="548FA75E" w14:textId="77777777">
            <w:pPr>
              <w:rPr>
                <w:strike/>
                <w:rPrChange w:author="김나영" w:date="2026-01-21T06:39:00Z" w:id="65">
                  <w:rPr/>
                </w:rPrChange>
              </w:rPr>
            </w:pPr>
            <w:r w:rsidRPr="0D760B5A">
              <w:rPr>
                <w:strike/>
                <w:rPrChange w:author="김나영" w:date="2026-01-21T06:39:00Z" w:id="66">
                  <w:rPr/>
                </w:rPrChange>
              </w:rPr>
              <w:t>사업자 정보 변경, 결제 관리, 담당자 계정 등록/삭제 등 최고 관리 권한을 가지며, 모든 계정 활동에 대한 최종적인 책임을 진다.</w:t>
            </w:r>
          </w:p>
        </w:tc>
      </w:tr>
      <w:tr w:rsidR="00E07EF4" w:rsidTr="0D760B5A" w14:paraId="4CBDAA90" w14:textId="77777777">
        <w:tc>
          <w:tcPr>
            <w:tcW w:w="2063" w:type="dxa"/>
          </w:tcPr>
          <w:p w:rsidR="00E07EF4" w:rsidP="0D760B5A" w:rsidRDefault="00E07EF4" w14:paraId="006DC35F" w14:textId="77777777">
            <w:pPr>
              <w:rPr>
                <w:strike/>
                <w:rPrChange w:author="김나영" w:date="2026-01-21T06:39:00Z" w:id="67">
                  <w:rPr/>
                </w:rPrChange>
              </w:rPr>
            </w:pPr>
            <w:r w:rsidRPr="0D760B5A">
              <w:rPr>
                <w:strike/>
                <w:rPrChange w:author="김나영" w:date="2026-01-21T06:39:00Z" w:id="68">
                  <w:rPr/>
                </w:rPrChange>
              </w:rPr>
              <w:t>담당자 계정</w:t>
            </w:r>
          </w:p>
        </w:tc>
        <w:tc>
          <w:tcPr>
            <w:tcW w:w="6753" w:type="dxa"/>
          </w:tcPr>
          <w:p w:rsidR="00E07EF4" w:rsidP="0D760B5A" w:rsidRDefault="00E07EF4" w14:paraId="0DECB3E2" w14:textId="77777777">
            <w:pPr>
              <w:rPr>
                <w:strike/>
                <w:rPrChange w:author="김나영" w:date="2026-01-21T06:39:00Z" w:id="69">
                  <w:rPr/>
                </w:rPrChange>
              </w:rPr>
            </w:pPr>
            <w:r w:rsidRPr="0D760B5A">
              <w:rPr>
                <w:strike/>
                <w:rPrChange w:author="김나영" w:date="2026-01-21T06:39:00Z" w:id="70">
                  <w:rPr/>
                </w:rPrChange>
              </w:rPr>
              <w:t xml:space="preserve">대표 계정의 승인 하에 사업자 회원에 귀속되어 메시지 발송 등 실무 운영 권한을 </w:t>
            </w:r>
            <w:proofErr w:type="spellStart"/>
            <w:r w:rsidRPr="0D760B5A">
              <w:rPr>
                <w:strike/>
                <w:rPrChange w:author="김나영" w:date="2026-01-21T06:39:00Z" w:id="71">
                  <w:rPr/>
                </w:rPrChange>
              </w:rPr>
              <w:t>위임받은</w:t>
            </w:r>
            <w:proofErr w:type="spellEnd"/>
            <w:r w:rsidRPr="0D760B5A">
              <w:rPr>
                <w:strike/>
                <w:rPrChange w:author="김나영" w:date="2026-01-21T06:39:00Z" w:id="72">
                  <w:rPr/>
                </w:rPrChange>
              </w:rPr>
              <w:t xml:space="preserve"> 하위계정.</w:t>
            </w:r>
          </w:p>
        </w:tc>
      </w:tr>
    </w:tbl>
    <w:p w:rsidRPr="00FD58C4" w:rsidR="00E07EF4" w:rsidP="0D760B5A" w:rsidRDefault="6516D40B" w14:paraId="73EC91F6" w14:textId="472DF18B">
      <w:pPr>
        <w:spacing w:line="257" w:lineRule="auto"/>
        <w:ind w:left="200"/>
        <w:rPr>
          <w:rFonts w:ascii="맑은 고딕" w:hAnsi="맑은 고딕" w:eastAsia="맑은 고딕" w:cs="맑은 고딕"/>
          <w:strike/>
          <w:rPrChange w:author="김나영" w:date="2026-01-21T06:39:00Z" w:id="73">
            <w:rPr>
              <w:rFonts w:ascii="맑은 고딕" w:hAnsi="맑은 고딕" w:eastAsia="맑은 고딕" w:cs="맑은 고딕"/>
            </w:rPr>
          </w:rPrChange>
        </w:rPr>
      </w:pPr>
      <w:commentRangeStart w:id="74"/>
      <w:r w:rsidRPr="0D760B5A">
        <w:rPr>
          <w:rFonts w:ascii="맑은 고딕" w:hAnsi="맑은 고딕" w:eastAsia="맑은 고딕" w:cs="맑은 고딕"/>
          <w:strike/>
          <w:rPrChange w:author="김나영" w:date="2026-01-21T06:39:00Z" w:id="75">
            <w:rPr>
              <w:rFonts w:ascii="맑은 고딕" w:hAnsi="맑은 고딕" w:eastAsia="맑은 고딕" w:cs="맑은 고딕"/>
            </w:rPr>
          </w:rPrChange>
        </w:rPr>
        <w:t>*자산의 귀속: 담당자 계정이 서비스를 이용하며 생성한 모든 데이터(발송 내역, 주소록) 및 충전된 포인트의 소유권은 대표 계정에 귀속된다.</w:t>
      </w:r>
    </w:p>
    <w:p w:rsidR="00E07EF4" w:rsidRDefault="00E07EF4" w14:paraId="3255F5F5" w14:textId="795C0EF1">
      <w:pPr>
        <w:ind w:left="400" w:leftChars="200"/>
        <w:rPr>
          <w:strike/>
        </w:rPr>
        <w:pPrChange w:author="김나영" w:date="2026-01-08T16:15:00Z" w:id="76">
          <w:pPr>
            <w:spacing w:after="0"/>
          </w:pPr>
        </w:pPrChange>
      </w:pPr>
      <w:commentRangeEnd w:id="74"/>
      <w:r w:rsidRPr="14595F9B">
        <w:rPr>
          <w:rStyle w:val="a4"/>
          <w:strike/>
          <w:sz w:val="20"/>
          <w:szCs w:val="22"/>
          <w:rPrChange w:author="김나영" w:date="2026-01-21T06:39:00Z" w:id="77">
            <w:rPr>
              <w:rStyle w:val="a4"/>
              <w:sz w:val="20"/>
              <w:szCs w:val="22"/>
            </w:rPr>
          </w:rPrChange>
        </w:rPr>
        <w:commentReference w:id="74"/>
      </w:r>
      <w:r w:rsidRPr="14595F9B" w:rsidR="4F29F98D">
        <w:rPr>
          <w:strike/>
          <w:rPrChange w:author="김나영" w:date="2026-01-21T06:39:00Z" w:id="78">
            <w:rPr/>
          </w:rPrChange>
        </w:rPr>
        <w:t>- 하나의 대표 계정에 1개 이상의 담당자 계정을 생성할 수 있다.</w:t>
      </w:r>
      <w:ins w:author="김나영" w:date="2026-01-21T07:07:00Z" w:id="79">
        <w:r w:rsidRPr="14595F9B" w:rsidR="18E73B62">
          <w:rPr>
            <w:strike/>
          </w:rPr>
          <w:t xml:space="preserve"> </w:t>
        </w:r>
        <w:r w:rsidRPr="14595F9B" w:rsidR="18E73B62">
          <w:rPr>
            <w:rPrChange w:author="김나영" w:date="2026-01-21T07:07:00Z" w:id="80">
              <w:rPr>
                <w:strike/>
              </w:rPr>
            </w:rPrChange>
          </w:rPr>
          <w:t>(26.01.21 삭제)</w:t>
        </w:r>
      </w:ins>
    </w:p>
    <w:p w:rsidRPr="00FD58C4" w:rsidR="00E07EF4" w:rsidP="32BA2A5F" w:rsidRDefault="00E07EF4" w14:paraId="3A88C512" w14:textId="555350D2">
      <w:pPr>
        <w:spacing w:after="0"/>
      </w:pPr>
    </w:p>
    <w:p w:rsidR="00E07EF4" w:rsidP="00E07EF4" w:rsidRDefault="00E07EF4" w14:paraId="2E7F1EF3" w14:textId="77777777">
      <w:commentRangeStart w:id="81"/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회원 가입 조건 및 절차</w:t>
      </w:r>
      <w:commentRangeEnd w:id="81"/>
      <w:r>
        <w:rPr>
          <w:rStyle w:val="a4"/>
          <w:sz w:val="20"/>
          <w:szCs w:val="22"/>
        </w:rPr>
        <w:commentReference w:id="81"/>
      </w:r>
    </w:p>
    <w:p w:rsidR="00E07EF4" w:rsidP="00E07EF4" w:rsidRDefault="00E07EF4" w14:paraId="5DD3156F" w14:textId="77777777">
      <w:pPr>
        <w:ind w:left="200" w:leftChars="100"/>
      </w:pPr>
      <w:r>
        <w:t xml:space="preserve">1.2.1 </w:t>
      </w:r>
      <w:r>
        <w:rPr>
          <w:rFonts w:hint="eastAsia"/>
        </w:rPr>
        <w:t>개인 회원</w:t>
      </w:r>
    </w:p>
    <w:p w:rsidR="00E07EF4" w:rsidP="00E07EF4" w:rsidRDefault="00E07EF4" w14:paraId="05EA3645" w14:textId="77777777">
      <w:pPr>
        <w:ind w:left="400" w:leftChars="200"/>
      </w:pPr>
      <w:r>
        <w:t xml:space="preserve">1.2.1.1 </w:t>
      </w:r>
      <w:r>
        <w:rPr>
          <w:rFonts w:hint="eastAsia"/>
        </w:rPr>
        <w:t>가입 조건</w:t>
      </w:r>
    </w:p>
    <w:p w:rsidR="00E07EF4" w:rsidP="00E07EF4" w:rsidRDefault="00E07EF4" w14:paraId="05309A9C" w14:textId="705E91AA">
      <w:pPr>
        <w:ind w:left="600" w:leftChars="300"/>
      </w:pPr>
      <w:r>
        <w:rPr>
          <w:rFonts w:hint="eastAsia"/>
        </w:rPr>
        <w:t>-</w:t>
      </w:r>
      <w:r>
        <w:t xml:space="preserve"> </w:t>
      </w:r>
      <w:commentRangeStart w:id="82"/>
      <w:r>
        <w:rPr>
          <w:rFonts w:hint="eastAsia"/>
        </w:rPr>
        <w:t>이용 약관 동의 후</w:t>
      </w:r>
      <w:commentRangeEnd w:id="82"/>
      <w:r w:rsidR="00C274E8">
        <w:rPr>
          <w:rStyle w:val="a4"/>
          <w:rFonts w:hint="eastAsia"/>
          <w:sz w:val="20"/>
          <w:szCs w:val="22"/>
        </w:rPr>
        <w:commentReference w:id="82"/>
      </w:r>
      <w:r>
        <w:rPr>
          <w:rFonts w:hint="eastAsia"/>
        </w:rPr>
        <w:t xml:space="preserve"> 본인 명의의 휴대전화 인증을 완료한다.</w:t>
      </w:r>
    </w:p>
    <w:p w:rsidR="0002628E" w:rsidP="00E07EF4" w:rsidRDefault="0002628E" w14:paraId="77071F3D" w14:textId="20026BDB">
      <w:pPr>
        <w:ind w:left="600" w:leftChars="300"/>
        <w:rPr>
          <w:ins w:author="김나영" w:date="2026-01-20T11:16:00Z" w:id="83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본인명의 인증이 완료된 휴대전화번호는</w:t>
      </w:r>
      <w:r>
        <w:t xml:space="preserve"> </w:t>
      </w:r>
      <w:r>
        <w:rPr>
          <w:rFonts w:hint="eastAsia"/>
        </w:rPr>
        <w:t>개인회원의</w:t>
      </w:r>
      <w:r>
        <w:t xml:space="preserve"> </w:t>
      </w:r>
      <w:r>
        <w:rPr>
          <w:rFonts w:hint="eastAsia"/>
        </w:rPr>
        <w:t>발신번호로 자동 등록된다.</w:t>
      </w:r>
    </w:p>
    <w:p w:rsidR="00A10E76" w:rsidRDefault="00A10E76" w14:paraId="306E4DEF" w14:textId="441520B6">
      <w:pPr>
        <w:ind w:left="600" w:leftChars="300"/>
      </w:pPr>
      <w:ins w:author="김나영" w:date="2026-01-20T11:16:00Z" w:id="84">
        <w:r>
          <w:t>- 개인회원은 본인인증이 완료된 1개의 발신번호</w:t>
        </w:r>
      </w:ins>
      <w:ins w:author="김나영" w:date="2026-01-20T11:17:00Z" w:id="85">
        <w:r>
          <w:t xml:space="preserve">를 기준으로 여러 개의 아이디를 생성할 수 있다. 그러나 동일 발신번호는 하나의 아이디에만 적용하여 발송할 수 있다. </w:t>
        </w:r>
      </w:ins>
      <w:ins w:author="김나영" w:date="2026-01-21T07:07:00Z" w:id="86">
        <w:r w:rsidR="4AEB419C">
          <w:t>(</w:t>
        </w:r>
      </w:ins>
      <w:ins w:author="김나영" w:date="2026-01-21T07:08:00Z" w:id="87">
        <w:r w:rsidR="4AEB419C">
          <w:t>26.01.19)</w:t>
        </w:r>
      </w:ins>
    </w:p>
    <w:p w:rsidR="00E07EF4" w:rsidP="00E07EF4" w:rsidRDefault="00E07EF4" w14:paraId="34A80639" w14:textId="77777777">
      <w:pPr>
        <w:ind w:left="400" w:leftChars="200"/>
      </w:pPr>
      <w:r>
        <w:t xml:space="preserve">1.2.1.2 </w:t>
      </w:r>
      <w:r>
        <w:rPr>
          <w:rFonts w:hint="eastAsia"/>
        </w:rPr>
        <w:t xml:space="preserve">절차 </w:t>
      </w:r>
    </w:p>
    <w:p w:rsidR="00E07EF4" w:rsidP="00E07EF4" w:rsidRDefault="00E07EF4" w14:paraId="2D039159" w14:textId="77777777">
      <w:pPr>
        <w:ind w:left="600" w:leftChars="300"/>
        <w:rPr>
          <w:ins w:author="김나영" w:date="2026-02-03T00:24:00Z" w:id="88"/>
        </w:rPr>
      </w:pPr>
      <w:r>
        <w:t>(</w:t>
      </w:r>
      <w:r>
        <w:rPr>
          <w:rFonts w:hint="eastAsia"/>
        </w:rPr>
        <w:t>알고리즘 이미지 삽입)</w:t>
      </w:r>
    </w:p>
    <w:p w:rsidR="2F1C52F8" w:rsidP="1BBFCCC2" w:rsidRDefault="2F1C52F8" w14:paraId="4B101DE5" w14:textId="04A2086C">
      <w:pPr>
        <w:ind w:left="600" w:leftChars="300"/>
      </w:pPr>
      <w:ins w:author="김나영" w:date="2026-02-03T00:25:00Z" w:id="89">
        <w:r>
          <w:t>(이용약관 동의 -&gt; 휴대전화 본인인증 -&gt; 필수정보입력(이메일(ID), 발신번호 사용 체크, 공지 수신 채널 선택 -&gt; 가입 완료) (26.02.02)</w:t>
        </w:r>
      </w:ins>
    </w:p>
    <w:p w:rsidR="00E07EF4" w:rsidP="00E07EF4" w:rsidRDefault="00E07EF4" w14:paraId="7CEBD899" w14:textId="77777777">
      <w:pPr>
        <w:ind w:left="400" w:leftChars="200"/>
      </w:pPr>
      <w:r>
        <w:rPr>
          <w:rFonts w:hint="eastAsia"/>
        </w:rPr>
        <w:t>1</w:t>
      </w:r>
      <w:r>
        <w:t xml:space="preserve">.2.1.3 </w:t>
      </w:r>
      <w:commentRangeStart w:id="90"/>
      <w:commentRangeStart w:id="91"/>
      <w:r>
        <w:rPr>
          <w:rFonts w:hint="eastAsia"/>
        </w:rPr>
        <w:t xml:space="preserve">입력 정보 </w:t>
      </w:r>
      <w:commentRangeEnd w:id="90"/>
      <w:r>
        <w:rPr>
          <w:rStyle w:val="a4"/>
          <w:sz w:val="20"/>
          <w:szCs w:val="22"/>
        </w:rPr>
        <w:commentReference w:id="90"/>
      </w:r>
      <w:commentRangeEnd w:id="91"/>
      <w:r>
        <w:rPr>
          <w:rStyle w:val="CommentReference"/>
        </w:rPr>
        <w:commentReference w:id="91"/>
      </w:r>
    </w:p>
    <w:tbl>
      <w:tblPr>
        <w:tblStyle w:val="a8"/>
        <w:tblW w:w="0" w:type="auto"/>
        <w:tblInd w:w="400" w:type="dxa"/>
        <w:tblLook w:val="04A0" w:firstRow="1" w:lastRow="0" w:firstColumn="1" w:lastColumn="0" w:noHBand="0" w:noVBand="1"/>
      </w:tblPr>
      <w:tblGrid>
        <w:gridCol w:w="1155"/>
        <w:gridCol w:w="7461"/>
      </w:tblGrid>
      <w:tr w:rsidR="00E07EF4" w:rsidTr="00E07EF4" w14:paraId="1DAAB10A" w14:textId="77777777">
        <w:tc>
          <w:tcPr>
            <w:tcW w:w="1155" w:type="dxa"/>
          </w:tcPr>
          <w:p w:rsidR="00E07EF4" w:rsidP="00E07EF4" w:rsidRDefault="00E07EF4" w14:paraId="7EE15A8B" w14:textId="77777777">
            <w:r>
              <w:rPr>
                <w:rFonts w:hint="eastAsia"/>
              </w:rPr>
              <w:t>필수 입력</w:t>
            </w:r>
          </w:p>
        </w:tc>
        <w:tc>
          <w:tcPr>
            <w:tcW w:w="7461" w:type="dxa"/>
          </w:tcPr>
          <w:p w:rsidR="00E07EF4" w:rsidP="00E07EF4" w:rsidRDefault="00E07EF4" w14:paraId="265B752B" w14:textId="02A3329A">
            <w:r>
              <w:rPr>
                <w:rFonts w:hint="eastAsia"/>
              </w:rPr>
              <w:t>비밀번호,</w:t>
            </w:r>
            <w:r>
              <w:t xml:space="preserve"> </w:t>
            </w:r>
            <w:r>
              <w:rPr>
                <w:rFonts w:hint="eastAsia"/>
              </w:rPr>
              <w:t>이메일,</w:t>
            </w:r>
            <w:r>
              <w:t xml:space="preserve"> </w:t>
            </w:r>
            <w:commentRangeStart w:id="92"/>
            <w:r>
              <w:rPr>
                <w:rFonts w:hint="eastAsia"/>
              </w:rPr>
              <w:t>연락처</w:t>
            </w:r>
            <w:commentRangeEnd w:id="92"/>
            <w:r w:rsidR="0002628E">
              <w:rPr>
                <w:rStyle w:val="a4"/>
                <w:rFonts w:hint="eastAsia"/>
                <w:sz w:val="20"/>
                <w:szCs w:val="22"/>
              </w:rPr>
              <w:commentReference w:id="92"/>
            </w:r>
            <w:r>
              <w:rPr>
                <w:rFonts w:hint="eastAsia"/>
              </w:rPr>
              <w:t>(본인인증한 휴대전화 번호 자동 출력)</w:t>
            </w:r>
            <w:r w:rsidR="005C714A">
              <w:t xml:space="preserve">, </w:t>
            </w:r>
            <w:r w:rsidR="005C714A">
              <w:rPr>
                <w:rFonts w:hint="eastAsia"/>
              </w:rPr>
              <w:t>이름</w:t>
            </w:r>
            <w:r w:rsidR="004C52E1">
              <w:rPr>
                <w:rFonts w:hint="eastAsia"/>
              </w:rPr>
              <w:t>(본인인증한 정보 자동 출력)</w:t>
            </w:r>
          </w:p>
        </w:tc>
      </w:tr>
      <w:tr w:rsidR="00E07EF4" w:rsidTr="00E07EF4" w14:paraId="3066BFB2" w14:textId="77777777">
        <w:tc>
          <w:tcPr>
            <w:tcW w:w="1155" w:type="dxa"/>
          </w:tcPr>
          <w:p w:rsidR="00E07EF4" w:rsidP="00E07EF4" w:rsidRDefault="00E07EF4" w14:paraId="38568BE0" w14:textId="77777777">
            <w:r>
              <w:rPr>
                <w:rFonts w:hint="eastAsia"/>
              </w:rPr>
              <w:t>부가 정보</w:t>
            </w:r>
          </w:p>
        </w:tc>
        <w:tc>
          <w:tcPr>
            <w:tcW w:w="7461" w:type="dxa"/>
          </w:tcPr>
          <w:p w:rsidR="00E07EF4" w:rsidP="00E07EF4" w:rsidRDefault="00E07EF4" w14:paraId="6B40CF8A" w14:textId="77777777">
            <w:r>
              <w:rPr>
                <w:rFonts w:hint="eastAsia"/>
              </w:rPr>
              <w:t>마케팅 수신 동의 여부</w:t>
            </w:r>
          </w:p>
        </w:tc>
      </w:tr>
    </w:tbl>
    <w:p w:rsidR="00E07EF4" w:rsidP="00E07EF4" w:rsidRDefault="00E07EF4" w14:paraId="70D4CC21" w14:textId="553AF153">
      <w:pPr>
        <w:ind w:left="400" w:leftChars="200"/>
      </w:pPr>
    </w:p>
    <w:p w:rsidR="003839EF" w:rsidP="003839EF" w:rsidRDefault="003839EF" w14:paraId="71AEE87A" w14:textId="77777777">
      <w:pPr>
        <w:ind w:left="400" w:leftChars="200"/>
      </w:pPr>
      <w:commentRangeStart w:id="93"/>
      <w:r>
        <w:rPr>
          <w:rFonts w:hint="eastAsia"/>
        </w:rPr>
        <w:t>1</w:t>
      </w:r>
      <w:r>
        <w:t xml:space="preserve">.2.4 </w:t>
      </w:r>
      <w:r>
        <w:rPr>
          <w:rFonts w:hint="eastAsia"/>
        </w:rPr>
        <w:t>S</w:t>
      </w:r>
      <w:r>
        <w:t xml:space="preserve">NS </w:t>
      </w:r>
      <w:r>
        <w:rPr>
          <w:rFonts w:hint="eastAsia"/>
        </w:rPr>
        <w:t>간편가입</w:t>
      </w:r>
      <w:commentRangeEnd w:id="93"/>
      <w:r>
        <w:rPr>
          <w:rStyle w:val="a4"/>
          <w:sz w:val="20"/>
          <w:szCs w:val="22"/>
        </w:rPr>
        <w:commentReference w:id="93"/>
      </w:r>
    </w:p>
    <w:p w:rsidR="003839EF" w:rsidP="003839EF" w:rsidRDefault="003839EF" w14:paraId="5E199385" w14:textId="77777777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(향후 정책 개발)</w:t>
      </w:r>
    </w:p>
    <w:p w:rsidR="00E07EF4" w:rsidP="00E07EF4" w:rsidRDefault="00E07EF4" w14:paraId="2EA7FE3B" w14:textId="49D0CF22">
      <w:pPr>
        <w:ind w:left="200" w:leftChars="100"/>
      </w:pPr>
      <w:r>
        <w:rPr>
          <w:rFonts w:hint="eastAsia"/>
        </w:rPr>
        <w:t>1</w:t>
      </w:r>
      <w:r>
        <w:t xml:space="preserve">.2.2 </w:t>
      </w:r>
      <w:r>
        <w:rPr>
          <w:rFonts w:hint="eastAsia"/>
        </w:rPr>
        <w:t>사업자 회원</w:t>
      </w:r>
    </w:p>
    <w:p w:rsidR="00E07EF4" w:rsidP="00E07EF4" w:rsidRDefault="00E07EF4" w14:paraId="7DD0FB2A" w14:textId="77777777">
      <w:pPr>
        <w:ind w:left="400" w:leftChars="200"/>
      </w:pPr>
      <w:r>
        <w:t xml:space="preserve">1.2.2.1 </w:t>
      </w:r>
      <w:r>
        <w:rPr>
          <w:rFonts w:hint="eastAsia"/>
        </w:rPr>
        <w:t>가입 조건 및 제출 서류 목록</w:t>
      </w:r>
    </w:p>
    <w:p w:rsidR="00E07EF4" w:rsidP="00E07EF4" w:rsidRDefault="00E07EF4" w14:paraId="55408360" w14:textId="5336977E">
      <w:pPr>
        <w:ind w:left="600" w:leftChars="300"/>
      </w:pPr>
      <w:r>
        <w:rPr>
          <w:rFonts w:hint="eastAsia"/>
        </w:rPr>
        <w:t>-</w:t>
      </w:r>
      <w:r>
        <w:t xml:space="preserve"> </w:t>
      </w:r>
      <w:commentRangeStart w:id="94"/>
      <w:r>
        <w:rPr>
          <w:rFonts w:hint="eastAsia"/>
        </w:rPr>
        <w:t xml:space="preserve">이용 약관 동의 </w:t>
      </w:r>
      <w:commentRangeEnd w:id="94"/>
      <w:r w:rsidR="0002628E">
        <w:rPr>
          <w:rStyle w:val="a4"/>
          <w:rFonts w:hint="eastAsia"/>
          <w:sz w:val="20"/>
          <w:szCs w:val="22"/>
        </w:rPr>
        <w:commentReference w:id="94"/>
      </w:r>
      <w:r>
        <w:rPr>
          <w:rFonts w:hint="eastAsia"/>
        </w:rPr>
        <w:t xml:space="preserve">후 </w:t>
      </w:r>
      <w:r w:rsidR="0002628E">
        <w:rPr>
          <w:rFonts w:hint="eastAsia"/>
        </w:rPr>
        <w:t xml:space="preserve">가입자 </w:t>
      </w:r>
      <w:r>
        <w:rPr>
          <w:rFonts w:hint="eastAsia"/>
        </w:rPr>
        <w:t>본인 명의의 휴대전화 인증을 완료한다.</w:t>
      </w:r>
    </w:p>
    <w:p w:rsidR="00E07EF4" w:rsidP="00E07EF4" w:rsidRDefault="00E07EF4" w14:paraId="26FCE34D" w14:textId="50FC7690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회원 가입 시 </w:t>
      </w:r>
      <w:r w:rsidRPr="006B28B0">
        <w:rPr>
          <w:rFonts w:hint="eastAsia"/>
          <w:b/>
        </w:rPr>
        <w:t>3개월 이내 발급한 사업자등록증</w:t>
      </w:r>
      <w:r>
        <w:rPr>
          <w:rFonts w:hint="eastAsia"/>
        </w:rPr>
        <w:t>을 첨부한다.</w:t>
      </w:r>
      <w:r>
        <w:t xml:space="preserve"> </w:t>
      </w:r>
    </w:p>
    <w:p w:rsidR="00501BA5" w:rsidP="00E07EF4" w:rsidRDefault="00501BA5" w14:paraId="005D5B84" w14:textId="34928796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사업자 회원은 회원 가입 후</w:t>
      </w:r>
      <w:r w:rsidR="0002628E">
        <w:rPr>
          <w:rFonts w:hint="eastAsia"/>
        </w:rPr>
        <w:t xml:space="preserve"> 가입자가 본인인증에 사용한 개인의 발신번호는 발신번호로 등록되지 않으며,</w:t>
      </w:r>
      <w:r w:rsidR="0002628E">
        <w:t xml:space="preserve"> </w:t>
      </w:r>
      <w:r w:rsidR="0002628E">
        <w:rPr>
          <w:rFonts w:hint="eastAsia"/>
        </w:rPr>
        <w:t>기업 명의의</w:t>
      </w:r>
      <w:r>
        <w:rPr>
          <w:rFonts w:hint="eastAsia"/>
        </w:rPr>
        <w:t xml:space="preserve"> 발신번호 등록을 완료해야 </w:t>
      </w:r>
      <w:proofErr w:type="spellStart"/>
      <w:r>
        <w:rPr>
          <w:rFonts w:hint="eastAsia"/>
        </w:rPr>
        <w:t>톡벨</w:t>
      </w:r>
      <w:proofErr w:type="spellEnd"/>
      <w:r>
        <w:rPr>
          <w:rFonts w:hint="eastAsia"/>
        </w:rPr>
        <w:t xml:space="preserve"> 서비스 이용이 가능하다.</w:t>
      </w:r>
      <w:r>
        <w:t xml:space="preserve"> </w:t>
      </w:r>
      <w:r>
        <w:br/>
      </w:r>
      <w:r>
        <w:t>(</w:t>
      </w:r>
      <w:r>
        <w:rPr>
          <w:rFonts w:eastAsiaTheme="minorHAnsi"/>
        </w:rPr>
        <w:t xml:space="preserve">※ </w:t>
      </w:r>
      <w:r>
        <w:rPr>
          <w:rFonts w:hint="eastAsia"/>
        </w:rPr>
        <w:t xml:space="preserve">3장 </w:t>
      </w:r>
      <w:r w:rsidR="002D31F9">
        <w:t>&lt;</w:t>
      </w:r>
      <w:r>
        <w:rPr>
          <w:rFonts w:hint="eastAsia"/>
        </w:rPr>
        <w:t>발신번호 등록</w:t>
      </w:r>
      <w:r w:rsidR="002D31F9">
        <w:rPr>
          <w:rFonts w:hint="eastAsia"/>
        </w:rPr>
        <w:t>&gt;</w:t>
      </w:r>
      <w:r>
        <w:rPr>
          <w:rFonts w:hint="eastAsia"/>
        </w:rPr>
        <w:t xml:space="preserve"> 참고)</w:t>
      </w:r>
    </w:p>
    <w:p w:rsidR="00E07EF4" w:rsidP="00E07EF4" w:rsidRDefault="00E07EF4" w14:paraId="4EA8CA41" w14:textId="77777777">
      <w:pPr>
        <w:ind w:left="400" w:leftChars="200"/>
      </w:pPr>
      <w:r>
        <w:t xml:space="preserve">1.2.2.2 </w:t>
      </w:r>
      <w:r>
        <w:rPr>
          <w:rFonts w:hint="eastAsia"/>
        </w:rPr>
        <w:t xml:space="preserve">절차 </w:t>
      </w:r>
    </w:p>
    <w:p w:rsidR="00E07EF4" w:rsidP="00E07EF4" w:rsidRDefault="00E07EF4" w14:paraId="3C63EBD1" w14:textId="77777777">
      <w:pPr>
        <w:ind w:left="400" w:leftChars="200"/>
      </w:pPr>
      <w:r>
        <w:t>(</w:t>
      </w:r>
      <w:r>
        <w:rPr>
          <w:rFonts w:hint="eastAsia"/>
        </w:rPr>
        <w:t>알고리즘 삽입)</w:t>
      </w:r>
    </w:p>
    <w:p w:rsidR="00E07EF4" w:rsidP="00E07EF4" w:rsidRDefault="00E07EF4" w14:paraId="605A8059" w14:textId="77777777">
      <w:pPr>
        <w:ind w:left="400" w:leftChars="200"/>
      </w:pPr>
      <w:r>
        <w:t xml:space="preserve">1.2.2.3 </w:t>
      </w:r>
      <w:commentRangeStart w:id="95"/>
      <w:r>
        <w:rPr>
          <w:rFonts w:hint="eastAsia"/>
        </w:rPr>
        <w:t xml:space="preserve">입력 정보 </w:t>
      </w:r>
      <w:commentRangeEnd w:id="95"/>
      <w:r>
        <w:rPr>
          <w:rStyle w:val="a4"/>
          <w:sz w:val="20"/>
          <w:szCs w:val="22"/>
        </w:rPr>
        <w:commentReference w:id="95"/>
      </w:r>
    </w:p>
    <w:tbl>
      <w:tblPr>
        <w:tblStyle w:val="a8"/>
        <w:tblW w:w="0" w:type="auto"/>
        <w:tblInd w:w="400" w:type="dxa"/>
        <w:tblLook w:val="04A0" w:firstRow="1" w:lastRow="0" w:firstColumn="1" w:lastColumn="0" w:noHBand="0" w:noVBand="1"/>
      </w:tblPr>
      <w:tblGrid>
        <w:gridCol w:w="1155"/>
        <w:gridCol w:w="7461"/>
      </w:tblGrid>
      <w:tr w:rsidR="00E07EF4" w:rsidTr="00E07EF4" w14:paraId="393F846C" w14:textId="77777777">
        <w:tc>
          <w:tcPr>
            <w:tcW w:w="1155" w:type="dxa"/>
          </w:tcPr>
          <w:p w:rsidR="00E07EF4" w:rsidP="00E07EF4" w:rsidRDefault="00E07EF4" w14:paraId="0AFAC4DB" w14:textId="77777777">
            <w:r>
              <w:rPr>
                <w:rFonts w:hint="eastAsia"/>
              </w:rPr>
              <w:t>필수 입력</w:t>
            </w:r>
          </w:p>
        </w:tc>
        <w:tc>
          <w:tcPr>
            <w:tcW w:w="7461" w:type="dxa"/>
          </w:tcPr>
          <w:p w:rsidR="00E07EF4" w:rsidP="008519CD" w:rsidRDefault="00E07EF4" w14:paraId="3977853F" w14:textId="676192C2">
            <w:r>
              <w:rPr>
                <w:rFonts w:hint="eastAsia"/>
              </w:rPr>
              <w:t>비밀번호,</w:t>
            </w:r>
            <w:r>
              <w:t xml:space="preserve"> </w:t>
            </w:r>
            <w:r>
              <w:rPr>
                <w:rFonts w:hint="eastAsia"/>
              </w:rPr>
              <w:t>이메일,</w:t>
            </w:r>
            <w:r>
              <w:t xml:space="preserve"> </w:t>
            </w:r>
            <w:commentRangeStart w:id="96"/>
            <w:commentRangeStart w:id="97"/>
            <w:r>
              <w:rPr>
                <w:rFonts w:hint="eastAsia"/>
              </w:rPr>
              <w:t>연락처</w:t>
            </w:r>
            <w:commentRangeEnd w:id="96"/>
            <w:r w:rsidR="008519CD">
              <w:rPr>
                <w:rStyle w:val="a4"/>
                <w:sz w:val="20"/>
                <w:szCs w:val="22"/>
              </w:rPr>
              <w:commentReference w:id="96"/>
            </w:r>
            <w:commentRangeEnd w:id="97"/>
            <w:r>
              <w:rPr>
                <w:rStyle w:val="CommentReference"/>
              </w:rPr>
              <w:commentReference w:id="97"/>
            </w:r>
            <w:r w:rsidR="008519CD">
              <w:t>,</w:t>
            </w:r>
            <w:r w:rsidR="008519CD">
              <w:rPr>
                <w:rFonts w:hint="eastAsia"/>
              </w:rPr>
              <w:t xml:space="preserve"> 기업유형,</w:t>
            </w:r>
            <w:r w:rsidR="008519CD">
              <w:t xml:space="preserve"> </w:t>
            </w:r>
            <w:r w:rsidR="008519CD">
              <w:rPr>
                <w:rFonts w:hint="eastAsia"/>
              </w:rPr>
              <w:t>담당자(직원/대표)</w:t>
            </w:r>
            <w:r w:rsidR="008519CD">
              <w:t xml:space="preserve">, </w:t>
            </w:r>
            <w:r w:rsidRPr="005838AE" w:rsidR="008519CD">
              <w:rPr>
                <w:rFonts w:hint="eastAsia"/>
              </w:rPr>
              <w:t>기업</w:t>
            </w:r>
            <w:r w:rsidRPr="005838AE">
              <w:rPr>
                <w:rFonts w:hint="eastAsia"/>
              </w:rPr>
              <w:t>명,</w:t>
            </w:r>
            <w:r w:rsidRPr="005838AE">
              <w:t xml:space="preserve"> </w:t>
            </w:r>
            <w:r w:rsidRPr="005838AE">
              <w:rPr>
                <w:rFonts w:hint="eastAsia"/>
              </w:rPr>
              <w:t>대표자명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6B28B0">
              <w:rPr>
                <w:rFonts w:hint="eastAsia"/>
                <w:b/>
              </w:rPr>
              <w:t>사업자등록증</w:t>
            </w:r>
            <w:r>
              <w:rPr>
                <w:rFonts w:hint="eastAsia"/>
                <w:b/>
              </w:rPr>
              <w:t>,</w:t>
            </w:r>
            <w:r>
              <w:rPr>
                <w:b/>
              </w:rPr>
              <w:t xml:space="preserve"> </w:t>
            </w:r>
            <w:r w:rsidRPr="005838AE">
              <w:rPr>
                <w:rFonts w:hint="eastAsia"/>
              </w:rPr>
              <w:t>사업자번호</w:t>
            </w:r>
            <w:r w:rsidR="00A23DFA">
              <w:rPr>
                <w:rFonts w:hint="eastAsia"/>
              </w:rPr>
              <w:t>,</w:t>
            </w:r>
            <w:r w:rsidR="00A23DFA">
              <w:t xml:space="preserve"> </w:t>
            </w:r>
            <w:r w:rsidR="00A23DFA">
              <w:rPr>
                <w:rFonts w:hint="eastAsia"/>
              </w:rPr>
              <w:t>주소</w:t>
            </w:r>
          </w:p>
        </w:tc>
      </w:tr>
      <w:tr w:rsidR="00E07EF4" w:rsidTr="00E07EF4" w14:paraId="36AD272C" w14:textId="77777777">
        <w:tc>
          <w:tcPr>
            <w:tcW w:w="1155" w:type="dxa"/>
          </w:tcPr>
          <w:p w:rsidR="00E07EF4" w:rsidP="00E07EF4" w:rsidRDefault="00E07EF4" w14:paraId="54C80876" w14:textId="77777777">
            <w:r>
              <w:rPr>
                <w:rFonts w:hint="eastAsia"/>
              </w:rPr>
              <w:t>부가 정보</w:t>
            </w:r>
          </w:p>
        </w:tc>
        <w:tc>
          <w:tcPr>
            <w:tcW w:w="7461" w:type="dxa"/>
          </w:tcPr>
          <w:p w:rsidR="00E07EF4" w:rsidP="00E07EF4" w:rsidRDefault="00E07EF4" w14:paraId="18F97FEB" w14:textId="77777777">
            <w:r>
              <w:rPr>
                <w:rFonts w:hint="eastAsia"/>
              </w:rPr>
              <w:t>마케팅 수신 동의 여부</w:t>
            </w:r>
          </w:p>
        </w:tc>
      </w:tr>
    </w:tbl>
    <w:p w:rsidR="00E07EF4" w:rsidP="00E07EF4" w:rsidRDefault="00E07EF4" w14:paraId="2BC4A3CB" w14:textId="77777777">
      <w:pPr>
        <w:ind w:left="400" w:leftChars="200"/>
      </w:pPr>
    </w:p>
    <w:p w:rsidR="00E07EF4" w:rsidP="00E07EF4" w:rsidRDefault="00E07EF4" w14:paraId="31CC704C" w14:textId="0936B3B7">
      <w:pPr>
        <w:ind w:left="200" w:leftChars="100"/>
      </w:pPr>
      <w:r>
        <w:rPr>
          <w:rFonts w:hint="eastAsia"/>
        </w:rPr>
        <w:t>1</w:t>
      </w:r>
      <w:r>
        <w:t xml:space="preserve">.2.3 </w:t>
      </w:r>
      <w:r>
        <w:rPr>
          <w:rFonts w:hint="eastAsia"/>
        </w:rPr>
        <w:t>개인 회원의 사업자 회원 전환</w:t>
      </w:r>
    </w:p>
    <w:p w:rsidR="00E07EF4" w:rsidP="00E07EF4" w:rsidRDefault="00E07EF4" w14:paraId="0AFCED61" w14:textId="0C335152">
      <w:pPr>
        <w:ind w:left="400" w:leftChars="200"/>
      </w:pPr>
      <w:r>
        <w:rPr>
          <w:rFonts w:hint="eastAsia"/>
        </w:rPr>
        <w:t>1</w:t>
      </w:r>
      <w:r>
        <w:t xml:space="preserve">.2.3.1 </w:t>
      </w:r>
      <w:r>
        <w:rPr>
          <w:rFonts w:hint="eastAsia"/>
        </w:rPr>
        <w:t>전환 신청 방법</w:t>
      </w:r>
    </w:p>
    <w:p w:rsidR="00E07EF4" w:rsidP="00E07EF4" w:rsidRDefault="00E07EF4" w14:paraId="27C35B6E" w14:textId="5C047622">
      <w:pPr>
        <w:ind w:left="400" w:leftChars="200"/>
        <w:rPr>
          <w:ins w:author="김나영" w:date="2026-01-21T06:39:00Z" w:id="98"/>
        </w:rPr>
      </w:pPr>
      <w:r>
        <w:t xml:space="preserve">- </w:t>
      </w:r>
      <w:proofErr w:type="gramStart"/>
      <w:r>
        <w:t>마이페이지 &gt;</w:t>
      </w:r>
      <w:proofErr w:type="gramEnd"/>
      <w:r>
        <w:t xml:space="preserve"> 내 정보 수정 &gt; 사업자 회원으로 전환 </w:t>
      </w:r>
    </w:p>
    <w:p w:rsidR="559984AB" w:rsidRDefault="559984AB" w14:paraId="20BD9061" w14:textId="06BCFE9D">
      <w:pPr>
        <w:spacing w:line="257" w:lineRule="auto"/>
        <w:ind w:left="600"/>
        <w:rPr>
          <w:rFonts w:ascii="맑은 고딕" w:hAnsi="맑은 고딕" w:eastAsia="맑은 고딕" w:cs="맑은 고딕"/>
          <w:szCs w:val="20"/>
        </w:rPr>
        <w:pPrChange w:author="김나영" w:date="2026-01-21T06:39:00Z" w:id="99">
          <w:pPr/>
        </w:pPrChange>
      </w:pPr>
      <w:ins w:author="김나영" w:date="2026-01-21T06:39:00Z" w:id="100">
        <w:r w:rsidRPr="3A1D437F">
          <w:rPr>
            <w:rFonts w:ascii="맑은 고딕" w:hAnsi="맑은 고딕" w:eastAsia="맑은 고딕" w:cs="맑은 고딕"/>
            <w:szCs w:val="20"/>
          </w:rPr>
          <w:t xml:space="preserve">- 대행사 또는 2개 이상의 계정 생성을 희망하는 사업자 회원은 </w:t>
        </w:r>
        <w:proofErr w:type="spellStart"/>
        <w:r w:rsidRPr="3A1D437F">
          <w:rPr>
            <w:rFonts w:ascii="맑은 고딕" w:hAnsi="맑은 고딕" w:eastAsia="맑은 고딕" w:cs="맑은 고딕"/>
            <w:szCs w:val="20"/>
          </w:rPr>
          <w:t>톡벨</w:t>
        </w:r>
        <w:proofErr w:type="spellEnd"/>
        <w:r w:rsidRPr="3A1D437F">
          <w:rPr>
            <w:rFonts w:ascii="맑은 고딕" w:hAnsi="맑은 고딕" w:eastAsia="맑은 고딕" w:cs="맑은 고딕"/>
            <w:szCs w:val="20"/>
          </w:rPr>
          <w:t xml:space="preserve"> 고객센터에 연락하여 계정 생성을 요청할 수 있다. </w:t>
        </w:r>
        <w:proofErr w:type="spellStart"/>
        <w:r w:rsidRPr="3A1D437F">
          <w:rPr>
            <w:rFonts w:ascii="맑은 고딕" w:hAnsi="맑은 고딕" w:eastAsia="맑은 고딕" w:cs="맑은 고딕"/>
            <w:szCs w:val="20"/>
          </w:rPr>
          <w:t>톡벨은</w:t>
        </w:r>
        <w:proofErr w:type="spellEnd"/>
        <w:r w:rsidRPr="3A1D437F">
          <w:rPr>
            <w:rFonts w:ascii="맑은 고딕" w:hAnsi="맑은 고딕" w:eastAsia="맑은 고딕" w:cs="맑은 고딕"/>
            <w:szCs w:val="20"/>
          </w:rPr>
          <w:t xml:space="preserve"> 회원의 CS를 수집한 뒤, 계정을 생성하여 회원에게 전달한다. (이때, 대행사의 고객들의 충전과 정산 데이터는 고객사 별로 분리되어 있어야 한다.)</w:t>
        </w:r>
      </w:ins>
      <w:ins w:author="김나영" w:date="2026-01-21T07:08:00Z" w:id="101">
        <w:r w:rsidRPr="3A1D437F" w:rsidR="4769E529">
          <w:rPr>
            <w:rFonts w:ascii="맑은 고딕" w:hAnsi="맑은 고딕" w:eastAsia="맑은 고딕" w:cs="맑은 고딕"/>
            <w:szCs w:val="20"/>
          </w:rPr>
          <w:t xml:space="preserve"> (26.01.21)</w:t>
        </w:r>
      </w:ins>
    </w:p>
    <w:p w:rsidR="008519CD" w:rsidP="0D760B5A" w:rsidRDefault="008519CD" w14:paraId="3B60F747" w14:textId="551A1EF6">
      <w:pPr>
        <w:ind w:left="400" w:leftChars="200"/>
        <w:rPr>
          <w:strike/>
          <w:rPrChange w:author="김나영" w:date="2026-01-21T06:39:00Z" w:id="102">
            <w:rPr/>
          </w:rPrChange>
        </w:rPr>
      </w:pPr>
      <w:r w:rsidRPr="3A1D437F">
        <w:rPr>
          <w:strike/>
          <w:rPrChange w:author="김나영" w:date="2026-01-21T06:39:00Z" w:id="103">
            <w:rPr/>
          </w:rPrChange>
        </w:rPr>
        <w:t>- 사업자 회원으로 전환 시 기존 개인 회원</w:t>
      </w:r>
      <w:del w:author="김나영" w:date="2026-01-20T11:12:00Z" w:id="104">
        <w:r w:rsidRPr="3A1D437F" w:rsidDel="008519CD">
          <w:rPr>
            <w:strike/>
            <w:rPrChange w:author="김나영" w:date="2026-01-21T06:39:00Z" w:id="105">
              <w:rPr/>
            </w:rPrChange>
          </w:rPr>
          <w:delText>의 발신번호는 발송이 불가하며, 기업 명의의 발신번호를 등록한 후 발송이 가능하다.</w:delText>
        </w:r>
      </w:del>
      <w:ins w:author="김나영" w:date="2026-01-20T11:12:00Z" w:id="106">
        <w:r w:rsidRPr="3A1D437F" w:rsidR="00083CD3">
          <w:rPr>
            <w:strike/>
            <w:rPrChange w:author="김나영" w:date="2026-01-21T06:39:00Z" w:id="107">
              <w:rPr/>
            </w:rPrChange>
          </w:rPr>
          <w:t xml:space="preserve">이 등록했던 발신번호는 초기화되며, </w:t>
        </w:r>
      </w:ins>
      <w:ins w:author="김나영" w:date="2026-01-20T11:13:00Z" w:id="108">
        <w:r w:rsidRPr="3A1D437F" w:rsidR="00083CD3">
          <w:rPr>
            <w:strike/>
            <w:rPrChange w:author="김나영" w:date="2026-01-21T06:39:00Z" w:id="109">
              <w:rPr/>
            </w:rPrChange>
          </w:rPr>
          <w:t>신규</w:t>
        </w:r>
        <w:r w:rsidRPr="3A1D437F" w:rsidR="00A10E76">
          <w:rPr>
            <w:strike/>
            <w:rPrChange w:author="김나영" w:date="2026-01-21T06:39:00Z" w:id="110">
              <w:rPr/>
            </w:rPrChange>
          </w:rPr>
          <w:t xml:space="preserve"> 발신번호를 등록해야 한다.</w:t>
        </w:r>
      </w:ins>
      <w:r w:rsidRPr="3A1D437F">
        <w:rPr>
          <w:strike/>
          <w:rPrChange w:author="김나영" w:date="2026-01-21T06:39:00Z" w:id="111">
            <w:rPr/>
          </w:rPrChange>
        </w:rPr>
        <w:t xml:space="preserve"> </w:t>
      </w:r>
      <w:ins w:author="김나영" w:date="2026-01-21T07:08:00Z" w:id="112">
        <w:r w:rsidRPr="3A1D437F" w:rsidR="6CEFB728">
          <w:rPr>
            <w:rPrChange w:author="김나영" w:date="2026-01-21T07:08:00Z" w:id="113">
              <w:rPr>
                <w:strike/>
              </w:rPr>
            </w:rPrChange>
          </w:rPr>
          <w:t>(26.01.21 삭제)</w:t>
        </w:r>
      </w:ins>
    </w:p>
    <w:p w:rsidR="007B6A81" w:rsidP="007B6A81" w:rsidRDefault="00E07EF4" w14:paraId="0B4EE694" w14:textId="3FF8805B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신청 시 사업자 회원 가입과 동일한 사항을 입력</w:t>
      </w:r>
      <w:r w:rsidR="007B6A81">
        <w:rPr>
          <w:rFonts w:hint="eastAsia"/>
        </w:rPr>
        <w:t xml:space="preserve">하며, </w:t>
      </w:r>
      <w:r w:rsidRPr="00E07EF4" w:rsidR="007B6A81">
        <w:rPr>
          <w:b/>
        </w:rPr>
        <w:t>3</w:t>
      </w:r>
      <w:r w:rsidRPr="00E07EF4" w:rsidR="007B6A81">
        <w:rPr>
          <w:rFonts w:hint="eastAsia"/>
          <w:b/>
        </w:rPr>
        <w:t>개월 이내 발급한 사업자등록증</w:t>
      </w:r>
      <w:r w:rsidR="007B6A81">
        <w:rPr>
          <w:rFonts w:hint="eastAsia"/>
        </w:rPr>
        <w:t>을 첨부한다.</w:t>
      </w:r>
    </w:p>
    <w:tbl>
      <w:tblPr>
        <w:tblStyle w:val="a8"/>
        <w:tblW w:w="0" w:type="auto"/>
        <w:tblInd w:w="400" w:type="dxa"/>
        <w:tblLook w:val="04A0" w:firstRow="1" w:lastRow="0" w:firstColumn="1" w:lastColumn="0" w:noHBand="0" w:noVBand="1"/>
      </w:tblPr>
      <w:tblGrid>
        <w:gridCol w:w="1155"/>
        <w:gridCol w:w="7461"/>
      </w:tblGrid>
      <w:tr w:rsidR="007B6A81" w:rsidTr="23DB3F61" w14:paraId="2F2C4457" w14:textId="77777777">
        <w:tc>
          <w:tcPr>
            <w:tcW w:w="1155" w:type="dxa"/>
          </w:tcPr>
          <w:p w:rsidR="007B6A81" w:rsidP="00F45D3E" w:rsidRDefault="007B6A81" w14:paraId="0BDBA09E" w14:textId="77777777">
            <w:r>
              <w:rPr>
                <w:rFonts w:hint="eastAsia"/>
              </w:rPr>
              <w:t>필수 입력</w:t>
            </w:r>
          </w:p>
        </w:tc>
        <w:tc>
          <w:tcPr>
            <w:tcW w:w="7461" w:type="dxa"/>
          </w:tcPr>
          <w:p w:rsidR="007B6A81" w:rsidP="00F45D3E" w:rsidRDefault="53249D54" w14:paraId="310530C2" w14:textId="06DC31D3">
            <w:r>
              <w:t>기</w:t>
            </w:r>
            <w:r w:rsidR="008519CD">
              <w:t xml:space="preserve">업유형, 담당자(직원/대표), 기업명, 대표자명, </w:t>
            </w:r>
            <w:r w:rsidRPr="23DB3F61" w:rsidR="008519CD">
              <w:rPr>
                <w:b/>
                <w:bCs/>
              </w:rPr>
              <w:t xml:space="preserve">사업자등록증, </w:t>
            </w:r>
            <w:r w:rsidR="008519CD">
              <w:t>사업자번호</w:t>
            </w:r>
            <w:r w:rsidR="661ADB05">
              <w:t>, 주소</w:t>
            </w:r>
            <w:ins w:author="김나영" w:date="2026-01-22T02:00:00Z" w:id="114">
              <w:r w:rsidR="41F6E96E">
                <w:t>, 재직증명서 또는 직원 신분증 사</w:t>
              </w:r>
            </w:ins>
            <w:ins w:author="김나영" w:date="2026-01-22T02:01:00Z" w:id="115">
              <w:r w:rsidR="41F6E96E">
                <w:t>본(담당자에 ‘직원’ 체크 시) (26.01.22)</w:t>
              </w:r>
            </w:ins>
          </w:p>
        </w:tc>
      </w:tr>
    </w:tbl>
    <w:p w:rsidR="007B6A81" w:rsidP="00E07EF4" w:rsidRDefault="007B6A81" w14:paraId="1C3E7855" w14:textId="77777777">
      <w:pPr>
        <w:ind w:left="400" w:leftChars="200"/>
      </w:pPr>
    </w:p>
    <w:p w:rsidR="00E07EF4" w:rsidP="00E07EF4" w:rsidRDefault="00E07EF4" w14:paraId="7B65186C" w14:textId="400F0BA4">
      <w:pPr>
        <w:ind w:left="400" w:leftChars="200"/>
      </w:pPr>
      <w:r>
        <w:t xml:space="preserve">1.2.3.2 </w:t>
      </w:r>
      <w:r>
        <w:rPr>
          <w:rFonts w:hint="eastAsia"/>
        </w:rPr>
        <w:t>절차</w:t>
      </w:r>
    </w:p>
    <w:p w:rsidR="003839EF" w:rsidP="00E07EF4" w:rsidRDefault="003839EF" w14:paraId="26EB5833" w14:textId="2DA360F1">
      <w:pPr>
        <w:ind w:left="400" w:leftChars="200"/>
      </w:pPr>
      <w:r>
        <w:t>(</w:t>
      </w:r>
      <w:r>
        <w:rPr>
          <w:rFonts w:hint="eastAsia"/>
        </w:rPr>
        <w:t xml:space="preserve">알고리즘 이미지 </w:t>
      </w:r>
      <w:proofErr w:type="spellStart"/>
      <w:r>
        <w:rPr>
          <w:rFonts w:hint="eastAsia"/>
        </w:rPr>
        <w:t>삽업</w:t>
      </w:r>
      <w:proofErr w:type="spellEnd"/>
      <w:r>
        <w:rPr>
          <w:rFonts w:hint="eastAsia"/>
        </w:rPr>
        <w:t>)</w:t>
      </w:r>
    </w:p>
    <w:p w:rsidR="00E07EF4" w:rsidP="00E07EF4" w:rsidRDefault="00E07EF4" w14:paraId="3D1C66A5" w14:textId="716065EC">
      <w:r>
        <w:rPr>
          <w:rFonts w:hint="eastAsia"/>
        </w:rPr>
        <w:t>1</w:t>
      </w:r>
      <w:r>
        <w:t xml:space="preserve">.3 </w:t>
      </w:r>
      <w:r>
        <w:rPr>
          <w:rFonts w:hint="eastAsia"/>
        </w:rPr>
        <w:t>회원정보 관리 및 변경</w:t>
      </w:r>
    </w:p>
    <w:p w:rsidR="00294038" w:rsidP="002D31F9" w:rsidRDefault="00294038" w14:paraId="1A32F0D1" w14:textId="0978E2B5">
      <w:pPr>
        <w:ind w:left="200" w:leftChars="100"/>
      </w:pPr>
      <w:r>
        <w:rPr>
          <w:rFonts w:hint="eastAsia"/>
        </w:rPr>
        <w:t>1</w:t>
      </w:r>
      <w:r>
        <w:t xml:space="preserve">.3.1 </w:t>
      </w:r>
      <w:r>
        <w:rPr>
          <w:rFonts w:hint="eastAsia"/>
        </w:rPr>
        <w:t>개인 회원의 정보 변경 범위</w:t>
      </w:r>
    </w:p>
    <w:tbl>
      <w:tblPr>
        <w:tblStyle w:val="a8"/>
        <w:tblW w:w="9016" w:type="dxa"/>
        <w:tblInd w:w="200" w:type="dxa"/>
        <w:tblLook w:val="04A0" w:firstRow="1" w:lastRow="0" w:firstColumn="1" w:lastColumn="0" w:noHBand="0" w:noVBand="1"/>
      </w:tblPr>
      <w:tblGrid>
        <w:gridCol w:w="2547"/>
        <w:gridCol w:w="6469"/>
      </w:tblGrid>
      <w:tr w:rsidR="00294038" w:rsidTr="002D31F9" w14:paraId="1D7CB739" w14:textId="77777777">
        <w:tc>
          <w:tcPr>
            <w:tcW w:w="2547" w:type="dxa"/>
          </w:tcPr>
          <w:p w:rsidR="00294038" w:rsidP="00E07EF4" w:rsidRDefault="00294038" w14:paraId="2202D094" w14:textId="7F074525">
            <w:r>
              <w:rPr>
                <w:rFonts w:hint="eastAsia"/>
              </w:rPr>
              <w:t>변경 불가</w:t>
            </w:r>
          </w:p>
        </w:tc>
        <w:tc>
          <w:tcPr>
            <w:tcW w:w="6469" w:type="dxa"/>
          </w:tcPr>
          <w:p w:rsidR="00294038" w:rsidP="00E07EF4" w:rsidRDefault="00294038" w14:paraId="61087BA8" w14:textId="5093051D">
            <w:commentRangeStart w:id="116"/>
            <w:commentRangeStart w:id="117"/>
            <w:r>
              <w:rPr>
                <w:rFonts w:hint="eastAsia"/>
              </w:rPr>
              <w:t>이름</w:t>
            </w:r>
            <w:commentRangeEnd w:id="116"/>
            <w:r>
              <w:rPr>
                <w:rStyle w:val="a4"/>
                <w:rFonts w:hint="eastAsia"/>
                <w:sz w:val="20"/>
                <w:szCs w:val="22"/>
              </w:rPr>
              <w:commentReference w:id="116"/>
            </w:r>
            <w:commentRangeEnd w:id="117"/>
            <w:r>
              <w:rPr>
                <w:rStyle w:val="CommentReference"/>
              </w:rPr>
              <w:commentReference w:id="117"/>
            </w:r>
            <w:r w:rsidR="00982AFF">
              <w:rPr>
                <w:rFonts w:hint="eastAsia"/>
              </w:rPr>
              <w:t>,</w:t>
            </w:r>
            <w:r w:rsidR="00B46E38">
              <w:t xml:space="preserve"> </w:t>
            </w:r>
            <w:r w:rsidR="00B46E38">
              <w:rPr>
                <w:rFonts w:hint="eastAsia"/>
              </w:rPr>
              <w:t>이메일</w:t>
            </w:r>
          </w:p>
        </w:tc>
      </w:tr>
      <w:tr w:rsidR="00294038" w:rsidTr="002D31F9" w14:paraId="6DDDA49A" w14:textId="77777777">
        <w:tc>
          <w:tcPr>
            <w:tcW w:w="2547" w:type="dxa"/>
          </w:tcPr>
          <w:p w:rsidR="00294038" w:rsidP="00E07EF4" w:rsidRDefault="00294038" w14:paraId="548DBB5B" w14:textId="556F5B9D">
            <w:r>
              <w:rPr>
                <w:rFonts w:hint="eastAsia"/>
              </w:rPr>
              <w:t>변경 가능</w:t>
            </w:r>
          </w:p>
        </w:tc>
        <w:tc>
          <w:tcPr>
            <w:tcW w:w="6469" w:type="dxa"/>
          </w:tcPr>
          <w:p w:rsidR="00294038" w:rsidP="00E07EF4" w:rsidRDefault="00294038" w14:paraId="5C596DFF" w14:textId="64860325">
            <w:r>
              <w:rPr>
                <w:rFonts w:hint="eastAsia"/>
              </w:rPr>
              <w:t>비밀번호,</w:t>
            </w:r>
            <w:r>
              <w:t xml:space="preserve"> </w:t>
            </w:r>
            <w:r>
              <w:rPr>
                <w:rFonts w:hint="eastAsia"/>
              </w:rPr>
              <w:t>마케팅 수신 동의 여부</w:t>
            </w:r>
          </w:p>
        </w:tc>
      </w:tr>
      <w:tr w:rsidR="00294038" w:rsidTr="002D31F9" w14:paraId="2AF40C0C" w14:textId="77777777">
        <w:tc>
          <w:tcPr>
            <w:tcW w:w="2547" w:type="dxa"/>
          </w:tcPr>
          <w:p w:rsidR="00294038" w:rsidP="00E07EF4" w:rsidRDefault="00294038" w14:paraId="30D1507C" w14:textId="42F72617">
            <w:r>
              <w:rPr>
                <w:rFonts w:hint="eastAsia"/>
              </w:rPr>
              <w:t>변경 시 본인인증 필요</w:t>
            </w:r>
          </w:p>
        </w:tc>
        <w:tc>
          <w:tcPr>
            <w:tcW w:w="6469" w:type="dxa"/>
          </w:tcPr>
          <w:p w:rsidR="00294038" w:rsidP="00E07EF4" w:rsidRDefault="00294038" w14:paraId="690975AB" w14:textId="4727D428">
            <w:r>
              <w:rPr>
                <w:rFonts w:hint="eastAsia"/>
              </w:rPr>
              <w:t xml:space="preserve">휴대전화번호 </w:t>
            </w:r>
          </w:p>
        </w:tc>
      </w:tr>
    </w:tbl>
    <w:p w:rsidR="00294038" w:rsidP="002D31F9" w:rsidRDefault="00294038" w14:paraId="7D9DFC10" w14:textId="2B20A1B4">
      <w:pPr>
        <w:ind w:left="200" w:leftChars="100"/>
      </w:pPr>
    </w:p>
    <w:p w:rsidR="00982AFF" w:rsidP="002D31F9" w:rsidRDefault="00982AFF" w14:paraId="1DE83CE7" w14:textId="14B33B6B">
      <w:pPr>
        <w:ind w:left="200" w:leftChars="100"/>
      </w:pPr>
      <w:r>
        <w:rPr>
          <w:rFonts w:hint="eastAsia"/>
        </w:rPr>
        <w:t>1</w:t>
      </w:r>
      <w:r>
        <w:t xml:space="preserve">.3.2 </w:t>
      </w:r>
      <w:r>
        <w:rPr>
          <w:rFonts w:hint="eastAsia"/>
        </w:rPr>
        <w:t>사업자 회원의 정보 변경 범위</w:t>
      </w:r>
    </w:p>
    <w:p w:rsidR="00982AFF" w:rsidP="002D31F9" w:rsidRDefault="00982AFF" w14:paraId="3AFB3730" w14:textId="0FC3CDF2">
      <w:pPr>
        <w:ind w:left="400" w:leftChars="200"/>
      </w:pPr>
      <w:r>
        <w:rPr>
          <w:rFonts w:hint="eastAsia"/>
        </w:rPr>
        <w:t>1</w:t>
      </w:r>
      <w:r>
        <w:t xml:space="preserve">.3.2.1 </w:t>
      </w:r>
      <w:r>
        <w:rPr>
          <w:rFonts w:hint="eastAsia"/>
        </w:rPr>
        <w:t>기본 정보 변경</w:t>
      </w:r>
    </w:p>
    <w:p w:rsidR="00982AFF" w:rsidP="002D31F9" w:rsidRDefault="00982AFF" w14:paraId="58098469" w14:textId="4C12773C">
      <w:pPr>
        <w:ind w:left="400" w:leftChars="200"/>
      </w:pPr>
      <w:r>
        <w:t xml:space="preserve">- </w:t>
      </w:r>
      <w:r>
        <w:rPr>
          <w:rFonts w:hint="eastAsia"/>
        </w:rPr>
        <w:t>사업자 회원은 대표 계정을 통해 기본 정보 변경이 가능하다.</w:t>
      </w:r>
      <w:r>
        <w:t xml:space="preserve"> </w:t>
      </w:r>
      <w:r>
        <w:rPr>
          <w:rFonts w:hint="eastAsia"/>
        </w:rPr>
        <w:t xml:space="preserve">필요 시 </w:t>
      </w:r>
      <w:proofErr w:type="spellStart"/>
      <w:r>
        <w:rPr>
          <w:rFonts w:hint="eastAsia"/>
        </w:rPr>
        <w:t>톡벨</w:t>
      </w:r>
      <w:proofErr w:type="spellEnd"/>
      <w:r>
        <w:rPr>
          <w:rFonts w:hint="eastAsia"/>
        </w:rPr>
        <w:t xml:space="preserve"> 서비스는 회원에게 변경 사항을 입증하는 추가 증빙 서류</w:t>
      </w:r>
      <w:r w:rsidR="005838AE">
        <w:rPr>
          <w:rFonts w:hint="eastAsia"/>
        </w:rPr>
        <w:t>(사업자등록증)</w:t>
      </w:r>
      <w:r>
        <w:rPr>
          <w:rFonts w:hint="eastAsia"/>
        </w:rPr>
        <w:t xml:space="preserve"> 제출을 요구할 수 있다.</w:t>
      </w:r>
      <w:r>
        <w:t xml:space="preserve"> </w:t>
      </w:r>
    </w:p>
    <w:tbl>
      <w:tblPr>
        <w:tblStyle w:val="a8"/>
        <w:tblW w:w="9016" w:type="dxa"/>
        <w:tblInd w:w="400" w:type="dxa"/>
        <w:tblLook w:val="04A0" w:firstRow="1" w:lastRow="0" w:firstColumn="1" w:lastColumn="0" w:noHBand="0" w:noVBand="1"/>
      </w:tblPr>
      <w:tblGrid>
        <w:gridCol w:w="2405"/>
        <w:gridCol w:w="6611"/>
      </w:tblGrid>
      <w:tr w:rsidR="00982AFF" w:rsidTr="002D31F9" w14:paraId="20134BE8" w14:textId="77777777">
        <w:tc>
          <w:tcPr>
            <w:tcW w:w="2405" w:type="dxa"/>
          </w:tcPr>
          <w:p w:rsidR="00982AFF" w:rsidP="00E07EF4" w:rsidRDefault="00982AFF" w14:paraId="07309880" w14:textId="38CE8331">
            <w:r>
              <w:rPr>
                <w:rFonts w:hint="eastAsia"/>
              </w:rPr>
              <w:t>변경 불가</w:t>
            </w:r>
          </w:p>
        </w:tc>
        <w:tc>
          <w:tcPr>
            <w:tcW w:w="6611" w:type="dxa"/>
          </w:tcPr>
          <w:p w:rsidR="00982AFF" w:rsidP="00E07EF4" w:rsidRDefault="00682D9F" w14:paraId="6E57242A" w14:textId="2D4B7095">
            <w:r>
              <w:rPr>
                <w:rFonts w:hint="eastAsia"/>
              </w:rPr>
              <w:t>이메일</w:t>
            </w:r>
            <w:r w:rsidR="00982AFF">
              <w:rPr>
                <w:rFonts w:hint="eastAsia"/>
              </w:rPr>
              <w:t>,</w:t>
            </w:r>
            <w:r w:rsidR="00982AFF">
              <w:t xml:space="preserve"> </w:t>
            </w:r>
            <w:r w:rsidR="00982AFF">
              <w:rPr>
                <w:rFonts w:hint="eastAsia"/>
              </w:rPr>
              <w:t>사업자등록번</w:t>
            </w:r>
            <w:r w:rsidR="005838AE">
              <w:rPr>
                <w:rFonts w:hint="eastAsia"/>
              </w:rPr>
              <w:t>호</w:t>
            </w:r>
          </w:p>
        </w:tc>
      </w:tr>
      <w:tr w:rsidR="00982AFF" w:rsidTr="002D31F9" w14:paraId="4F2357C3" w14:textId="77777777">
        <w:tc>
          <w:tcPr>
            <w:tcW w:w="2405" w:type="dxa"/>
          </w:tcPr>
          <w:p w:rsidR="00982AFF" w:rsidP="00E07EF4" w:rsidRDefault="00982AFF" w14:paraId="1F53C572" w14:textId="54D85152">
            <w:r>
              <w:rPr>
                <w:rFonts w:hint="eastAsia"/>
              </w:rPr>
              <w:t>변경 가능</w:t>
            </w:r>
          </w:p>
        </w:tc>
        <w:tc>
          <w:tcPr>
            <w:tcW w:w="6611" w:type="dxa"/>
          </w:tcPr>
          <w:p w:rsidR="00982AFF" w:rsidP="00E07EF4" w:rsidRDefault="00982AFF" w14:paraId="6BCA68CC" w14:textId="4D78CDD1">
            <w:r>
              <w:rPr>
                <w:rFonts w:hint="eastAsia"/>
              </w:rPr>
              <w:t>비밀번호,</w:t>
            </w:r>
            <w:r>
              <w:t xml:space="preserve"> </w:t>
            </w:r>
            <w:r>
              <w:rPr>
                <w:rFonts w:hint="eastAsia"/>
              </w:rPr>
              <w:t>마케팅 수신 동의 여부</w:t>
            </w:r>
          </w:p>
        </w:tc>
      </w:tr>
      <w:tr w:rsidR="00982AFF" w:rsidTr="002D31F9" w14:paraId="2E804229" w14:textId="77777777">
        <w:tc>
          <w:tcPr>
            <w:tcW w:w="2405" w:type="dxa"/>
          </w:tcPr>
          <w:p w:rsidR="00982AFF" w:rsidP="00E07EF4" w:rsidRDefault="00982AFF" w14:paraId="19EAC536" w14:textId="76802915">
            <w:r>
              <w:rPr>
                <w:rFonts w:hint="eastAsia"/>
              </w:rPr>
              <w:t>변경 시 서류 제</w:t>
            </w:r>
            <w:r w:rsidR="00A047AD">
              <w:rPr>
                <w:rFonts w:hint="eastAsia"/>
              </w:rPr>
              <w:t>출</w:t>
            </w:r>
          </w:p>
        </w:tc>
        <w:tc>
          <w:tcPr>
            <w:tcW w:w="6611" w:type="dxa"/>
          </w:tcPr>
          <w:p w:rsidR="00982AFF" w:rsidP="00E07EF4" w:rsidRDefault="005838AE" w14:paraId="5E9C5546" w14:textId="66A64016">
            <w:r>
              <w:rPr>
                <w:rFonts w:hint="eastAsia"/>
              </w:rPr>
              <w:t>기업명,</w:t>
            </w:r>
            <w:r>
              <w:t xml:space="preserve"> </w:t>
            </w:r>
            <w:r w:rsidR="00A23DFA">
              <w:rPr>
                <w:rFonts w:hint="eastAsia"/>
              </w:rPr>
              <w:t>대표자명,</w:t>
            </w:r>
            <w:r w:rsidR="00A23DFA">
              <w:t xml:space="preserve"> </w:t>
            </w:r>
            <w:r w:rsidR="00A23DFA">
              <w:rPr>
                <w:rFonts w:hint="eastAsia"/>
              </w:rPr>
              <w:t>주소</w:t>
            </w:r>
          </w:p>
        </w:tc>
      </w:tr>
    </w:tbl>
    <w:p w:rsidR="33F88C73" w:rsidP="33F88C73" w:rsidRDefault="33F88C73" w14:paraId="7209E871" w14:textId="00964124"/>
    <w:p w:rsidR="747A72A3" w:rsidRDefault="7CB5983D" w14:paraId="5ABA89A7" w14:textId="2A0A300F">
      <w:pPr>
        <w:ind w:left="400" w:leftChars="200"/>
        <w:rPr>
          <w:strike/>
        </w:rPr>
        <w:pPrChange w:author="김나영" w:date="2026-01-08T16:16:00Z" w:id="118">
          <w:pPr/>
        </w:pPrChange>
      </w:pPr>
      <w:r w:rsidRPr="672F936E">
        <w:rPr>
          <w:strike/>
          <w:rPrChange w:author="김나영" w:date="2026-02-06T08:38:00Z" w:id="119">
            <w:rPr/>
          </w:rPrChange>
        </w:rPr>
        <w:t>-담당자 변경 등 담당자 계정의 이메일 주소 변경이 필요할 경우, 기존 담당자 계정을 탈퇴(삭제) 후 신규 담당자 계정을 생성한다.</w:t>
      </w:r>
      <w:ins w:author="김나영" w:date="2026-02-06T08:38:00Z" w:id="120">
        <w:r w:rsidRPr="672F936E" w:rsidR="06C20313">
          <w:rPr>
            <w:strike/>
          </w:rPr>
          <w:t xml:space="preserve"> </w:t>
        </w:r>
        <w:r w:rsidRPr="672F936E" w:rsidR="06C20313">
          <w:rPr>
            <w:rPrChange w:author="김나영" w:date="2026-02-06T08:40:00Z" w:id="121">
              <w:rPr>
                <w:strike/>
              </w:rPr>
            </w:rPrChange>
          </w:rPr>
          <w:t>(26.02.06 삭제)</w:t>
        </w:r>
      </w:ins>
    </w:p>
    <w:p w:rsidR="00E07EF4" w:rsidP="00E07EF4" w:rsidRDefault="00E07EF4" w14:paraId="059A9738" w14:textId="77777777">
      <w:r>
        <w:rPr>
          <w:rFonts w:hint="eastAsia"/>
        </w:rPr>
        <w:t>1</w:t>
      </w:r>
      <w:r>
        <w:t xml:space="preserve">.4 </w:t>
      </w:r>
      <w:r>
        <w:rPr>
          <w:rFonts w:hint="eastAsia"/>
        </w:rPr>
        <w:t>회원 등급 관리</w:t>
      </w:r>
    </w:p>
    <w:p w:rsidR="00E07EF4" w:rsidP="00E07EF4" w:rsidRDefault="1DAA6B96" w14:paraId="16A7F991" w14:textId="45E7A9AD">
      <w:pPr>
        <w:ind w:left="200" w:leftChars="100"/>
      </w:pPr>
      <w:r>
        <w:t>1.4.1 등급 유형</w:t>
      </w:r>
      <w:r w:rsidR="2EB4109F">
        <w:t xml:space="preserve"> 산정 및 적용 </w:t>
      </w:r>
      <w:ins w:author="이주완" w:date="2026-02-08T23:59:00Z" w:id="122">
        <w:r w:rsidR="12288307">
          <w:t>(260209 추가)</w:t>
        </w:r>
      </w:ins>
    </w:p>
    <w:p w:rsidR="066EBA11" w:rsidRDefault="066EBA11" w14:paraId="04BBAED5" w14:textId="7AC414F0">
      <w:pPr>
        <w:ind w:left="400" w:leftChars="200"/>
        <w:rPr>
          <w:strike/>
        </w:rPr>
        <w:pPrChange w:author="이주완" w:date="2026-02-03T05:33:00Z" w:id="123">
          <w:pPr>
            <w:ind w:left="200"/>
          </w:pPr>
        </w:pPrChange>
      </w:pPr>
      <w:del w:author="나영 김" w:date="2026-02-03T15:20:00Z" w:id="124">
        <w:r w:rsidRPr="3E62AE1C" w:rsidDel="147397DE">
          <w:rPr>
            <w:strike/>
            <w:rPrChange w:author="이주완" w:date="2026-02-08T23:44:00Z" w:id="125">
              <w:rPr/>
            </w:rPrChange>
          </w:rPr>
          <w:delText xml:space="preserve">    </w:delText>
        </w:r>
      </w:del>
      <w:r w:rsidRPr="3E62AE1C" w:rsidR="1DAA6B96">
        <w:rPr>
          <w:strike/>
          <w:rPrChange w:author="이주완" w:date="2026-02-08T23:44:00Z" w:id="126">
            <w:rPr/>
          </w:rPrChange>
        </w:rPr>
        <w:t>1.4.1.1</w:t>
      </w:r>
      <w:r w:rsidRPr="3E62AE1C" w:rsidR="147397DE">
        <w:rPr>
          <w:strike/>
          <w:rPrChange w:author="이주완" w:date="2026-02-08T23:44:00Z" w:id="127">
            <w:rPr/>
          </w:rPrChange>
        </w:rPr>
        <w:t>.</w:t>
      </w:r>
      <w:r w:rsidRPr="3E62AE1C" w:rsidR="69C7F7EC">
        <w:rPr>
          <w:strike/>
          <w:rPrChange w:author="이주완" w:date="2026-02-08T23:44:00Z" w:id="128">
            <w:rPr/>
          </w:rPrChange>
        </w:rPr>
        <w:t xml:space="preserve"> 회원 등급</w:t>
      </w:r>
      <w:ins w:author="나영 김" w:date="2026-02-03T15:20:00Z" w:id="129">
        <w:r w:rsidRPr="3E62AE1C" w:rsidR="38C08D6B">
          <w:rPr>
            <w:strike/>
            <w:rPrChange w:author="이주완" w:date="2026-02-08T23:44:00Z" w:id="130">
              <w:rPr/>
            </w:rPrChange>
          </w:rPr>
          <w:t xml:space="preserve"> 적용</w:t>
        </w:r>
      </w:ins>
    </w:p>
    <w:p w:rsidR="41229C29" w:rsidRDefault="41229C29" w14:paraId="7F79DBA0" w14:textId="480B6384">
      <w:pPr>
        <w:ind w:left="400" w:leftChars="200"/>
        <w:rPr>
          <w:strike/>
        </w:rPr>
        <w:pPrChange w:author="나영 김" w:date="2026-02-03T15:20:00Z" w:id="131">
          <w:pPr>
            <w:ind w:left="200"/>
          </w:pPr>
        </w:pPrChange>
      </w:pPr>
      <w:ins w:author="이주완" w:date="2026-02-03T05:33:00Z" w:id="132">
        <w:del w:author="나영 김" w:date="2026-02-03T15:20:00Z" w:id="133">
          <w:r>
            <w:tab/>
          </w:r>
        </w:del>
      </w:ins>
      <w:r w:rsidRPr="3E62AE1C" w:rsidR="69C7F7EC">
        <w:rPr>
          <w:strike/>
          <w:rPrChange w:author="이주완" w:date="2026-02-08T23:44:00Z" w:id="134">
            <w:rPr/>
          </w:rPrChange>
        </w:rPr>
        <w:t xml:space="preserve">- 회원 등급은 매달 </w:t>
      </w:r>
      <w:r w:rsidRPr="3E62AE1C" w:rsidR="093AC030">
        <w:rPr>
          <w:strike/>
          <w:rPrChange w:author="이주완" w:date="2026-02-08T23:44:00Z" w:id="135">
            <w:rPr/>
          </w:rPrChange>
        </w:rPr>
        <w:t>1</w:t>
      </w:r>
      <w:r w:rsidRPr="3E62AE1C" w:rsidR="69C7F7EC">
        <w:rPr>
          <w:strike/>
          <w:rPrChange w:author="이주완" w:date="2026-02-08T23:44:00Z" w:id="136">
            <w:rPr/>
          </w:rPrChange>
        </w:rPr>
        <w:t xml:space="preserve">일 </w:t>
      </w:r>
      <w:r w:rsidRPr="3E62AE1C" w:rsidR="4940A9B6">
        <w:rPr>
          <w:strike/>
          <w:rPrChange w:author="이주완" w:date="2026-02-08T23:44:00Z" w:id="137">
            <w:rPr/>
          </w:rPrChange>
        </w:rPr>
        <w:t xml:space="preserve">0시 </w:t>
      </w:r>
      <w:r w:rsidRPr="3E62AE1C" w:rsidR="69C7F7EC">
        <w:rPr>
          <w:strike/>
          <w:rPrChange w:author="이주완" w:date="2026-02-08T23:44:00Z" w:id="138">
            <w:rPr/>
          </w:rPrChange>
        </w:rPr>
        <w:t xml:space="preserve">기준으로 </w:t>
      </w:r>
      <w:r w:rsidRPr="3E62AE1C" w:rsidR="624EE6E1">
        <w:rPr>
          <w:strike/>
          <w:rPrChange w:author="이주완" w:date="2026-02-08T23:44:00Z" w:id="139">
            <w:rPr/>
          </w:rPrChange>
        </w:rPr>
        <w:t>일괄 적용</w:t>
      </w:r>
      <w:r w:rsidRPr="3E62AE1C" w:rsidR="69C7F7EC">
        <w:rPr>
          <w:strike/>
          <w:rPrChange w:author="이주완" w:date="2026-02-08T23:44:00Z" w:id="140">
            <w:rPr/>
          </w:rPrChange>
        </w:rPr>
        <w:t>된다.</w:t>
      </w:r>
      <w:r w:rsidRPr="3E62AE1C" w:rsidR="66E87F78">
        <w:rPr>
          <w:strike/>
          <w:rPrChange w:author="이주완" w:date="2026-02-08T23:44:00Z" w:id="141">
            <w:rPr/>
          </w:rPrChange>
        </w:rPr>
        <w:t xml:space="preserve"> (26.02.03 추가)</w:t>
      </w:r>
    </w:p>
    <w:p w:rsidR="53F1F3EE" w:rsidRDefault="41229C29" w14:paraId="1266E192" w14:textId="57456EFA">
      <w:pPr>
        <w:ind w:left="400" w:leftChars="200"/>
        <w:rPr>
          <w:strike/>
        </w:rPr>
        <w:pPrChange w:author="나영 김" w:date="2026-02-03T15:20:00Z" w:id="142">
          <w:pPr>
            <w:ind w:left="200"/>
          </w:pPr>
        </w:pPrChange>
      </w:pPr>
      <w:del w:author="나영 김" w:date="2026-02-03T15:20:00Z" w:id="143">
        <w:r w:rsidRPr="3E62AE1C" w:rsidDel="69C7F7EC">
          <w:rPr>
            <w:strike/>
            <w:rPrChange w:author="이주완" w:date="2026-02-08T23:44:00Z" w:id="144">
              <w:rPr/>
            </w:rPrChange>
          </w:rPr>
          <w:delText xml:space="preserve">         </w:delText>
        </w:r>
      </w:del>
      <w:r w:rsidRPr="3E62AE1C" w:rsidR="69C7F7EC">
        <w:rPr>
          <w:strike/>
          <w:rPrChange w:author="이주완" w:date="2026-02-08T23:44:00Z" w:id="145">
            <w:rPr/>
          </w:rPrChange>
        </w:rPr>
        <w:t xml:space="preserve">- 등급 산정 시, 유지 기간은 해당 </w:t>
      </w:r>
      <w:r w:rsidRPr="3E62AE1C" w:rsidR="32BB6E36">
        <w:rPr>
          <w:strike/>
          <w:rPrChange w:author="이주완" w:date="2026-02-08T23:44:00Z" w:id="146">
            <w:rPr/>
          </w:rPrChange>
        </w:rPr>
        <w:t xml:space="preserve">등급 적용 </w:t>
      </w:r>
      <w:r w:rsidRPr="3E62AE1C" w:rsidR="11039FB5">
        <w:rPr>
          <w:strike/>
          <w:rPrChange w:author="이주완" w:date="2026-02-08T23:44:00Z" w:id="147">
            <w:rPr/>
          </w:rPrChange>
        </w:rPr>
        <w:t xml:space="preserve">이후, </w:t>
      </w:r>
      <w:r w:rsidRPr="3E62AE1C" w:rsidR="32BB6E36">
        <w:rPr>
          <w:strike/>
          <w:rPrChange w:author="이주완" w:date="2026-02-08T23:44:00Z" w:id="148">
            <w:rPr/>
          </w:rPrChange>
        </w:rPr>
        <w:t>1</w:t>
      </w:r>
      <w:r w:rsidRPr="3E62AE1C" w:rsidR="69C7F7EC">
        <w:rPr>
          <w:strike/>
          <w:rPrChange w:author="이주완" w:date="2026-02-08T23:44:00Z" w:id="149">
            <w:rPr/>
          </w:rPrChange>
        </w:rPr>
        <w:t>개월</w:t>
      </w:r>
      <w:r w:rsidRPr="3E62AE1C" w:rsidR="0E735165">
        <w:rPr>
          <w:strike/>
          <w:rPrChange w:author="이주완" w:date="2026-02-08T23:44:00Z" w:id="150">
            <w:rPr/>
          </w:rPrChange>
        </w:rPr>
        <w:t>동안</w:t>
      </w:r>
      <w:r w:rsidRPr="3E62AE1C" w:rsidR="50BC7250">
        <w:rPr>
          <w:strike/>
          <w:rPrChange w:author="이주완" w:date="2026-02-08T23:44:00Z" w:id="151">
            <w:rPr/>
          </w:rPrChange>
        </w:rPr>
        <w:t xml:space="preserve"> 유지된다</w:t>
      </w:r>
      <w:r w:rsidRPr="3E62AE1C" w:rsidR="69C7F7EC">
        <w:rPr>
          <w:strike/>
          <w:rPrChange w:author="이주완" w:date="2026-02-08T23:44:00Z" w:id="152">
            <w:rPr/>
          </w:rPrChange>
        </w:rPr>
        <w:t>.</w:t>
      </w:r>
      <w:r w:rsidRPr="3E62AE1C" w:rsidR="66E87F78">
        <w:rPr>
          <w:strike/>
          <w:rPrChange w:author="이주완" w:date="2026-02-08T23:44:00Z" w:id="153">
            <w:rPr/>
          </w:rPrChange>
        </w:rPr>
        <w:t xml:space="preserve"> (26.02.03 추가)</w:t>
      </w:r>
    </w:p>
    <w:p w:rsidR="00E07EF4" w:rsidP="3E62AE1C" w:rsidRDefault="1DAA6B96" w14:paraId="451DE852" w14:textId="5E0AE0F9">
      <w:pPr>
        <w:ind w:left="400" w:leftChars="200"/>
        <w:rPr>
          <w:strike/>
        </w:rPr>
      </w:pPr>
      <w:r w:rsidRPr="3E62AE1C">
        <w:rPr>
          <w:strike/>
          <w:rPrChange w:author="이주완" w:date="2026-02-08T23:44:00Z" w:id="154">
            <w:rPr/>
          </w:rPrChange>
        </w:rPr>
        <w:t>1.4.1.</w:t>
      </w:r>
      <w:ins w:author="이주완" w:date="2026-02-03T05:33:00Z" w:id="155">
        <w:r w:rsidRPr="3E62AE1C" w:rsidR="3E1FDEF1">
          <w:rPr>
            <w:strike/>
            <w:rPrChange w:author="이주완" w:date="2026-02-08T23:44:00Z" w:id="156">
              <w:rPr/>
            </w:rPrChange>
          </w:rPr>
          <w:t>2</w:t>
        </w:r>
      </w:ins>
      <w:del w:author="이주완" w:date="2026-02-03T05:33:00Z" w:id="157">
        <w:r w:rsidRPr="3E62AE1C" w:rsidDel="1DAA6B96" w:rsidR="00E07EF4">
          <w:rPr>
            <w:strike/>
            <w:rPrChange w:author="이주완" w:date="2026-02-08T23:44:00Z" w:id="158">
              <w:rPr/>
            </w:rPrChange>
          </w:rPr>
          <w:delText>1</w:delText>
        </w:r>
      </w:del>
      <w:r w:rsidRPr="3E62AE1C">
        <w:rPr>
          <w:strike/>
          <w:rPrChange w:author="이주완" w:date="2026-02-08T23:44:00Z" w:id="159">
            <w:rPr/>
          </w:rPrChange>
        </w:rPr>
        <w:t xml:space="preserve"> 일반 등급</w:t>
      </w:r>
    </w:p>
    <w:p w:rsidR="00E07EF4" w:rsidRDefault="1DAA6B96" w14:paraId="21133BF4" w14:textId="4EE0C0C8">
      <w:pPr>
        <w:ind w:left="400" w:leftChars="200"/>
        <w:rPr>
          <w:strike/>
        </w:rPr>
        <w:pPrChange w:author="나영 김" w:date="2026-02-03T15:20:00Z" w:id="160">
          <w:pPr>
            <w:ind w:left="600"/>
          </w:pPr>
        </w:pPrChange>
      </w:pPr>
      <w:r w:rsidRPr="3E62AE1C">
        <w:rPr>
          <w:strike/>
          <w:rPrChange w:author="이주완" w:date="2026-02-08T23:44:00Z" w:id="161">
            <w:rPr/>
          </w:rPrChange>
        </w:rPr>
        <w:t xml:space="preserve">- 등급 산정 </w:t>
      </w:r>
      <w:proofErr w:type="gramStart"/>
      <w:r w:rsidRPr="3E62AE1C">
        <w:rPr>
          <w:strike/>
          <w:rPrChange w:author="이주완" w:date="2026-02-08T23:44:00Z" w:id="162">
            <w:rPr/>
          </w:rPrChange>
        </w:rPr>
        <w:t>기준</w:t>
      </w:r>
      <w:r w:rsidRPr="3E62AE1C" w:rsidR="456B4089">
        <w:rPr>
          <w:strike/>
          <w:rPrChange w:author="이주완" w:date="2026-02-08T23:44:00Z" w:id="163">
            <w:rPr/>
          </w:rPrChange>
        </w:rPr>
        <w:t xml:space="preserve"> :</w:t>
      </w:r>
      <w:proofErr w:type="gramEnd"/>
      <w:r w:rsidRPr="3E62AE1C" w:rsidR="456B4089">
        <w:rPr>
          <w:strike/>
          <w:rPrChange w:author="이주완" w:date="2026-02-08T23:44:00Z" w:id="164">
            <w:rPr/>
          </w:rPrChange>
        </w:rPr>
        <w:t xml:space="preserve"> </w:t>
      </w:r>
      <w:proofErr w:type="spellStart"/>
      <w:r w:rsidRPr="3E62AE1C" w:rsidR="456B4089">
        <w:rPr>
          <w:strike/>
          <w:rPrChange w:author="이주완" w:date="2026-02-08T23:44:00Z" w:id="165">
            <w:rPr/>
          </w:rPrChange>
        </w:rPr>
        <w:t>톡벨</w:t>
      </w:r>
      <w:proofErr w:type="spellEnd"/>
      <w:r w:rsidRPr="3E62AE1C" w:rsidR="456B4089">
        <w:rPr>
          <w:strike/>
          <w:rPrChange w:author="이주완" w:date="2026-02-08T23:44:00Z" w:id="166">
            <w:rPr/>
          </w:rPrChange>
        </w:rPr>
        <w:t xml:space="preserve"> 서비스를 이용하는 모든 회원에게 일반 등급을 부여한다.</w:t>
      </w:r>
    </w:p>
    <w:p w:rsidR="00E07EF4" w:rsidP="3E62AE1C" w:rsidRDefault="1DAA6B96" w14:paraId="79EFC159" w14:textId="54CCE353">
      <w:pPr>
        <w:ind w:left="400" w:leftChars="200"/>
        <w:rPr>
          <w:strike/>
        </w:rPr>
      </w:pPr>
      <w:r w:rsidRPr="3E62AE1C">
        <w:rPr>
          <w:strike/>
        </w:rPr>
        <w:t>1.4.1.</w:t>
      </w:r>
      <w:ins w:author="이주완" w:date="2026-02-03T05:33:00Z" w:id="167">
        <w:r w:rsidRPr="3E62AE1C" w:rsidR="7BF2ADA0">
          <w:rPr>
            <w:strike/>
          </w:rPr>
          <w:t>3</w:t>
        </w:r>
      </w:ins>
      <w:del w:author="이주완" w:date="2026-02-03T05:33:00Z" w:id="168">
        <w:r w:rsidRPr="3E62AE1C" w:rsidDel="1DAA6B96" w:rsidR="00E07EF4">
          <w:rPr>
            <w:strike/>
          </w:rPr>
          <w:delText>2</w:delText>
        </w:r>
      </w:del>
      <w:r w:rsidRPr="3E62AE1C">
        <w:rPr>
          <w:strike/>
        </w:rPr>
        <w:t xml:space="preserve"> VIP</w:t>
      </w:r>
    </w:p>
    <w:p w:rsidR="00E07EF4" w:rsidP="3E62AE1C" w:rsidRDefault="1DAA6B96" w14:paraId="7DD97EFF" w14:textId="5FB0B466">
      <w:pPr>
        <w:ind w:left="600"/>
        <w:rPr>
          <w:strike/>
        </w:rPr>
      </w:pPr>
      <w:r w:rsidRPr="3E62AE1C">
        <w:rPr>
          <w:strike/>
        </w:rPr>
        <w:t xml:space="preserve">- 등급 산정 </w:t>
      </w:r>
      <w:proofErr w:type="gramStart"/>
      <w:r w:rsidRPr="3E62AE1C">
        <w:rPr>
          <w:strike/>
        </w:rPr>
        <w:t>기준</w:t>
      </w:r>
      <w:r w:rsidRPr="3E62AE1C" w:rsidR="456B4089">
        <w:rPr>
          <w:strike/>
        </w:rPr>
        <w:t xml:space="preserve"> :</w:t>
      </w:r>
      <w:proofErr w:type="gramEnd"/>
      <w:r w:rsidRPr="3E62AE1C" w:rsidR="456B4089">
        <w:rPr>
          <w:strike/>
        </w:rPr>
        <w:t xml:space="preserve"> </w:t>
      </w:r>
      <w:r w:rsidRPr="3E62AE1C" w:rsidR="05C20FBD">
        <w:rPr>
          <w:strike/>
        </w:rPr>
        <w:t xml:space="preserve">전월 총 </w:t>
      </w:r>
      <w:proofErr w:type="spellStart"/>
      <w:r w:rsidRPr="3E62AE1C" w:rsidR="05C20FBD">
        <w:rPr>
          <w:strike/>
        </w:rPr>
        <w:t>발송량이</w:t>
      </w:r>
      <w:proofErr w:type="spellEnd"/>
      <w:r w:rsidRPr="3E62AE1C" w:rsidR="05C20FBD">
        <w:rPr>
          <w:strike/>
        </w:rPr>
        <w:t xml:space="preserve"> 100,000건 이상인 고객</w:t>
      </w:r>
      <w:r w:rsidRPr="3E62AE1C" w:rsidR="6436C5AC">
        <w:rPr>
          <w:strike/>
        </w:rPr>
        <w:t>에게 VIP 등급을 부여한다.</w:t>
      </w:r>
      <w:r w:rsidRPr="3E62AE1C" w:rsidR="05C20FBD">
        <w:rPr>
          <w:strike/>
        </w:rPr>
        <w:t xml:space="preserve"> 발송 채널은 구분하지 않</w:t>
      </w:r>
      <w:r w:rsidRPr="3E62AE1C" w:rsidR="6436C5AC">
        <w:rPr>
          <w:strike/>
        </w:rPr>
        <w:t>는다.</w:t>
      </w:r>
    </w:p>
    <w:p w:rsidR="006016E5" w:rsidP="3E62AE1C" w:rsidRDefault="1DAA6B96" w14:paraId="59EFB2FB" w14:textId="3EBD6BA5">
      <w:pPr>
        <w:ind w:left="600"/>
        <w:rPr>
          <w:strike/>
        </w:rPr>
      </w:pPr>
      <w:r w:rsidRPr="3E62AE1C">
        <w:rPr>
          <w:strike/>
        </w:rPr>
        <w:t xml:space="preserve">- </w:t>
      </w:r>
      <w:proofErr w:type="gramStart"/>
      <w:r w:rsidRPr="3E62AE1C">
        <w:rPr>
          <w:strike/>
        </w:rPr>
        <w:t>혜택</w:t>
      </w:r>
      <w:r w:rsidRPr="3E62AE1C" w:rsidR="456B4089">
        <w:rPr>
          <w:strike/>
        </w:rPr>
        <w:t xml:space="preserve"> :</w:t>
      </w:r>
      <w:proofErr w:type="gramEnd"/>
      <w:r w:rsidRPr="3E62AE1C" w:rsidR="456B4089">
        <w:rPr>
          <w:strike/>
        </w:rPr>
        <w:t xml:space="preserve"> </w:t>
      </w:r>
      <w:r w:rsidRPr="3E62AE1C" w:rsidR="05C20FBD">
        <w:rPr>
          <w:strike/>
        </w:rPr>
        <w:t xml:space="preserve">당월 </w:t>
      </w:r>
      <w:r w:rsidRPr="3E62AE1C" w:rsidR="6EB02AC6">
        <w:rPr>
          <w:strike/>
        </w:rPr>
        <w:t xml:space="preserve">충전 시 </w:t>
      </w:r>
      <w:r w:rsidRPr="3E62AE1C" w:rsidR="05C20FBD">
        <w:rPr>
          <w:strike/>
        </w:rPr>
        <w:t>충전금액의 1%</w:t>
      </w:r>
      <w:r w:rsidRPr="3E62AE1C" w:rsidR="6EB02AC6">
        <w:rPr>
          <w:strike/>
        </w:rPr>
        <w:t xml:space="preserve"> 금액을 마일리지로 추가 제공한다.</w:t>
      </w:r>
      <w:r w:rsidRPr="3E62AE1C" w:rsidR="239508D8">
        <w:rPr>
          <w:strike/>
        </w:rPr>
        <w:t xml:space="preserve"> </w:t>
      </w:r>
    </w:p>
    <w:p w:rsidR="006016E5" w:rsidP="3E62AE1C" w:rsidRDefault="4B2FEF5C" w14:paraId="69AAD328" w14:textId="42D1E334">
      <w:pPr>
        <w:ind w:left="400" w:leftChars="200"/>
      </w:pPr>
      <w:r w:rsidRPr="3E62AE1C">
        <w:t>1.4.1.1. 등급의 구분 및 적용 시점</w:t>
      </w:r>
      <w:ins w:author="김나영" w:date="2026-02-09T00:45:00Z" w:id="169">
        <w:r w:rsidRPr="3E62AE1C" w:rsidR="0BF545D2">
          <w:t xml:space="preserve"> (26.02.09 변경)</w:t>
        </w:r>
      </w:ins>
    </w:p>
    <w:p w:rsidR="006016E5" w:rsidP="3E62AE1C" w:rsidRDefault="5CB4FA4D" w14:paraId="636F19D3" w14:textId="2BDA6D40">
      <w:pPr>
        <w:pStyle w:val="a3"/>
        <w:numPr>
          <w:ilvl w:val="0"/>
          <w:numId w:val="8"/>
        </w:numPr>
        <w:ind w:leftChars="0"/>
      </w:pPr>
      <w:r w:rsidRPr="3E62AE1C">
        <w:t xml:space="preserve">회원 등급은 '일반 </w:t>
      </w:r>
      <w:r w:rsidRPr="3E62AE1C">
        <w:rPr>
          <w:rPrChange w:author="이주완" w:date="2026-02-08T23:46:00Z" w:id="170">
            <w:rPr>
              <w:strike/>
            </w:rPr>
          </w:rPrChange>
        </w:rPr>
        <w:t>회원'과 'VIP 회원'</w:t>
      </w:r>
      <w:proofErr w:type="spellStart"/>
      <w:r w:rsidRPr="3E62AE1C">
        <w:rPr>
          <w:rPrChange w:author="이주완" w:date="2026-02-08T23:46:00Z" w:id="171">
            <w:rPr>
              <w:strike/>
            </w:rPr>
          </w:rPrChange>
        </w:rPr>
        <w:t>으로</w:t>
      </w:r>
      <w:proofErr w:type="spellEnd"/>
      <w:r w:rsidRPr="3E62AE1C">
        <w:rPr>
          <w:rPrChange w:author="이주완" w:date="2026-02-08T23:46:00Z" w:id="172">
            <w:rPr>
              <w:strike/>
            </w:rPr>
          </w:rPrChange>
        </w:rPr>
        <w:t xml:space="preserve"> 구분한다.</w:t>
      </w:r>
    </w:p>
    <w:p w:rsidR="006016E5" w:rsidP="3E62AE1C" w:rsidRDefault="5CB4FA4D" w14:paraId="473E29B5" w14:textId="61712905">
      <w:pPr>
        <w:pStyle w:val="a3"/>
        <w:numPr>
          <w:ilvl w:val="0"/>
          <w:numId w:val="8"/>
        </w:numPr>
        <w:ind w:leftChars="0"/>
      </w:pPr>
      <w:r w:rsidRPr="3E62AE1C">
        <w:t>회원은 가입 시, 일반 회원 등급이 부여된다.</w:t>
      </w:r>
    </w:p>
    <w:p w:rsidR="006016E5" w:rsidP="3E62AE1C" w:rsidRDefault="5CB4FA4D" w14:paraId="0398E20E" w14:textId="5A1BF7BB">
      <w:pPr>
        <w:pStyle w:val="a3"/>
        <w:numPr>
          <w:ilvl w:val="0"/>
          <w:numId w:val="8"/>
        </w:numPr>
        <w:ind w:leftChars="0"/>
      </w:pPr>
      <w:r w:rsidRPr="3E62AE1C">
        <w:rPr>
          <w:rPrChange w:author="이주완" w:date="2026-02-08T23:46:00Z" w:id="173">
            <w:rPr>
              <w:strike/>
            </w:rPr>
          </w:rPrChange>
        </w:rPr>
        <w:t>등급 산정 및 변경은 매월 1일 00:00(자정)에 일괄 적용된다.</w:t>
      </w:r>
    </w:p>
    <w:p w:rsidR="00F54107" w:rsidP="3E62AE1C" w:rsidRDefault="3E62AE1C" w14:paraId="76D62625" w14:textId="3DF74D2D">
      <w:pPr>
        <w:ind w:left="400" w:leftChars="200"/>
      </w:pPr>
      <w:r w:rsidRPr="3E62AE1C">
        <w:t>1.4.1.</w:t>
      </w:r>
      <w:r w:rsidRPr="3E62AE1C" w:rsidR="185C2DB6">
        <w:t>2</w:t>
      </w:r>
      <w:r w:rsidRPr="3E62AE1C">
        <w:t xml:space="preserve">. </w:t>
      </w:r>
      <w:r w:rsidRPr="3E62AE1C" w:rsidR="7E478DEF">
        <w:t>VIP 회원 승급 기준</w:t>
      </w:r>
      <w:r w:rsidRPr="3E62AE1C" w:rsidR="59121CC7">
        <w:t xml:space="preserve"> </w:t>
      </w:r>
      <w:ins w:author="김나영" w:date="2026-02-09T00:45:00Z" w:id="174">
        <w:r w:rsidRPr="3E62AE1C" w:rsidR="0BF545D2">
          <w:t>(26.02.09 변경)</w:t>
        </w:r>
      </w:ins>
    </w:p>
    <w:p w:rsidR="00F54107" w:rsidP="3E62AE1C" w:rsidRDefault="59121CC7" w14:paraId="22232139" w14:textId="0038DEAF">
      <w:pPr>
        <w:pStyle w:val="a3"/>
        <w:numPr>
          <w:ilvl w:val="0"/>
          <w:numId w:val="8"/>
        </w:numPr>
        <w:ind w:leftChars="0"/>
      </w:pPr>
      <w:r w:rsidRPr="3E62AE1C">
        <w:t>산정 기간: 전월 1일 ~ 전월 말일 (1개월간의 누적 실적)</w:t>
      </w:r>
    </w:p>
    <w:p w:rsidR="00F54107" w:rsidP="3E62AE1C" w:rsidRDefault="59121CC7" w14:paraId="420705B6" w14:textId="70E70A72">
      <w:pPr>
        <w:pStyle w:val="a3"/>
        <w:numPr>
          <w:ilvl w:val="0"/>
          <w:numId w:val="8"/>
        </w:numPr>
        <w:ind w:leftChars="0"/>
      </w:pPr>
      <w:r w:rsidRPr="3E62AE1C">
        <w:t>선정 조건: 아래 두 가지 조건 중 어느 하나 이상을 충족할 경우 VIP 등급이 부여된다.</w:t>
      </w:r>
    </w:p>
    <w:p w:rsidR="00F54107" w:rsidP="3E62AE1C" w:rsidRDefault="28B7E736" w14:paraId="0C275AF6" w14:textId="31112FDC">
      <w:pPr>
        <w:pStyle w:val="a3"/>
      </w:pPr>
      <w:r w:rsidRPr="3E62AE1C">
        <w:t>①</w:t>
      </w:r>
      <w:ins w:author="이주완" w:date="2026-02-08T23:56:00Z" w:id="175">
        <w:r w:rsidRPr="3E62AE1C" w:rsidR="33D53606">
          <w:t xml:space="preserve"> </w:t>
        </w:r>
      </w:ins>
      <w:r w:rsidRPr="3E62AE1C" w:rsidR="59121CC7">
        <w:t>충전 금액: 산정 기간 내 누적 충전 금액 10만 원 이상 (단, 부가세 제외 기준)</w:t>
      </w:r>
    </w:p>
    <w:p w:rsidR="00F54107" w:rsidP="3E62AE1C" w:rsidRDefault="3D3D9B92" w14:paraId="30B5B76D" w14:textId="7051C902">
      <w:pPr>
        <w:ind w:left="800"/>
      </w:pPr>
      <w:r w:rsidRPr="3E62AE1C">
        <w:t xml:space="preserve">         ②</w:t>
      </w:r>
      <w:ins w:author="이주완" w:date="2026-02-08T23:56:00Z" w:id="176">
        <w:r w:rsidRPr="3E62AE1C" w:rsidR="67ECF40D">
          <w:t xml:space="preserve"> </w:t>
        </w:r>
      </w:ins>
      <w:r w:rsidRPr="3E62AE1C" w:rsidR="59121CC7">
        <w:t xml:space="preserve">사용 금액: 산정 기간 내 포인트 발송(차감) 금액 10만 원 이상 </w:t>
      </w:r>
      <w:r w:rsidR="00F54107">
        <w:br/>
      </w:r>
      <w:r w:rsidR="00F54107">
        <w:tab/>
      </w:r>
      <w:r w:rsidRPr="3E62AE1C" w:rsidR="59121CC7">
        <w:t xml:space="preserve">(단, 마일리지 </w:t>
      </w:r>
      <w:proofErr w:type="spellStart"/>
      <w:r w:rsidRPr="3E62AE1C" w:rsidR="59121CC7">
        <w:t>사용분</w:t>
      </w:r>
      <w:proofErr w:type="spellEnd"/>
      <w:r w:rsidRPr="3E62AE1C" w:rsidR="59121CC7">
        <w:t xml:space="preserve"> 제외)</w:t>
      </w:r>
    </w:p>
    <w:p w:rsidR="00F54107" w:rsidP="3E62AE1C" w:rsidRDefault="30052495" w14:paraId="05C0C2C1" w14:textId="597D1A2D">
      <w:pPr>
        <w:ind w:left="400" w:leftChars="200"/>
      </w:pPr>
      <w:r w:rsidRPr="3E62AE1C">
        <w:t xml:space="preserve">1.4.1.3. 등급 유효 기간 및 유지 </w:t>
      </w:r>
      <w:ins w:author="김나영" w:date="2026-02-09T00:45:00Z" w:id="177">
        <w:r w:rsidRPr="3E62AE1C" w:rsidR="4E3A5D17">
          <w:t>(26.02.09 변경)</w:t>
        </w:r>
      </w:ins>
    </w:p>
    <w:p w:rsidR="00F54107" w:rsidP="3E62AE1C" w:rsidRDefault="30052495" w14:paraId="75C73D37" w14:textId="2D7C72F3">
      <w:pPr>
        <w:pStyle w:val="a3"/>
        <w:numPr>
          <w:ilvl w:val="0"/>
          <w:numId w:val="1"/>
        </w:numPr>
        <w:ind w:leftChars="0"/>
        <w:rPr>
          <w:del w:author="이주완" w:date="2026-02-08T23:57:00Z" w:id="178"/>
        </w:rPr>
      </w:pPr>
      <w:r w:rsidRPr="3E62AE1C">
        <w:t>등급의 유효 기간은 적용 당월 1일부터 말일까지 1개월간 유지된다.</w:t>
      </w:r>
    </w:p>
    <w:p w:rsidR="00F54107" w:rsidP="3E62AE1C" w:rsidRDefault="30052495" w14:paraId="69A7C9ED" w14:textId="4A1BA9E4">
      <w:pPr>
        <w:pStyle w:val="a3"/>
        <w:numPr>
          <w:ilvl w:val="0"/>
          <w:numId w:val="1"/>
        </w:numPr>
        <w:ind w:leftChars="0"/>
      </w:pPr>
      <w:r w:rsidRPr="3E62AE1C">
        <w:t>VIP 자격을 계속 유지하기 위해서는, 매월 산정 기간(전월) 내에 상기 승급 조건(충전 또는 사용)을 달성해야 한다.</w:t>
      </w:r>
    </w:p>
    <w:p w:rsidR="30052495" w:rsidP="56E20A7C" w:rsidRDefault="30052495" w14:paraId="67C9095B" w14:textId="4F861C83">
      <w:pPr>
        <w:pStyle w:val="a3"/>
        <w:numPr>
          <w:ilvl w:val="0"/>
          <w:numId w:val="1"/>
        </w:numPr>
        <w:ind w:leftChars="0"/>
        <w:rPr>
          <w:ins w:author="나영 김" w:date="2026-05-13T10:44:00Z" w:id="179"/>
        </w:rPr>
      </w:pPr>
      <w:r w:rsidRPr="56E20A7C">
        <w:t xml:space="preserve">조건 </w:t>
      </w:r>
      <w:proofErr w:type="spellStart"/>
      <w:r w:rsidRPr="56E20A7C">
        <w:t>미달성</w:t>
      </w:r>
      <w:proofErr w:type="spellEnd"/>
      <w:r w:rsidRPr="56E20A7C">
        <w:t xml:space="preserve"> 시, 다음 달 1일부로 일반회원으로 자동 전환된다.</w:t>
      </w:r>
      <w:ins w:author="김나영" w:date="2026-02-09T00:44:00Z" w:id="180">
        <w:r w:rsidRPr="56E20A7C" w:rsidR="13EFD737">
          <w:t xml:space="preserve"> </w:t>
        </w:r>
      </w:ins>
    </w:p>
    <w:p w:rsidR="00882E04" w:rsidP="00882E04" w:rsidRDefault="00882E04" w14:paraId="6700BD4E" w14:textId="63E8BDC1">
      <w:pPr>
        <w:ind w:left="400" w:leftChars="200"/>
        <w:rPr>
          <w:ins w:author="나영 김" w:date="2026-05-13T10:44:00Z" w:id="181"/>
        </w:rPr>
        <w:pPrChange w:author="나영 김" w:date="2026-05-13T10:45:00Z" w:id="182">
          <w:pPr/>
        </w:pPrChange>
      </w:pPr>
      <w:ins w:author="나영 김" w:date="2026-05-13T10:44:00Z" w:id="183">
        <w:r>
          <w:rPr>
            <w:rFonts w:hint="eastAsia"/>
          </w:rPr>
          <w:t>1</w:t>
        </w:r>
        <w:r>
          <w:t xml:space="preserve">.4.1.4 </w:t>
        </w:r>
        <w:r>
          <w:rPr>
            <w:rFonts w:hint="eastAsia"/>
          </w:rPr>
          <w:t>혜택</w:t>
        </w:r>
      </w:ins>
    </w:p>
    <w:p w:rsidR="00882E04" w:rsidP="62FE95C2" w:rsidRDefault="00882E04" w14:paraId="72C473F8" w14:textId="5AF9E143">
      <w:pPr>
        <w:pStyle w:val="a3"/>
        <w:numPr>
          <w:ilvl w:val="0"/>
          <w:numId w:val="8"/>
        </w:numPr>
        <w:ind w:leftChars="0"/>
        <w:rPr>
          <w:ins w:author="김나영" w:date="2026-05-14T01:54:18.744Z" w16du:dateUtc="2026-05-14T01:54:18.744Z" w:id="400202142"/>
        </w:rPr>
        <w:pPrChange w:author="나영 김" w:date="2026-05-13T10:45:00Z" w:id="185">
          <w:pPr>
            <w:pStyle w:val="a3"/>
            <w:numPr>
              <w:ilvl w:val="0"/>
              <w:numId w:val="1"/>
            </w:numPr>
            <w:ind w:left="1120" w:hanging="360"/>
          </w:pPr>
        </w:pPrChange>
      </w:pPr>
      <w:ins w:author="나영 김" w:date="2026-05-13T10:44:00Z" w16du:dateUtc="2026-05-13T10:44:00Z" w:id="776736976">
        <w:r w:rsidR="00882E04">
          <w:t>-</w:t>
        </w:r>
        <w:r w:rsidR="00882E04">
          <w:t xml:space="preserve"> </w:t>
        </w:r>
        <w:r w:rsidR="00882E04">
          <w:t xml:space="preserve">당월 충전 시 충전금액의 </w:t>
        </w:r>
        <w:del w:author="김나영" w:date="2026-05-14T01:43:16.849Z" w16du:dateUtc="2026-05-14T01:43:16.849Z" w:id="1555442302">
          <w:r w:rsidDel="00882E04">
            <w:delText>1</w:delText>
          </w:r>
        </w:del>
      </w:ins>
      <w:ins w:author="김나영" w:date="2026-05-14T01:43:16.986Z" w16du:dateUtc="2026-05-14T01:43:16.986Z" w:id="369527022">
        <w:r w:rsidR="11F6D713">
          <w:t>5</w:t>
        </w:r>
      </w:ins>
      <w:ins w:author="나영 김" w:date="2026-05-13T10:44:00Z" w16du:dateUtc="2026-05-13T10:44:00Z" w:id="871190111">
        <w:r w:rsidR="00882E04">
          <w:t>%</w:t>
        </w:r>
      </w:ins>
      <w:ins w:author="나영 김" w:date="2026-05-13T10:45:00Z" w16du:dateUtc="2026-05-13T10:45:00Z" w:id="297855237">
        <w:r w:rsidR="00882E04">
          <w:t xml:space="preserve"> </w:t>
        </w:r>
        <w:r w:rsidR="00882E04">
          <w:t xml:space="preserve">금액을 마일리지로 추가 </w:t>
        </w:r>
        <w:r w:rsidR="00882E04">
          <w:t>제공</w:t>
        </w:r>
      </w:ins>
      <w:ins w:author="김나영" w:date="2026-05-14T01:43:21.784Z" w16du:dateUtc="2026-05-14T01:43:21.784Z" w:id="382651273">
        <w:r w:rsidR="1CFBBF4A">
          <w:t>한</w:t>
        </w:r>
      </w:ins>
      <w:ins w:author="나영 김" w:date="2026-05-13T10:45:00Z" w16du:dateUtc="2026-05-13T10:45:00Z" w:id="635486942">
        <w:del w:author="김나영" w:date="2026-05-14T01:43:21.165Z" w16du:dateUtc="2026-05-14T01:43:21.165Z" w:id="536796439">
          <w:r w:rsidDel="00882E04">
            <w:delText>힌</w:delText>
          </w:r>
        </w:del>
        <w:r w:rsidR="00882E04">
          <w:t>다</w:t>
        </w:r>
        <w:r w:rsidR="00882E04">
          <w:t>.</w:t>
        </w:r>
      </w:ins>
      <w:ins w:author="김나영" w:date="2026-05-14T01:43:26.422Z" w16du:dateUtc="2026-05-14T01:43:26.422Z" w:id="907222333">
        <w:r w:rsidR="1CFBBF4A">
          <w:t xml:space="preserve"> (26.05.14 수정)</w:t>
        </w:r>
      </w:ins>
    </w:p>
    <w:p w:rsidR="56E20A7C" w:rsidP="62FE95C2" w:rsidRDefault="56E20A7C" w14:paraId="1E155150" w14:textId="32EA990B">
      <w:pPr>
        <w:pStyle w:val="a3"/>
        <w:numPr>
          <w:ilvl w:val="0"/>
          <w:numId w:val="8"/>
        </w:numPr>
        <w:ind w:leftChars="0"/>
        <w:rPr/>
      </w:pPr>
      <w:ins w:author="김나영" w:date="2026-05-14T01:54:55.262Z" w16du:dateUtc="2026-05-14T01:54:55.262Z" w:id="703099929">
        <w:r w:rsidR="09D86EC2">
          <w:t>5% 추가 마일리지는 26년 12월 31일까지 기간 한정으로 운영하며, 27년도 VIP 혜택은 추후 추가로 작성한다. (26.05.1</w:t>
        </w:r>
      </w:ins>
      <w:ins w:author="김나영" w:date="2026-05-14T01:55:03.016Z" w16du:dateUtc="2026-05-14T01:55:03.016Z" w:id="1754302185">
        <w:r w:rsidR="09D86EC2">
          <w:t>4 추가)</w:t>
        </w:r>
        <w:r>
          <w:br/>
        </w:r>
      </w:ins>
      <w:ins w:author="김나영" w:date="2026-05-14T01:54:55.262Z" w16du:dateUtc="2026-05-14T01:54:55.262Z" w:id="702608400">
        <w:r>
          <w:br/>
        </w:r>
      </w:ins>
    </w:p>
    <w:p w:rsidR="00F54107" w:rsidP="3E62AE1C" w:rsidRDefault="28BC7BFB" w14:paraId="62BA6E31" w14:textId="37295892">
      <w:pPr>
        <w:ind w:left="200"/>
      </w:pPr>
      <w:r>
        <w:t>1.</w:t>
      </w:r>
      <w:r w:rsidR="2C43FF0D">
        <w:t>5</w:t>
      </w:r>
      <w:r>
        <w:t xml:space="preserve"> 회원계정 관리</w:t>
      </w:r>
    </w:p>
    <w:p w:rsidR="006016E5" w:rsidP="00B26A55" w:rsidRDefault="006016E5" w14:paraId="242D5F1F" w14:textId="66E309E5">
      <w:pPr>
        <w:ind w:left="200" w:leftChars="100"/>
      </w:pPr>
      <w:r>
        <w:t>1.</w:t>
      </w:r>
      <w:r w:rsidR="00DD355B">
        <w:t>5.</w:t>
      </w:r>
      <w:r>
        <w:t xml:space="preserve">1. </w:t>
      </w:r>
      <w:r w:rsidR="00C42642">
        <w:rPr>
          <w:rFonts w:hint="eastAsia"/>
        </w:rPr>
        <w:t>이메일 등록</w:t>
      </w:r>
      <w:r>
        <w:t xml:space="preserve"> </w:t>
      </w:r>
    </w:p>
    <w:p w:rsidR="006016E5" w:rsidP="00B26A55" w:rsidRDefault="00F54107" w14:paraId="7BA6EC25" w14:textId="3ED4AAC3">
      <w:pPr>
        <w:ind w:left="400" w:leftChars="200"/>
      </w:pPr>
      <w:r>
        <w:t>1.</w:t>
      </w:r>
      <w:r w:rsidR="00DD355B">
        <w:t>5.</w:t>
      </w:r>
      <w:r>
        <w:t xml:space="preserve">1.1 </w:t>
      </w:r>
      <w:r w:rsidR="00B26A55">
        <w:rPr>
          <w:rFonts w:hint="eastAsia"/>
        </w:rPr>
        <w:t>이메일</w:t>
      </w:r>
      <w:r w:rsidR="006016E5">
        <w:t xml:space="preserve"> 기본정책</w:t>
      </w:r>
    </w:p>
    <w:p w:rsidR="006016E5" w:rsidP="00B26A55" w:rsidRDefault="00F54107" w14:paraId="4DBE3702" w14:textId="5732359B">
      <w:pPr>
        <w:ind w:left="400" w:leftChars="200"/>
      </w:pPr>
      <w:r>
        <w:t xml:space="preserve">- </w:t>
      </w:r>
      <w:r w:rsidR="006016E5">
        <w:t xml:space="preserve">모든 회원에 대해서 하나의 </w:t>
      </w:r>
      <w:r w:rsidR="00B26A55">
        <w:t>이메일 주소를 ID 대신 사용한다</w:t>
      </w:r>
      <w:r w:rsidR="006016E5">
        <w:t>.</w:t>
      </w:r>
    </w:p>
    <w:p w:rsidR="006016E5" w:rsidP="00B26A55" w:rsidRDefault="00F54107" w14:paraId="15513367" w14:textId="26A673A6">
      <w:pPr>
        <w:ind w:left="400" w:leftChars="200"/>
      </w:pPr>
      <w:r>
        <w:t>1.</w:t>
      </w:r>
      <w:r w:rsidR="00DD355B">
        <w:t>5.</w:t>
      </w:r>
      <w:r>
        <w:t>1.</w:t>
      </w:r>
      <w:r w:rsidR="006016E5">
        <w:t>2</w:t>
      </w:r>
      <w:r w:rsidR="00B26A55">
        <w:t xml:space="preserve"> </w:t>
      </w:r>
      <w:r w:rsidR="00B26A55">
        <w:rPr>
          <w:rFonts w:hint="eastAsia"/>
        </w:rPr>
        <w:t>이메일</w:t>
      </w:r>
      <w:r w:rsidR="006016E5">
        <w:t xml:space="preserve"> 입력규칙</w:t>
      </w:r>
    </w:p>
    <w:p w:rsidR="006016E5" w:rsidP="00B26A55" w:rsidRDefault="00F54107" w14:paraId="672DAA91" w14:textId="0D623044">
      <w:pPr>
        <w:ind w:left="400" w:leftChars="200"/>
      </w:pPr>
      <w:r>
        <w:t xml:space="preserve">- </w:t>
      </w:r>
      <w:r w:rsidR="00B26A55">
        <w:rPr>
          <w:rFonts w:hint="eastAsia"/>
        </w:rPr>
        <w:t>이메일 주소는 올바른 이메일 주소를 입력해야 하며,</w:t>
      </w:r>
      <w:r w:rsidR="00B26A55">
        <w:t xml:space="preserve"> </w:t>
      </w:r>
      <w:r w:rsidR="00B26A55">
        <w:rPr>
          <w:rFonts w:hint="eastAsia"/>
        </w:rPr>
        <w:t>띄어쓰기(공백)가 없어야 한다.</w:t>
      </w:r>
    </w:p>
    <w:p w:rsidR="006016E5" w:rsidP="00B26A55" w:rsidRDefault="00F54107" w14:paraId="683A46E5" w14:textId="73330CB8">
      <w:pPr>
        <w:ind w:left="400" w:leftChars="200"/>
      </w:pPr>
      <w:r>
        <w:t>1.</w:t>
      </w:r>
      <w:r w:rsidR="00DD355B">
        <w:t>5.</w:t>
      </w:r>
      <w:r>
        <w:t>1.</w:t>
      </w:r>
      <w:r w:rsidR="00DD355B">
        <w:t>3</w:t>
      </w:r>
      <w:r w:rsidR="006016E5">
        <w:t xml:space="preserve"> </w:t>
      </w:r>
      <w:r w:rsidR="00B26A55">
        <w:rPr>
          <w:rFonts w:hint="eastAsia"/>
        </w:rPr>
        <w:t>이메일</w:t>
      </w:r>
      <w:r w:rsidR="006016E5">
        <w:t xml:space="preserve"> 찾기</w:t>
      </w:r>
    </w:p>
    <w:p w:rsidR="006016E5" w:rsidP="00B26A55" w:rsidRDefault="00F54107" w14:paraId="1EBEB7FA" w14:textId="14DAC352">
      <w:pPr>
        <w:ind w:left="400" w:leftChars="200"/>
      </w:pPr>
      <w:r>
        <w:t xml:space="preserve">- </w:t>
      </w:r>
      <w:r w:rsidR="006016E5">
        <w:t xml:space="preserve">휴대폰 </w:t>
      </w:r>
      <w:r>
        <w:t>본인</w:t>
      </w:r>
      <w:r w:rsidR="006016E5">
        <w:t xml:space="preserve">인증을 통해 </w:t>
      </w:r>
      <w:r w:rsidR="00B26A55">
        <w:t>이메일 주소</w:t>
      </w:r>
      <w:r w:rsidR="006016E5">
        <w:t xml:space="preserve">를 찾을 수 있다. 인증 절차가 완료되면 사용자의 </w:t>
      </w:r>
      <w:r w:rsidR="00B26A55">
        <w:t>이메일</w:t>
      </w:r>
      <w:r w:rsidR="006016E5">
        <w:t xml:space="preserve"> 정보가 노출된다. </w:t>
      </w:r>
    </w:p>
    <w:p w:rsidR="006016E5" w:rsidP="00B26A55" w:rsidRDefault="006016E5" w14:paraId="6D0670FF" w14:textId="50808D02">
      <w:pPr>
        <w:ind w:left="200" w:leftChars="100"/>
      </w:pPr>
      <w:r>
        <w:t>1.</w:t>
      </w:r>
      <w:r w:rsidR="00DD355B">
        <w:t>5.</w:t>
      </w:r>
      <w:r>
        <w:t>2. 비밀번호 생성</w:t>
      </w:r>
    </w:p>
    <w:p w:rsidR="006016E5" w:rsidP="00B26A55" w:rsidRDefault="00DD355B" w14:paraId="2B29DC80" w14:textId="31645D0F">
      <w:pPr>
        <w:ind w:left="400" w:leftChars="200"/>
      </w:pPr>
      <w:r>
        <w:t>1.5.2.1</w:t>
      </w:r>
      <w:r w:rsidR="006016E5">
        <w:t xml:space="preserve"> 비밀번호 입력 규칙</w:t>
      </w:r>
    </w:p>
    <w:tbl>
      <w:tblPr>
        <w:tblStyle w:val="a8"/>
        <w:tblW w:w="9016" w:type="dxa"/>
        <w:tblInd w:w="400" w:type="dxa"/>
        <w:tblLook w:val="04A0" w:firstRow="1" w:lastRow="0" w:firstColumn="1" w:lastColumn="0" w:noHBand="0" w:noVBand="1"/>
      </w:tblPr>
      <w:tblGrid>
        <w:gridCol w:w="1413"/>
        <w:gridCol w:w="7603"/>
      </w:tblGrid>
      <w:tr w:rsidR="00DD355B" w:rsidTr="00B26A55" w14:paraId="1CB0AB8E" w14:textId="77777777">
        <w:tc>
          <w:tcPr>
            <w:tcW w:w="1413" w:type="dxa"/>
          </w:tcPr>
          <w:p w:rsidR="00DD355B" w:rsidP="006016E5" w:rsidRDefault="00DD355B" w14:paraId="22AA9B84" w14:textId="0F004ECB">
            <w:r>
              <w:rPr>
                <w:rFonts w:hint="eastAsia"/>
              </w:rPr>
              <w:t>입력 문자</w:t>
            </w:r>
          </w:p>
        </w:tc>
        <w:tc>
          <w:tcPr>
            <w:tcW w:w="7603" w:type="dxa"/>
          </w:tcPr>
          <w:p w:rsidR="00DD355B" w:rsidP="00DD355B" w:rsidRDefault="00DD355B" w14:paraId="061CDF56" w14:textId="12D26DB5">
            <w:r>
              <w:rPr>
                <w:rFonts w:hint="eastAsia"/>
              </w:rPr>
              <w:t>-</w:t>
            </w:r>
            <w:r>
              <w:t xml:space="preserve"> 영문+숫자+특수문자 중 2가지 이상 </w:t>
            </w:r>
          </w:p>
        </w:tc>
      </w:tr>
      <w:tr w:rsidR="00DD355B" w:rsidTr="00B26A55" w14:paraId="41528C74" w14:textId="77777777">
        <w:tc>
          <w:tcPr>
            <w:tcW w:w="1413" w:type="dxa"/>
          </w:tcPr>
          <w:p w:rsidR="00DD355B" w:rsidP="006016E5" w:rsidRDefault="00DD355B" w14:paraId="40B21ABC" w14:textId="59A747D7">
            <w:r>
              <w:rPr>
                <w:rFonts w:hint="eastAsia"/>
              </w:rPr>
              <w:t>문자 수</w:t>
            </w:r>
          </w:p>
        </w:tc>
        <w:tc>
          <w:tcPr>
            <w:tcW w:w="7603" w:type="dxa"/>
          </w:tcPr>
          <w:p w:rsidR="00DD355B" w:rsidP="006016E5" w:rsidRDefault="00DD355B" w14:paraId="0BB88853" w14:textId="69867641">
            <w:r>
              <w:t xml:space="preserve">- </w:t>
            </w:r>
            <w:r>
              <w:rPr>
                <w:rFonts w:hint="eastAsia"/>
              </w:rPr>
              <w:t>1</w:t>
            </w:r>
            <w:r>
              <w:t>0~16</w:t>
            </w:r>
            <w:r>
              <w:rPr>
                <w:rFonts w:hint="eastAsia"/>
              </w:rPr>
              <w:t>자 이내</w:t>
            </w:r>
          </w:p>
        </w:tc>
      </w:tr>
      <w:tr w:rsidR="00DD355B" w:rsidTr="00B26A55" w14:paraId="5FDA2FF9" w14:textId="77777777">
        <w:tc>
          <w:tcPr>
            <w:tcW w:w="1413" w:type="dxa"/>
          </w:tcPr>
          <w:p w:rsidR="00DD355B" w:rsidP="006016E5" w:rsidRDefault="00DD355B" w14:paraId="16E30FBE" w14:textId="212EDE92">
            <w:r>
              <w:rPr>
                <w:rFonts w:hint="eastAsia"/>
              </w:rPr>
              <w:t xml:space="preserve">영문 </w:t>
            </w:r>
          </w:p>
        </w:tc>
        <w:tc>
          <w:tcPr>
            <w:tcW w:w="7603" w:type="dxa"/>
          </w:tcPr>
          <w:p w:rsidR="00DD355B" w:rsidP="006016E5" w:rsidRDefault="00DD355B" w14:paraId="6B07452C" w14:textId="77C0E58D">
            <w:r>
              <w:rPr>
                <w:rFonts w:hint="eastAsia"/>
              </w:rPr>
              <w:t>-</w:t>
            </w:r>
            <w:r>
              <w:t xml:space="preserve"> 대/소문자 입력 가능(대소문자 구분)</w:t>
            </w:r>
          </w:p>
          <w:p w:rsidR="00DD355B" w:rsidP="006016E5" w:rsidRDefault="00DD355B" w14:paraId="1FDF9815" w14:textId="4DFA1EDE">
            <w:r>
              <w:rPr>
                <w:rFonts w:hint="eastAsia"/>
              </w:rPr>
              <w:t>-</w:t>
            </w:r>
            <w:r>
              <w:t xml:space="preserve"> 동일&amp;연속된 문자 4자 이상 사용 불가</w:t>
            </w:r>
          </w:p>
        </w:tc>
      </w:tr>
      <w:tr w:rsidR="00DD355B" w:rsidTr="00B26A55" w14:paraId="3EDEBCAB" w14:textId="77777777">
        <w:tc>
          <w:tcPr>
            <w:tcW w:w="1413" w:type="dxa"/>
          </w:tcPr>
          <w:p w:rsidR="00DD355B" w:rsidP="006016E5" w:rsidRDefault="00DD355B" w14:paraId="506F5533" w14:textId="71B10A59">
            <w:r>
              <w:rPr>
                <w:rFonts w:hint="eastAsia"/>
              </w:rPr>
              <w:t>숫자</w:t>
            </w:r>
          </w:p>
        </w:tc>
        <w:tc>
          <w:tcPr>
            <w:tcW w:w="7603" w:type="dxa"/>
          </w:tcPr>
          <w:p w:rsidRPr="00DD355B" w:rsidR="00DD355B" w:rsidP="006016E5" w:rsidRDefault="00DD355B" w14:paraId="5A245506" w14:textId="75AFB56C">
            <w:r>
              <w:rPr>
                <w:rFonts w:hint="eastAsia"/>
              </w:rPr>
              <w:t>-</w:t>
            </w:r>
            <w:r>
              <w:t xml:space="preserve"> 동일하고 연속된 숫자 4자 이상 불가</w:t>
            </w:r>
          </w:p>
        </w:tc>
      </w:tr>
      <w:tr w:rsidR="00DD355B" w:rsidTr="00B26A55" w14:paraId="3270E386" w14:textId="77777777">
        <w:tc>
          <w:tcPr>
            <w:tcW w:w="1413" w:type="dxa"/>
          </w:tcPr>
          <w:p w:rsidR="00DD355B" w:rsidP="006016E5" w:rsidRDefault="00DD355B" w14:paraId="01F8BEC5" w14:textId="0B3ED295">
            <w:r>
              <w:rPr>
                <w:rFonts w:hint="eastAsia"/>
              </w:rPr>
              <w:t>특수문자</w:t>
            </w:r>
          </w:p>
        </w:tc>
        <w:tc>
          <w:tcPr>
            <w:tcW w:w="7603" w:type="dxa"/>
          </w:tcPr>
          <w:p w:rsidR="00DD355B" w:rsidP="006016E5" w:rsidRDefault="00DD355B" w14:paraId="3EBB4C74" w14:textId="79B4517A">
            <w:r>
              <w:rPr>
                <w:rFonts w:hint="eastAsia"/>
              </w:rPr>
              <w:t>-</w:t>
            </w:r>
            <w:r>
              <w:t xml:space="preserve"> ! " # $ % &amp; ' ( ) * + , - . / : ; ? @ </w:t>
            </w:r>
            <w:proofErr w:type="gramStart"/>
            <w:r>
              <w:t>[ ＼</w:t>
            </w:r>
            <w:proofErr w:type="gramEnd"/>
            <w:r>
              <w:t xml:space="preserve"> ] ^ _ ` { | } ~ \ 총 33자 등록 가능</w:t>
            </w:r>
          </w:p>
        </w:tc>
      </w:tr>
    </w:tbl>
    <w:p w:rsidR="00DD355B" w:rsidP="00B26A55" w:rsidRDefault="00DD355B" w14:paraId="05A46169" w14:textId="77777777">
      <w:pPr>
        <w:ind w:left="400" w:leftChars="200"/>
      </w:pPr>
    </w:p>
    <w:p w:rsidR="006016E5" w:rsidP="00B26A55" w:rsidRDefault="00DD355B" w14:paraId="1F62F0D6" w14:textId="6D282BF0">
      <w:pPr>
        <w:ind w:left="400" w:leftChars="200"/>
      </w:pPr>
      <w:r>
        <w:t>1.5.1.</w:t>
      </w:r>
      <w:r w:rsidR="006016E5">
        <w:t>2 비밀번호 찾기</w:t>
      </w:r>
    </w:p>
    <w:p w:rsidR="006016E5" w:rsidP="00B26A55" w:rsidRDefault="00DD355B" w14:paraId="31BDFECF" w14:textId="733153D8">
      <w:pPr>
        <w:ind w:left="400" w:leftChars="200"/>
      </w:pPr>
      <w:r>
        <w:rPr>
          <w:rFonts w:hint="eastAsia"/>
        </w:rPr>
        <w:t>-</w:t>
      </w:r>
      <w:r>
        <w:t xml:space="preserve"> </w:t>
      </w:r>
      <w:r w:rsidR="006016E5">
        <w:rPr>
          <w:rFonts w:hint="eastAsia"/>
        </w:rPr>
        <w:t>이름</w:t>
      </w:r>
      <w:r w:rsidR="006016E5">
        <w:t xml:space="preserve">, 휴대폰, </w:t>
      </w:r>
      <w:r w:rsidR="00B26A55">
        <w:rPr>
          <w:rFonts w:hint="eastAsia"/>
        </w:rPr>
        <w:t>이메일 주소</w:t>
      </w:r>
      <w:r w:rsidR="006016E5">
        <w:t xml:space="preserve">를 입력하면 이메일 또는 휴대폰번호로 인증번호를 발급받을 수 있다. 인증에 성공하면 비밀번호를 신규 입력하여 등록한다.  </w:t>
      </w:r>
    </w:p>
    <w:p w:rsidR="00DD355B" w:rsidP="00B26A55" w:rsidRDefault="00DD355B" w14:paraId="3B429951" w14:textId="10F48F3D">
      <w:pPr>
        <w:ind w:left="400" w:leftChars="200"/>
      </w:pPr>
      <w:r>
        <w:t>&lt;비밀번호 찾기 알고리즘 삽입&gt;</w:t>
      </w:r>
    </w:p>
    <w:p w:rsidR="006016E5" w:rsidP="00B26A55" w:rsidRDefault="00DD355B" w14:paraId="60E52676" w14:textId="2E34F5FA">
      <w:pPr>
        <w:ind w:left="400" w:leftChars="200"/>
      </w:pPr>
      <w:r>
        <w:t>1.5.1.</w:t>
      </w:r>
      <w:r w:rsidR="006016E5">
        <w:t xml:space="preserve">3 비밀번호 변경 </w:t>
      </w:r>
    </w:p>
    <w:p w:rsidR="006016E5" w:rsidP="00B26A55" w:rsidRDefault="00DD355B" w14:paraId="19C6DFA7" w14:textId="565FBA10">
      <w:pPr>
        <w:ind w:left="400" w:leftChars="200"/>
      </w:pPr>
      <w:r>
        <w:rPr>
          <w:rFonts w:hint="eastAsia"/>
        </w:rPr>
        <w:t>-</w:t>
      </w:r>
      <w:r>
        <w:t xml:space="preserve"> </w:t>
      </w:r>
      <w:r w:rsidR="006016E5">
        <w:rPr>
          <w:rFonts w:hint="eastAsia"/>
        </w:rPr>
        <w:t>비밀번호</w:t>
      </w:r>
      <w:r w:rsidR="006016E5">
        <w:t xml:space="preserve"> 수정을 위해 별도의 본인인증 절차는 거치지 않는다. 정상 로그인 한 회원이면 누구나 수정권한이 있다. </w:t>
      </w:r>
    </w:p>
    <w:p w:rsidR="00DD355B" w:rsidP="00B26A55" w:rsidRDefault="00DD355B" w14:paraId="3171E9A1" w14:textId="03082E40">
      <w:pPr>
        <w:ind w:left="400" w:leftChars="200"/>
      </w:pPr>
      <w:r>
        <w:rPr>
          <w:rFonts w:hint="eastAsia"/>
        </w:rPr>
        <w:t>&lt;비밀번호 변경 알고리즘 삽입</w:t>
      </w:r>
      <w:r>
        <w:t>&gt;</w:t>
      </w:r>
    </w:p>
    <w:p w:rsidR="006016E5" w:rsidP="00B26A55" w:rsidRDefault="00DD355B" w14:paraId="290DC8E7" w14:textId="1E3F29CA">
      <w:pPr>
        <w:ind w:left="400" w:leftChars="200"/>
      </w:pPr>
      <w:r>
        <w:rPr>
          <w:rFonts w:hint="eastAsia"/>
        </w:rPr>
        <w:t>-</w:t>
      </w:r>
      <w:r>
        <w:t xml:space="preserve"> </w:t>
      </w:r>
      <w:r w:rsidR="006016E5">
        <w:t xml:space="preserve">정기 비밀번호 </w:t>
      </w:r>
      <w:proofErr w:type="gramStart"/>
      <w:r w:rsidR="006016E5">
        <w:t xml:space="preserve">변경 </w:t>
      </w:r>
      <w:r>
        <w:rPr>
          <w:rFonts w:hint="eastAsia"/>
        </w:rPr>
        <w:t>:</w:t>
      </w:r>
      <w:proofErr w:type="gramEnd"/>
      <w:r>
        <w:t xml:space="preserve"> </w:t>
      </w:r>
      <w:r w:rsidR="006016E5">
        <w:rPr>
          <w:rFonts w:hint="eastAsia"/>
        </w:rPr>
        <w:t>이전</w:t>
      </w:r>
      <w:r w:rsidR="006016E5">
        <w:t xml:space="preserve"> 비밀번호 변경일로부터 90일 이상 </w:t>
      </w:r>
      <w:proofErr w:type="spellStart"/>
      <w:r w:rsidR="006016E5">
        <w:t>도래시</w:t>
      </w:r>
      <w:proofErr w:type="spellEnd"/>
      <w:r w:rsidR="006016E5">
        <w:t xml:space="preserve"> 로그인 진입 후 비밀번호 변경안내를 필수 노출한다.</w:t>
      </w:r>
      <w:r>
        <w:rPr>
          <w:rFonts w:hint="eastAsia"/>
        </w:rPr>
        <w:t xml:space="preserve"> </w:t>
      </w:r>
      <w:r w:rsidR="006016E5">
        <w:rPr>
          <w:rFonts w:hint="eastAsia"/>
        </w:rPr>
        <w:t>변경</w:t>
      </w:r>
      <w:r w:rsidR="006016E5">
        <w:t xml:space="preserve"> 안내 대상 회원은 즉시 변경하기 또는 90일 이후 변경하기 중 선택할 수 있다. </w:t>
      </w:r>
    </w:p>
    <w:p w:rsidR="006016E5" w:rsidP="00B26A55" w:rsidRDefault="006016E5" w14:paraId="10E10217" w14:textId="1166C945">
      <w:pPr>
        <w:ind w:left="200" w:leftChars="100"/>
      </w:pPr>
      <w:r>
        <w:t>1.</w:t>
      </w:r>
      <w:r w:rsidR="00DD355B">
        <w:t>6</w:t>
      </w:r>
      <w:r>
        <w:t xml:space="preserve">. </w:t>
      </w:r>
      <w:r w:rsidR="00DD355B">
        <w:rPr>
          <w:rFonts w:hint="eastAsia"/>
        </w:rPr>
        <w:t xml:space="preserve">자동 </w:t>
      </w:r>
      <w:r>
        <w:t>로그인 정책</w:t>
      </w:r>
    </w:p>
    <w:p w:rsidR="006016E5" w:rsidP="00B26A55" w:rsidRDefault="006016E5" w14:paraId="2AC554A8" w14:textId="1E9E0B8C">
      <w:pPr>
        <w:ind w:left="200" w:leftChars="100"/>
      </w:pPr>
      <w:commentRangeStart w:id="189"/>
      <w:commentRangeStart w:id="190"/>
      <w:commentRangeEnd w:id="189"/>
      <w:r>
        <w:rPr>
          <w:rStyle w:val="a4"/>
          <w:sz w:val="20"/>
          <w:szCs w:val="22"/>
        </w:rPr>
        <w:commentReference w:id="189"/>
      </w:r>
      <w:commentRangeEnd w:id="190"/>
      <w:r>
        <w:rPr>
          <w:rStyle w:val="CommentReference"/>
        </w:rPr>
        <w:commentReference w:id="190"/>
      </w:r>
      <w:r w:rsidR="00DD355B">
        <w:t>-</w:t>
      </w:r>
      <w:r>
        <w:t xml:space="preserve"> 로그인 시 </w:t>
      </w:r>
      <w:r w:rsidR="00CA2351">
        <w:t>‘자동 로그인’</w:t>
      </w:r>
      <w:r>
        <w:t xml:space="preserve">을 체크한 회원은 </w:t>
      </w:r>
      <w:proofErr w:type="spellStart"/>
      <w:r>
        <w:t>재접속</w:t>
      </w:r>
      <w:proofErr w:type="spellEnd"/>
      <w:r>
        <w:t xml:space="preserve"> 시 최대 1년간 자동로그인이 되도록 한다.</w:t>
      </w:r>
    </w:p>
    <w:p w:rsidR="00F45D3E" w:rsidP="00B26A55" w:rsidRDefault="00F45D3E" w14:paraId="41AAB52B" w14:textId="3FC86CBB">
      <w:pPr>
        <w:ind w:left="200" w:leftChars="100"/>
      </w:pPr>
      <w:r>
        <w:rPr>
          <w:rFonts w:hint="eastAsia"/>
        </w:rPr>
        <w:t>1</w:t>
      </w:r>
      <w:r>
        <w:t>.</w:t>
      </w:r>
      <w:r w:rsidR="00DD355B">
        <w:t>7</w:t>
      </w:r>
      <w:r>
        <w:t xml:space="preserve"> </w:t>
      </w:r>
      <w:r>
        <w:rPr>
          <w:rFonts w:hint="eastAsia"/>
        </w:rPr>
        <w:t>휴면 회원 전환</w:t>
      </w:r>
    </w:p>
    <w:p w:rsidR="00F45D3E" w:rsidP="00B26A55" w:rsidRDefault="00F45D3E" w14:paraId="4CF4FD66" w14:textId="53450948">
      <w:pPr>
        <w:ind w:left="400" w:leftChars="200"/>
      </w:pPr>
      <w:r>
        <w:rPr>
          <w:rFonts w:hint="eastAsia"/>
        </w:rPr>
        <w:t>1</w:t>
      </w:r>
      <w:r>
        <w:t>.</w:t>
      </w:r>
      <w:r w:rsidR="00DD355B">
        <w:t>7.</w:t>
      </w:r>
      <w:r>
        <w:t xml:space="preserve">1 </w:t>
      </w:r>
      <w:r>
        <w:rPr>
          <w:rFonts w:hint="eastAsia"/>
        </w:rPr>
        <w:t>휴면 회원 정의</w:t>
      </w:r>
    </w:p>
    <w:p w:rsidR="00C216E6" w:rsidP="00B26A55" w:rsidRDefault="00F45D3E" w14:paraId="121F8E59" w14:textId="61BB78F1">
      <w:pPr>
        <w:ind w:left="400" w:leftChars="200"/>
        <w:rPr>
          <w:ins w:author="김나영" w:date="2026-01-08T16:16:00Z" w:id="191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회원이 최종 로그인 일자로부터 </w:t>
      </w:r>
      <w:r>
        <w:t>1</w:t>
      </w:r>
      <w:r>
        <w:rPr>
          <w:rFonts w:hint="eastAsia"/>
        </w:rPr>
        <w:t>년</w:t>
      </w:r>
      <w:r>
        <w:t xml:space="preserve"> </w:t>
      </w:r>
      <w:r>
        <w:rPr>
          <w:rFonts w:hint="eastAsia"/>
        </w:rPr>
        <w:t>이상 서비스를 이용하지 않은 경우 휴면 회원으로 전환한다.</w:t>
      </w:r>
      <w:r w:rsidR="00C216E6">
        <w:t xml:space="preserve"> </w:t>
      </w:r>
    </w:p>
    <w:p w:rsidR="001861E8" w:rsidP="001861E8" w:rsidRDefault="001861E8" w14:paraId="031C79AC" w14:textId="01F882DA">
      <w:pPr>
        <w:ind w:left="400" w:leftChars="200"/>
      </w:pPr>
      <w:commentRangeStart w:id="192"/>
      <w:ins w:author="김나영" w:date="2026-01-08T16:16:00Z" w:id="193">
        <w:r>
          <w:t>- 휴면 회원의 계정 정보는 전환 일자로부터 최대 5년동안 보관한다.</w:t>
        </w:r>
        <w:commentRangeEnd w:id="192"/>
        <w:r>
          <w:rPr>
            <w:rStyle w:val="a4"/>
            <w:sz w:val="20"/>
            <w:szCs w:val="22"/>
          </w:rPr>
          <w:commentReference w:id="192"/>
        </w:r>
      </w:ins>
    </w:p>
    <w:p w:rsidR="00F45D3E" w:rsidP="00B26A55" w:rsidRDefault="00F45D3E" w14:paraId="6DAA1688" w14:textId="064FBF3E">
      <w:pPr>
        <w:ind w:left="400" w:leftChars="200"/>
      </w:pPr>
      <w:r>
        <w:rPr>
          <w:rFonts w:hint="eastAsia"/>
        </w:rPr>
        <w:t>1</w:t>
      </w:r>
      <w:r>
        <w:t>.</w:t>
      </w:r>
      <w:r w:rsidR="00DD355B">
        <w:t>7.</w:t>
      </w:r>
      <w:r>
        <w:t xml:space="preserve">2 </w:t>
      </w:r>
      <w:r>
        <w:rPr>
          <w:rFonts w:hint="eastAsia"/>
        </w:rPr>
        <w:t>사전 안내 및 조치</w:t>
      </w:r>
    </w:p>
    <w:p w:rsidR="00F45D3E" w:rsidP="00B26A55" w:rsidRDefault="00F45D3E" w14:paraId="3C576508" w14:textId="2199F08A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휴면 전환 예정일 </w:t>
      </w:r>
      <w:r>
        <w:t>30</w:t>
      </w:r>
      <w:r>
        <w:rPr>
          <w:rFonts w:hint="eastAsia"/>
        </w:rPr>
        <w:t xml:space="preserve">일 전 및 </w:t>
      </w:r>
      <w:r>
        <w:t>7</w:t>
      </w:r>
      <w:r>
        <w:rPr>
          <w:rFonts w:hint="eastAsia"/>
        </w:rPr>
        <w:t>일 전,</w:t>
      </w:r>
      <w:r>
        <w:t xml:space="preserve"> </w:t>
      </w:r>
      <w:r>
        <w:rPr>
          <w:rFonts w:hint="eastAsia"/>
        </w:rPr>
        <w:t>등록된 휴대전화번호 또는 이메일로 사전 안내를 실시한다.</w:t>
      </w:r>
      <w:r>
        <w:t xml:space="preserve"> (</w:t>
      </w:r>
      <w:r>
        <w:rPr>
          <w:rFonts w:hint="eastAsia"/>
        </w:rPr>
        <w:t>마케팅 수신 동의 여부와 상관없이 필수 발송)</w:t>
      </w:r>
    </w:p>
    <w:p w:rsidR="00C216E6" w:rsidP="00B26A55" w:rsidRDefault="00F45D3E" w14:paraId="3F8795BA" w14:textId="30891964">
      <w:pPr>
        <w:ind w:left="400" w:leftChars="200"/>
      </w:pPr>
      <w:r w:rsidRPr="00F45D3E">
        <w:t>- 휴면 전환 시 관리자는</w:t>
      </w:r>
      <w:r w:rsidR="00C216E6">
        <w:rPr>
          <w:rFonts w:hint="eastAsia"/>
        </w:rPr>
        <w:t xml:space="preserve"> 휴면</w:t>
      </w:r>
      <w:r w:rsidRPr="00F45D3E">
        <w:t xml:space="preserve"> 회원</w:t>
      </w:r>
      <w:r w:rsidR="00C216E6">
        <w:rPr>
          <w:rFonts w:hint="eastAsia"/>
        </w:rPr>
        <w:t xml:space="preserve"> </w:t>
      </w:r>
      <w:r w:rsidRPr="00F45D3E">
        <w:t>정보를 별도 분리</w:t>
      </w:r>
      <w:r w:rsidR="00C216E6">
        <w:rPr>
          <w:rFonts w:hint="eastAsia"/>
        </w:rPr>
        <w:t>하여</w:t>
      </w:r>
      <w:r w:rsidRPr="00F45D3E">
        <w:t xml:space="preserve"> 보관</w:t>
      </w:r>
      <w:r w:rsidR="00C216E6">
        <w:rPr>
          <w:rFonts w:hint="eastAsia"/>
        </w:rPr>
        <w:t>한다.</w:t>
      </w:r>
      <w:r w:rsidRPr="00F45D3E">
        <w:t xml:space="preserve"> </w:t>
      </w:r>
    </w:p>
    <w:p w:rsidR="00F45D3E" w:rsidP="00B26A55" w:rsidRDefault="00C216E6" w14:paraId="29AD98BA" w14:textId="4936BC4B">
      <w:pPr>
        <w:ind w:left="400" w:leftChars="200"/>
      </w:pPr>
      <w:r>
        <w:t xml:space="preserve">- </w:t>
      </w:r>
      <w:r w:rsidRPr="00F45D3E" w:rsidR="00F45D3E">
        <w:t xml:space="preserve">휴면 회원은 </w:t>
      </w:r>
      <w:r>
        <w:rPr>
          <w:rFonts w:hint="eastAsia"/>
        </w:rPr>
        <w:t xml:space="preserve">휴면 상태 해제 전까지 </w:t>
      </w:r>
      <w:proofErr w:type="spellStart"/>
      <w:r>
        <w:rPr>
          <w:rFonts w:hint="eastAsia"/>
        </w:rPr>
        <w:t>톡벨</w:t>
      </w:r>
      <w:proofErr w:type="spellEnd"/>
      <w:r>
        <w:rPr>
          <w:rFonts w:hint="eastAsia"/>
        </w:rPr>
        <w:t xml:space="preserve"> </w:t>
      </w:r>
      <w:r w:rsidRPr="00F45D3E" w:rsidR="00F45D3E">
        <w:t>서비스 이용이 제한된다.</w:t>
      </w:r>
    </w:p>
    <w:p w:rsidR="00F45D3E" w:rsidP="00B26A55" w:rsidRDefault="00F45D3E" w14:paraId="312F4F80" w14:textId="0A445B59">
      <w:pPr>
        <w:ind w:left="400" w:leftChars="200"/>
      </w:pPr>
      <w:r>
        <w:rPr>
          <w:rFonts w:hint="eastAsia"/>
        </w:rPr>
        <w:t>1</w:t>
      </w:r>
      <w:r>
        <w:t>.</w:t>
      </w:r>
      <w:r w:rsidR="00DD355B">
        <w:t>7.</w:t>
      </w:r>
      <w:r>
        <w:t xml:space="preserve">3 </w:t>
      </w:r>
      <w:r>
        <w:rPr>
          <w:rFonts w:hint="eastAsia"/>
        </w:rPr>
        <w:t>휴면 계정 해제 절차</w:t>
      </w:r>
    </w:p>
    <w:p w:rsidR="001861E8" w:rsidP="00B26A55" w:rsidRDefault="00F45D3E" w14:paraId="5BDA438A" w14:textId="77777777">
      <w:pPr>
        <w:ind w:left="400" w:leftChars="200"/>
        <w:rPr>
          <w:ins w:author="김나영" w:date="2026-01-08T16:16:00Z" w:id="194"/>
        </w:rPr>
      </w:pPr>
      <w:r>
        <w:t xml:space="preserve">- </w:t>
      </w:r>
      <w:commentRangeStart w:id="195"/>
      <w:r>
        <w:rPr>
          <w:rFonts w:hint="eastAsia"/>
        </w:rPr>
        <w:t>회원은 로그인을 통해 휴면 상태를 해제할 수 있다.</w:t>
      </w:r>
      <w:r>
        <w:t xml:space="preserve"> </w:t>
      </w:r>
      <w:commentRangeEnd w:id="195"/>
      <w:r>
        <w:rPr>
          <w:rStyle w:val="a4"/>
          <w:sz w:val="20"/>
          <w:szCs w:val="22"/>
        </w:rPr>
        <w:commentReference w:id="195"/>
      </w:r>
    </w:p>
    <w:p w:rsidR="001861E8" w:rsidP="001861E8" w:rsidRDefault="001861E8" w14:paraId="08388123" w14:textId="77777777">
      <w:pPr>
        <w:ind w:left="400" w:leftChars="200"/>
        <w:rPr>
          <w:ins w:author="김나영" w:date="2026-01-08T16:17:00Z" w:id="196"/>
        </w:rPr>
      </w:pPr>
      <w:ins w:author="김나영" w:date="2026-01-08T16:17:00Z" w:id="197">
        <w:r>
          <w:t xml:space="preserve">1.7.4 휴면 회원 포인트·마일리지 소멸 </w:t>
        </w:r>
      </w:ins>
    </w:p>
    <w:p w:rsidR="00C216E6" w:rsidDel="001861E8" w:rsidRDefault="001861E8" w14:paraId="13FDF1EA" w14:textId="7ABEDDE0">
      <w:pPr>
        <w:ind w:left="400" w:leftChars="200"/>
        <w:rPr>
          <w:del w:author="김나영" w:date="2026-01-08T16:17:00Z" w:id="198"/>
        </w:rPr>
      </w:pPr>
      <w:ins w:author="김나영" w:date="2026-01-08T16:17:00Z" w:id="199">
        <w:r>
          <w:t xml:space="preserve">- 휴면 회원이 보유한 포인트 및 마일리지의 소멸일자 30일 전, 7일 전, 1일 전 등록된 휴대전화번호 또는 이메일로 만료일자, 만료 금액, </w:t>
        </w:r>
        <w:proofErr w:type="spellStart"/>
        <w:r>
          <w:t>미사용</w:t>
        </w:r>
        <w:proofErr w:type="spellEnd"/>
        <w:r>
          <w:t xml:space="preserve"> 시 소멸 안내를 포함한 사전 안내를 실시한다. (마케팅 수신 동의와 상관없이 필수 발송)</w:t>
        </w:r>
      </w:ins>
    </w:p>
    <w:p w:rsidR="00F45D3E" w:rsidRDefault="00F45D3E" w14:paraId="31DDDBDE" w14:textId="76D9EB75">
      <w:pPr>
        <w:ind w:left="400" w:leftChars="200"/>
        <w:pPrChange w:author="김나영" w:date="2026-01-08T16:17:00Z" w:id="200">
          <w:pPr>
            <w:ind w:left="200" w:leftChars="100"/>
          </w:pPr>
        </w:pPrChange>
      </w:pPr>
      <w:del w:author="김나영" w:date="2026-01-08T16:17:00Z" w:id="201">
        <w:r w:rsidDel="001861E8">
          <w:rPr>
            <w:rFonts w:hint="eastAsia"/>
          </w:rPr>
          <w:delText>1.</w:delText>
        </w:r>
        <w:r w:rsidDel="001861E8" w:rsidR="00DD355B">
          <w:delText>8</w:delText>
        </w:r>
        <w:r w:rsidDel="001861E8">
          <w:delText xml:space="preserve"> </w:delText>
        </w:r>
        <w:r w:rsidDel="001861E8">
          <w:rPr>
            <w:rFonts w:hint="eastAsia"/>
          </w:rPr>
          <w:delText>회원 탈퇴</w:delText>
        </w:r>
      </w:del>
      <w:r>
        <w:rPr>
          <w:rFonts w:hint="eastAsia"/>
        </w:rPr>
        <w:t xml:space="preserve"> </w:t>
      </w:r>
    </w:p>
    <w:p w:rsidR="00F45D3E" w:rsidP="00B26A55" w:rsidRDefault="00F45D3E" w14:paraId="27489E34" w14:textId="2819E4EB">
      <w:pPr>
        <w:ind w:left="400" w:leftChars="200"/>
      </w:pPr>
      <w:r>
        <w:rPr>
          <w:rFonts w:hint="eastAsia"/>
        </w:rPr>
        <w:t>1.</w:t>
      </w:r>
      <w:r w:rsidR="00DD355B">
        <w:rPr>
          <w:rFonts w:hint="eastAsia"/>
        </w:rPr>
        <w:t>8.</w:t>
      </w:r>
      <w:r>
        <w:t xml:space="preserve">1 </w:t>
      </w:r>
      <w:r>
        <w:rPr>
          <w:rFonts w:hint="eastAsia"/>
        </w:rPr>
        <w:t>탈퇴 절차</w:t>
      </w:r>
    </w:p>
    <w:p w:rsidR="002E6E99" w:rsidP="00B26A55" w:rsidRDefault="002E6E99" w14:paraId="47769E7D" w14:textId="6BDBE9B2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탈퇴 제한 조건에 해당하는 사항이 없으면 회원은 언제든지 탈퇴를 요청할 수 있다.</w:t>
      </w:r>
      <w:r>
        <w:t xml:space="preserve"> </w:t>
      </w:r>
    </w:p>
    <w:tbl>
      <w:tblPr>
        <w:tblStyle w:val="a8"/>
        <w:tblW w:w="8616" w:type="dxa"/>
        <w:tblInd w:w="600" w:type="dxa"/>
        <w:tblLook w:val="04A0" w:firstRow="1" w:lastRow="0" w:firstColumn="1" w:lastColumn="0" w:noHBand="0" w:noVBand="1"/>
      </w:tblPr>
      <w:tblGrid>
        <w:gridCol w:w="1722"/>
        <w:gridCol w:w="6894"/>
      </w:tblGrid>
      <w:tr w:rsidR="002E6E99" w:rsidTr="00B26A55" w14:paraId="488B96E6" w14:textId="77777777">
        <w:tc>
          <w:tcPr>
            <w:tcW w:w="1722" w:type="dxa"/>
          </w:tcPr>
          <w:p w:rsidR="002E6E99" w:rsidP="00B26A55" w:rsidRDefault="002E6E99" w14:paraId="2CAAEDD7" w14:textId="77777777">
            <w:pPr>
              <w:spacing w:after="160" w:line="259" w:lineRule="auto"/>
            </w:pPr>
            <w:r>
              <w:rPr>
                <w:rFonts w:hint="eastAsia"/>
              </w:rPr>
              <w:t>탈퇴 제한 조건</w:t>
            </w:r>
          </w:p>
        </w:tc>
        <w:tc>
          <w:tcPr>
            <w:tcW w:w="6894" w:type="dxa"/>
          </w:tcPr>
          <w:p w:rsidR="002D31F9" w:rsidP="00B26A55" w:rsidRDefault="002E6E99" w14:paraId="4C4A02E9" w14:textId="77777777">
            <w:pPr>
              <w:spacing w:after="160" w:line="259" w:lineRule="auto"/>
            </w:pPr>
            <w:commentRangeStart w:id="202"/>
            <w:commentRangeStart w:id="203"/>
            <w:r>
              <w:rPr>
                <w:rFonts w:hint="eastAsia"/>
              </w:rPr>
              <w:t>- 충전 잔액이 남아있으나 환불 신청을 하지 않은 경우</w:t>
            </w:r>
            <w:commentRangeEnd w:id="202"/>
            <w:r>
              <w:rPr>
                <w:rStyle w:val="a4"/>
                <w:sz w:val="20"/>
                <w:szCs w:val="22"/>
              </w:rPr>
              <w:commentReference w:id="202"/>
            </w:r>
            <w:commentRangeEnd w:id="203"/>
            <w:r>
              <w:rPr>
                <w:rStyle w:val="CommentReference"/>
              </w:rPr>
              <w:commentReference w:id="203"/>
            </w:r>
          </w:p>
          <w:p w:rsidR="002E6E99" w:rsidP="00B26A55" w:rsidRDefault="002E6E99" w14:paraId="3D1607B2" w14:textId="0916D730">
            <w:pPr>
              <w:spacing w:after="160" w:line="259" w:lineRule="auto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탈퇴 신청 당시 메시지 발송 중이거나 예약 발송 일정이 남아있는 경우</w:t>
            </w:r>
          </w:p>
          <w:p w:rsidR="002E6E99" w:rsidP="00B26A55" w:rsidRDefault="002E6E99" w14:paraId="11320F8F" w14:textId="77777777">
            <w:pPr>
              <w:spacing w:after="160" w:line="259" w:lineRule="auto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commentRangeStart w:id="204"/>
            <w:commentRangeStart w:id="205"/>
            <w:r w:rsidRPr="00066EF8">
              <w:rPr>
                <w:strike/>
                <w:rPrChange w:author="cho kyu sung" w:date="2026-01-08T17:02:00Z" w:id="206">
                  <w:rPr/>
                </w:rPrChange>
              </w:rPr>
              <w:t xml:space="preserve">마일리지 사용 후 사용된 마일리지의 적립 원천이 되는 구매 행위의 </w:t>
            </w:r>
            <w:r w:rsidRPr="00066EF8">
              <w:rPr>
                <w:strike/>
                <w:rPrChange w:author="cho kyu sung" w:date="2026-01-08T17:02:00Z" w:id="207">
                  <w:rPr/>
                </w:rPrChange>
              </w:rPr>
              <w:t xml:space="preserve">취소로 인해 마이너스(-) 마일리지가 발생했을 때, </w:t>
            </w:r>
            <w:proofErr w:type="spellStart"/>
            <w:r w:rsidRPr="00066EF8">
              <w:rPr>
                <w:rFonts w:hint="eastAsia"/>
                <w:strike/>
                <w:rPrChange w:author="cho kyu sung" w:date="2026-01-08T17:02:00Z" w:id="208">
                  <w:rPr>
                    <w:rFonts w:hint="eastAsia"/>
                  </w:rPr>
                </w:rPrChange>
              </w:rPr>
              <w:t>톡벨</w:t>
            </w:r>
            <w:r w:rsidRPr="00066EF8">
              <w:rPr>
                <w:strike/>
                <w:rPrChange w:author="cho kyu sung" w:date="2026-01-08T17:02:00Z" w:id="209">
                  <w:rPr/>
                </w:rPrChange>
              </w:rPr>
              <w:t>의</w:t>
            </w:r>
            <w:proofErr w:type="spellEnd"/>
            <w:r w:rsidRPr="00066EF8">
              <w:rPr>
                <w:strike/>
                <w:rPrChange w:author="cho kyu sung" w:date="2026-01-08T17:02:00Z" w:id="210">
                  <w:rPr/>
                </w:rPrChange>
              </w:rPr>
              <w:t xml:space="preserve"> 승인이나 해당 </w:t>
            </w:r>
            <w:proofErr w:type="spellStart"/>
            <w:r w:rsidRPr="00066EF8">
              <w:rPr>
                <w:strike/>
                <w:rPrChange w:author="cho kyu sung" w:date="2026-01-08T17:02:00Z" w:id="211">
                  <w:rPr/>
                </w:rPrChange>
              </w:rPr>
              <w:t>마일리지에</w:t>
            </w:r>
            <w:proofErr w:type="spellEnd"/>
            <w:r w:rsidRPr="00066EF8">
              <w:rPr>
                <w:strike/>
                <w:rPrChange w:author="cho kyu sung" w:date="2026-01-08T17:02:00Z" w:id="212">
                  <w:rPr/>
                </w:rPrChange>
              </w:rPr>
              <w:t xml:space="preserve"> 해당하는 금액을 변제하기 전까지는 탈퇴 불가</w:t>
            </w:r>
            <w:commentRangeEnd w:id="204"/>
            <w:r>
              <w:rPr>
                <w:rStyle w:val="a4"/>
                <w:sz w:val="20"/>
                <w:szCs w:val="22"/>
              </w:rPr>
              <w:commentReference w:id="204"/>
            </w:r>
            <w:commentRangeEnd w:id="205"/>
            <w:r>
              <w:rPr>
                <w:rStyle w:val="CommentReference"/>
              </w:rPr>
              <w:commentReference w:id="205"/>
            </w:r>
          </w:p>
        </w:tc>
      </w:tr>
    </w:tbl>
    <w:p w:rsidRPr="00B26A55" w:rsidR="002E6E99" w:rsidP="00B26A55" w:rsidRDefault="38E4AB35" w14:paraId="41177544" w14:textId="0D589349">
      <w:pPr>
        <w:ind w:left="400" w:leftChars="200"/>
      </w:pPr>
      <w:commentRangeStart w:id="213"/>
      <w:r>
        <w:t>*</w:t>
      </w:r>
      <w:r w:rsidR="002D31F9">
        <w:rPr>
          <w:rFonts w:hint="eastAsia"/>
        </w:rPr>
        <w:t xml:space="preserve"> </w:t>
      </w:r>
      <w:r w:rsidRPr="00B26A55">
        <w:t>유상으로 충전한 잔액이 남아있는 경우 '환불 신청'을 원칙으로 하되, 회원이 소액 잔액에 대한 권리를 포기하고 '즉시 탈퇴'</w:t>
      </w:r>
      <w:proofErr w:type="spellStart"/>
      <w:r w:rsidRPr="00B26A55">
        <w:t>를</w:t>
      </w:r>
      <w:proofErr w:type="spellEnd"/>
      <w:r w:rsidRPr="00B26A55">
        <w:t xml:space="preserve"> 희망할 경우 잔액 소멸에 동의한 후 탈퇴할 수 있다.</w:t>
      </w:r>
      <w:commentRangeEnd w:id="213"/>
      <w:r w:rsidRPr="00B26A55" w:rsidR="002E6E99">
        <w:rPr>
          <w:rStyle w:val="a4"/>
          <w:sz w:val="20"/>
          <w:szCs w:val="22"/>
        </w:rPr>
        <w:commentReference w:id="213"/>
      </w:r>
    </w:p>
    <w:p w:rsidRPr="002E6E99" w:rsidR="00AF32F7" w:rsidP="00B26A55" w:rsidRDefault="00AF32F7" w14:paraId="7FB3F91B" w14:textId="1ED0D879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회원이 서비스를 부당하게 이용하거나 </w:t>
      </w:r>
      <w:proofErr w:type="spellStart"/>
      <w:r>
        <w:rPr>
          <w:rFonts w:hint="eastAsia"/>
        </w:rPr>
        <w:t>톡벨</w:t>
      </w:r>
      <w:proofErr w:type="spellEnd"/>
      <w:r>
        <w:rPr>
          <w:rFonts w:hint="eastAsia"/>
        </w:rPr>
        <w:t xml:space="preserve"> 운영을 고의적으로 방해,</w:t>
      </w:r>
      <w:r>
        <w:t xml:space="preserve"> </w:t>
      </w:r>
      <w:r>
        <w:rPr>
          <w:rFonts w:hint="eastAsia"/>
        </w:rPr>
        <w:t xml:space="preserve">이용약관을 위반한 경우 등에는 </w:t>
      </w:r>
      <w:proofErr w:type="spellStart"/>
      <w:r>
        <w:rPr>
          <w:rFonts w:hint="eastAsia"/>
        </w:rPr>
        <w:t>톡벨은</w:t>
      </w:r>
      <w:proofErr w:type="spellEnd"/>
      <w:r>
        <w:rPr>
          <w:rFonts w:hint="eastAsia"/>
        </w:rPr>
        <w:t xml:space="preserve"> 회원에게 회원 자격을</w:t>
      </w:r>
      <w:r>
        <w:t xml:space="preserve"> </w:t>
      </w:r>
      <w:r>
        <w:rPr>
          <w:rFonts w:hint="eastAsia"/>
        </w:rPr>
        <w:t>해제할 수 있다.</w:t>
      </w:r>
      <w:r>
        <w:t xml:space="preserve"> (6</w:t>
      </w:r>
      <w:r w:rsidR="00884D0B">
        <w:rPr>
          <w:rFonts w:hint="eastAsia"/>
        </w:rPr>
        <w:t>.</w:t>
      </w:r>
      <w:r w:rsidR="00884D0B">
        <w:t>4</w:t>
      </w:r>
      <w:r>
        <w:rPr>
          <w:rFonts w:hint="eastAsia"/>
        </w:rPr>
        <w:t xml:space="preserve"> </w:t>
      </w:r>
      <w:r>
        <w:t>&lt;</w:t>
      </w:r>
      <w:r w:rsidR="00884D0B">
        <w:rPr>
          <w:rFonts w:hint="eastAsia"/>
        </w:rPr>
        <w:t>회원 제재 정책</w:t>
      </w:r>
      <w:r>
        <w:t>&gt;</w:t>
      </w:r>
      <w:r>
        <w:rPr>
          <w:rFonts w:hint="eastAsia"/>
        </w:rPr>
        <w:t xml:space="preserve"> 참고)</w:t>
      </w:r>
    </w:p>
    <w:p w:rsidR="00F45D3E" w:rsidP="00B26A55" w:rsidRDefault="00F45D3E" w14:paraId="27EA0077" w14:textId="4F079059">
      <w:pPr>
        <w:ind w:left="600" w:leftChars="300"/>
      </w:pPr>
      <w:r>
        <w:rPr>
          <w:rFonts w:hint="eastAsia"/>
        </w:rPr>
        <w:t>1.</w:t>
      </w:r>
      <w:r w:rsidR="00DD355B">
        <w:rPr>
          <w:rFonts w:hint="eastAsia"/>
        </w:rPr>
        <w:t>8.</w:t>
      </w:r>
      <w:r>
        <w:t xml:space="preserve">1.1 </w:t>
      </w:r>
      <w:r>
        <w:rPr>
          <w:rFonts w:hint="eastAsia"/>
        </w:rPr>
        <w:t>개인 회원</w:t>
      </w:r>
      <w:r w:rsidR="002E6E99">
        <w:rPr>
          <w:rFonts w:hint="eastAsia"/>
        </w:rPr>
        <w:t xml:space="preserve"> 탈퇴</w:t>
      </w:r>
    </w:p>
    <w:p w:rsidR="00D07E7A" w:rsidP="00B26A55" w:rsidRDefault="00725C21" w14:paraId="351D1B90" w14:textId="77777777">
      <w:pPr>
        <w:ind w:left="600" w:leftChars="300"/>
      </w:pPr>
      <w:r>
        <w:t>&lt;</w:t>
      </w:r>
      <w:r>
        <w:rPr>
          <w:rFonts w:hint="eastAsia"/>
        </w:rPr>
        <w:t>탈퇴 절차 알고리즘 이미지 삽입</w:t>
      </w:r>
      <w:r>
        <w:t>&gt;</w:t>
      </w:r>
    </w:p>
    <w:p w:rsidR="00D07E7A" w:rsidP="00B26A55" w:rsidRDefault="753B60A2" w14:paraId="41BC09FF" w14:textId="5CCB23D9">
      <w:pPr>
        <w:ind w:left="600" w:leftChars="300"/>
      </w:pPr>
      <w:r w:rsidRPr="5E4EF0F5" w:rsidR="753B60A2">
        <w:rPr>
          <w:lang w:val="en-US" w:eastAsia="ko-KR"/>
        </w:rPr>
        <w:t>( ‘</w:t>
      </w:r>
      <w:r w:rsidRPr="5E4EF0F5" w:rsidR="753B60A2">
        <w:rPr>
          <w:lang w:val="en-US" w:eastAsia="ko-KR"/>
        </w:rPr>
        <w:t xml:space="preserve">탈퇴’ 버튼 클릭 -&gt; 발송 중 메시지/예약발송 남아있는지 확인 -&gt; YES일 경우 ‘메시지 발송을 완료하세요’ / 발송 예약이 남아있습니다’ 팝업 출력, NO일 경우 다음 단계 진행 -&gt; 충전 잔액 남아있는지 확인 -&gt; </w:t>
      </w:r>
    </w:p>
    <w:p w:rsidR="00D07E7A" w:rsidP="00B26A55" w:rsidRDefault="18E10A21" w14:paraId="5D5C58B8" w14:textId="5A6A3B49">
      <w:pPr>
        <w:ind w:left="600" w:leftChars="300"/>
      </w:pPr>
      <w:r w:rsidRPr="22A0953A">
        <w:t xml:space="preserve">-&gt; (Split 1) 잔액이 1만원 미만일 경우 ‘충전 잔액이 남아있습니다. 회원 탈퇴를 진행하시겠습니까? 진행할 경우 충전 잔액은 </w:t>
      </w:r>
      <w:proofErr w:type="gramStart"/>
      <w:r w:rsidRPr="22A0953A">
        <w:t>소멸됩니다‘ 팝업</w:t>
      </w:r>
      <w:proofErr w:type="gramEnd"/>
      <w:r w:rsidRPr="22A0953A">
        <w:t xml:space="preserve"> 출력 -&gt; YES일 경우 잔액 소멸 및 환불 진행 절차로 이동, NO일 경우 다음 단계 진행 -&gt; 탈퇴 사유 입력(SELECT + 직접입력) / 탈퇴 완료) </w:t>
      </w:r>
    </w:p>
    <w:p w:rsidR="00D07E7A" w:rsidP="00B26A55" w:rsidRDefault="18E10A21" w14:paraId="6B51E7D9" w14:textId="6E444FA2">
      <w:pPr>
        <w:ind w:left="600" w:leftChars="300"/>
      </w:pPr>
      <w:r>
        <w:t>-&gt;(Split 2) 잔액이 1만원 이상일 경우 환불 절차로 이동, NO일 경우 다음 단계 진행 -&gt; 탈퇴 사유 입력(SELECT + 직접입력</w:t>
      </w:r>
      <w:proofErr w:type="gramStart"/>
      <w:r>
        <w:t>) /</w:t>
      </w:r>
      <w:proofErr w:type="gramEnd"/>
      <w:r>
        <w:t xml:space="preserve"> 탈퇴 완료</w:t>
      </w:r>
    </w:p>
    <w:p w:rsidR="00D07E7A" w:rsidP="00B26A55" w:rsidRDefault="18E10A21" w14:paraId="13A499F5" w14:textId="6C1EDA37">
      <w:pPr>
        <w:ind w:left="600" w:leftChars="300"/>
      </w:pPr>
      <w:r>
        <w:t>-&gt; (Split 3) 잔액 없을 경우 다음 단계 진행 -&gt; 탈퇴 사유 입력 -&gt; 탈퇴 완료</w:t>
      </w:r>
      <w:r w:rsidR="753B60A2">
        <w:t>)</w:t>
      </w:r>
    </w:p>
    <w:p w:rsidR="00F45D3E" w:rsidP="00B26A55" w:rsidRDefault="00F45D3E" w14:paraId="5720AB52" w14:textId="6855F0E5">
      <w:pPr>
        <w:ind w:left="600" w:leftChars="300"/>
      </w:pPr>
      <w:r>
        <w:rPr>
          <w:rFonts w:hint="eastAsia"/>
        </w:rPr>
        <w:t>1.</w:t>
      </w:r>
      <w:r w:rsidR="00DD355B">
        <w:rPr>
          <w:rFonts w:hint="eastAsia"/>
        </w:rPr>
        <w:t>8.</w:t>
      </w:r>
      <w:r>
        <w:t xml:space="preserve">1.2 </w:t>
      </w:r>
      <w:r>
        <w:rPr>
          <w:rFonts w:hint="eastAsia"/>
        </w:rPr>
        <w:t>사업자 회원</w:t>
      </w:r>
    </w:p>
    <w:p w:rsidR="00725C21" w:rsidP="00B26A55" w:rsidRDefault="00725C21" w14:paraId="192BF1D6" w14:textId="71CF09CA">
      <w:pPr>
        <w:ind w:left="600" w:leftChars="300"/>
      </w:pPr>
      <w:r>
        <w:t>- 사업자 회원의 탈퇴 신청은 대표 계정으로만 가능하다.</w:t>
      </w:r>
    </w:p>
    <w:p w:rsidR="69224986" w:rsidP="00B26A55" w:rsidRDefault="69224986" w14:paraId="7D067784" w14:textId="4D1CAC2D">
      <w:pPr>
        <w:ind w:left="600" w:leftChars="300"/>
      </w:pPr>
      <w:commentRangeStart w:id="214"/>
      <w:r>
        <w:t xml:space="preserve">- 대표 계정이 탈퇴할 경우, 해당 사업자에 귀속된 모든 담당자 계정도 자동으로 일괄 탈퇴(삭제) 처리된다. </w:t>
      </w:r>
      <w:proofErr w:type="spellStart"/>
      <w:r>
        <w:t>톡벨은</w:t>
      </w:r>
      <w:proofErr w:type="spellEnd"/>
      <w:r>
        <w:t xml:space="preserve"> 탈퇴 진행 단계에서 이 사실을 명확히 고지해야 한다.</w:t>
      </w:r>
      <w:commentRangeEnd w:id="214"/>
      <w:r>
        <w:rPr>
          <w:rStyle w:val="a4"/>
          <w:sz w:val="20"/>
          <w:szCs w:val="22"/>
        </w:rPr>
        <w:commentReference w:id="214"/>
      </w:r>
    </w:p>
    <w:p w:rsidR="00725C21" w:rsidP="00B26A55" w:rsidRDefault="00725C21" w14:paraId="2EB78292" w14:textId="5543061F">
      <w:pPr>
        <w:ind w:left="600" w:leftChars="300"/>
      </w:pPr>
      <w:r>
        <w:rPr>
          <w:rFonts w:hint="eastAsia"/>
        </w:rPr>
        <w:t>&lt;탈퇴 절차 알고리즘 이미지 삽입</w:t>
      </w:r>
      <w:r>
        <w:t>&gt;</w:t>
      </w:r>
    </w:p>
    <w:p w:rsidR="00D07E7A" w:rsidP="00B26A55" w:rsidRDefault="753B60A2" w14:paraId="205CE7B5" w14:textId="4498DC9D">
      <w:pPr>
        <w:ind w:left="600" w:leftChars="300"/>
      </w:pPr>
      <w:commentRangeStart w:id="215"/>
      <w:commentRangeStart w:id="216"/>
      <w:r w:rsidRPr="5E4EF0F5" w:rsidR="753B60A2">
        <w:rPr>
          <w:lang w:val="en-US" w:eastAsia="ko-KR"/>
        </w:rPr>
        <w:t>( ‘</w:t>
      </w:r>
      <w:r w:rsidRPr="5E4EF0F5" w:rsidR="753B60A2">
        <w:rPr>
          <w:lang w:val="en-US" w:eastAsia="ko-KR"/>
        </w:rPr>
        <w:t xml:space="preserve">탈퇴’ 버튼 클릭 -&gt; 발송 중 메시지/예약발송 남아있는지 확인 -&gt; YES일 경우 ‘메시지 발송을 완료하세요’ / 발송 예약이 남아있습니다’ 팝업 출력, NO일 경우 다음 단계 진행 -&gt; 충전 잔액 남아있는지 확인 </w:t>
      </w:r>
    </w:p>
    <w:p w:rsidR="00D07E7A" w:rsidP="00B26A55" w:rsidRDefault="37611313" w14:paraId="14466B72" w14:textId="755D467B">
      <w:pPr>
        <w:ind w:left="600" w:leftChars="300"/>
      </w:pPr>
      <w:r>
        <w:t>-</w:t>
      </w:r>
      <w:r w:rsidR="753B60A2">
        <w:t>&gt;</w:t>
      </w:r>
      <w:r w:rsidR="240AA517">
        <w:t xml:space="preserve"> </w:t>
      </w:r>
      <w:r w:rsidR="35453A94">
        <w:t>(Split 1)</w:t>
      </w:r>
      <w:r w:rsidR="5B1BCD81">
        <w:t xml:space="preserve"> </w:t>
      </w:r>
      <w:r w:rsidR="240AA517">
        <w:t xml:space="preserve">잔액이 </w:t>
      </w:r>
      <w:r w:rsidR="6A0F08D3">
        <w:t xml:space="preserve">1만원 미만일 경우 ‘충전 잔액이 남아있습니다. 회원 탈퇴를 진행하시겠습니까? 진행할 경우 충전 잔액은 </w:t>
      </w:r>
      <w:proofErr w:type="gramStart"/>
      <w:r w:rsidR="6A0F08D3">
        <w:t xml:space="preserve">소멸됩니다‘ </w:t>
      </w:r>
      <w:r w:rsidR="201806AB">
        <w:t>팝업</w:t>
      </w:r>
      <w:proofErr w:type="gramEnd"/>
      <w:r w:rsidR="201806AB">
        <w:t xml:space="preserve"> 출력</w:t>
      </w:r>
      <w:r w:rsidR="753B60A2">
        <w:t xml:space="preserve"> </w:t>
      </w:r>
      <w:r w:rsidR="005B93C0">
        <w:t xml:space="preserve">-&gt; </w:t>
      </w:r>
      <w:r w:rsidR="753B60A2">
        <w:t>YES</w:t>
      </w:r>
      <w:r w:rsidR="68A5084F">
        <w:t xml:space="preserve">일 경우 잔액 소멸 및 </w:t>
      </w:r>
      <w:r w:rsidR="753B60A2">
        <w:t>환불 진행 절차로 이동, NO일 경우 다음 단계 진행 -&gt; 탈퇴 사유 입력(SELECT + 직접입력) / 탈퇴 완료</w:t>
      </w:r>
      <w:r w:rsidR="7DAA2745">
        <w:t xml:space="preserve">) </w:t>
      </w:r>
    </w:p>
    <w:p w:rsidR="00D07E7A" w:rsidP="00B26A55" w:rsidRDefault="7DAA2745" w14:paraId="68CAE1C1" w14:textId="5C652A7A">
      <w:pPr>
        <w:ind w:left="600" w:leftChars="300"/>
      </w:pPr>
      <w:r>
        <w:t>-&gt;</w:t>
      </w:r>
      <w:r w:rsidR="7D8E10A4">
        <w:t>(Split 2)</w:t>
      </w:r>
      <w:r w:rsidR="316B33DE">
        <w:t xml:space="preserve"> 잔액이 1만원 이상일 경우 환불 절차로 이동, NO일 경우 다음 단계 진행 -&gt; 탈퇴 사유 입력(SELECT + 직접입력</w:t>
      </w:r>
      <w:proofErr w:type="gramStart"/>
      <w:r w:rsidR="316B33DE">
        <w:t>) /</w:t>
      </w:r>
      <w:proofErr w:type="gramEnd"/>
      <w:r w:rsidR="316B33DE">
        <w:t xml:space="preserve"> 탈퇴 완료 </w:t>
      </w:r>
    </w:p>
    <w:p w:rsidR="00D07E7A" w:rsidP="00B26A55" w:rsidRDefault="117B0C52" w14:paraId="738DA51B" w14:textId="2734C490">
      <w:pPr>
        <w:ind w:left="600" w:leftChars="300"/>
      </w:pPr>
      <w:r>
        <w:t>-&gt; (Split 3) 잔액 없을 경우 다음 단계 진행 -&gt; 탈퇴 사유 입력 -&gt; 탈퇴 완료</w:t>
      </w:r>
      <w:r w:rsidR="753B60A2">
        <w:t>)</w:t>
      </w:r>
      <w:commentRangeEnd w:id="215"/>
      <w:r>
        <w:rPr>
          <w:rStyle w:val="a4"/>
        </w:rPr>
        <w:commentReference w:id="215"/>
      </w:r>
      <w:commentRangeEnd w:id="216"/>
      <w:r>
        <w:rPr>
          <w:rStyle w:val="CommentReference"/>
        </w:rPr>
        <w:commentReference w:id="216"/>
      </w:r>
    </w:p>
    <w:p w:rsidR="00725C21" w:rsidP="21542723" w:rsidRDefault="5F5B51C9" w14:paraId="26B55D57" w14:textId="5C8814A8">
      <w:pPr>
        <w:ind w:left="400" w:leftChars="200"/>
        <w:rPr>
          <w:ins w:author="김나영" w:date="2026-04-23T04:14:00Z" w:id="217"/>
        </w:rPr>
      </w:pPr>
      <w:ins w:author="김나영" w:date="2026-04-23T04:14:00Z" w:id="218">
        <w:r>
          <w:t>1.8.2 탈퇴</w:t>
        </w:r>
      </w:ins>
      <w:ins w:author="김나영" w:date="2026-04-23T04:15:00Z" w:id="219">
        <w:r>
          <w:t xml:space="preserve"> 후 재가입 (26.04.23 추가)</w:t>
        </w:r>
      </w:ins>
    </w:p>
    <w:p w:rsidR="00725C21" w:rsidP="21542723" w:rsidRDefault="5F5B51C9" w14:paraId="6C5F7727" w14:textId="77679DC5">
      <w:pPr>
        <w:ind w:left="400" w:leftChars="200"/>
        <w:rPr>
          <w:ins w:author="김나영" w:date="2026-04-23T04:15:00Z" w:id="220"/>
        </w:rPr>
      </w:pPr>
      <w:ins w:author="김나영" w:date="2026-04-23T04:14:00Z" w:id="221">
        <w:r>
          <w:t xml:space="preserve">- </w:t>
        </w:r>
      </w:ins>
      <w:ins w:author="김나영" w:date="2026-04-23T04:15:00Z" w:id="222">
        <w:r>
          <w:t xml:space="preserve">회원은 탈퇴 후 동일한 이메일로 재가입이 불가하며 새로운 이메일로 재가입을 </w:t>
        </w:r>
        <w:proofErr w:type="spellStart"/>
        <w:r>
          <w:t>해야한다</w:t>
        </w:r>
        <w:proofErr w:type="spellEnd"/>
        <w:r>
          <w:t>.</w:t>
        </w:r>
      </w:ins>
    </w:p>
    <w:p w:rsidR="00725C21" w:rsidRDefault="5F5B51C9" w14:paraId="04F5BDFA" w14:textId="53F66559">
      <w:pPr>
        <w:ind w:left="400" w:leftChars="200"/>
        <w:rPr>
          <w:ins w:author="김나영" w:date="2026-04-23T04:15:00Z" w:id="223"/>
        </w:rPr>
        <w:pPrChange w:author="김나영" w:date="2026-04-23T04:15:00Z" w:id="224">
          <w:pPr/>
        </w:pPrChange>
      </w:pPr>
      <w:ins w:author="김나영" w:date="2026-04-23T04:15:00Z" w:id="225">
        <w:r>
          <w:t>- 회원은 탈퇴 후 3개월 간 재가입이 불가하다. 3개월 이후 새로운 이메일로 재가입을 할 수 있다.</w:t>
        </w:r>
      </w:ins>
    </w:p>
    <w:p w:rsidR="00725C21" w:rsidRDefault="5F5B51C9" w14:paraId="6DBDB80A" w14:textId="7B8024E3">
      <w:pPr>
        <w:ind w:left="400" w:leftChars="200"/>
        <w:rPr>
          <w:ins w:author="김나영" w:date="2026-04-23T04:15:00Z" w:id="226"/>
        </w:rPr>
        <w:pPrChange w:author="김나영" w:date="2026-04-23T04:15:00Z" w:id="227">
          <w:pPr/>
        </w:pPrChange>
      </w:pPr>
      <w:ins w:author="김나영" w:date="2026-04-23T04:15:00Z" w:id="228">
        <w:r>
          <w:t>- 탈퇴한 회원이 본인인증 및 발신번호로 사용했던 번호는 재등록이 가능하다.</w:t>
        </w:r>
      </w:ins>
    </w:p>
    <w:p w:rsidR="00725C21" w:rsidP="21542723" w:rsidRDefault="5F5B51C9" w14:paraId="4CCD2EED" w14:textId="7A2019DD">
      <w:pPr>
        <w:ind w:left="400" w:leftChars="200"/>
        <w:rPr>
          <w:ins w:author="김나영" w:date="2026-04-23T04:14:00Z" w:id="229"/>
        </w:rPr>
      </w:pPr>
      <w:ins w:author="김나영" w:date="2026-04-23T04:15:00Z" w:id="230">
        <w:r>
          <w:t>- 탈퇴한 회원이 재가입을 하더라도 계정 당 1회만 참여 가능한 이벤트에 참여한 이력이 있을 경우, 해당 이벤트에 재참여가 불가하다.</w:t>
        </w:r>
      </w:ins>
    </w:p>
    <w:p w:rsidR="00725C21" w:rsidP="00F45D3E" w:rsidRDefault="00725C21" w14:paraId="3A9BF851" w14:textId="4D480F53">
      <w:pPr>
        <w:ind w:left="200" w:leftChars="100"/>
        <w:rPr>
          <w:ins w:author="김나영" w:date="2026-04-23T04:14:00Z" w:id="231"/>
        </w:rPr>
      </w:pPr>
    </w:p>
    <w:p w:rsidR="21542723" w:rsidP="21542723" w:rsidRDefault="21542723" w14:paraId="036989DD" w14:textId="1649BC87">
      <w:pPr>
        <w:ind w:left="200" w:leftChars="100"/>
      </w:pPr>
    </w:p>
    <w:p w:rsidRPr="006731CD" w:rsidR="00501BA5" w:rsidP="00501BA5" w:rsidRDefault="00501BA5" w14:paraId="6F0C2BE5" w14:textId="77777777">
      <w:pPr>
        <w:rPr>
          <w:b/>
          <w:sz w:val="28"/>
        </w:rPr>
      </w:pPr>
      <w:r w:rsidRPr="006731CD">
        <w:rPr>
          <w:rFonts w:hint="eastAsia"/>
          <w:b/>
          <w:sz w:val="28"/>
        </w:rPr>
        <w:t>2</w:t>
      </w:r>
      <w:r w:rsidRPr="006731CD">
        <w:rPr>
          <w:b/>
          <w:sz w:val="28"/>
        </w:rPr>
        <w:t xml:space="preserve">. </w:t>
      </w:r>
      <w:r w:rsidRPr="006731CD">
        <w:rPr>
          <w:rFonts w:hint="eastAsia"/>
          <w:b/>
          <w:sz w:val="28"/>
        </w:rPr>
        <w:t>발신번호 및 카카오톡 발신 프로필 등록</w:t>
      </w:r>
    </w:p>
    <w:p w:rsidR="00501BA5" w:rsidP="00501BA5" w:rsidRDefault="00501BA5" w14:paraId="40FCD160" w14:textId="77777777">
      <w:r>
        <w:rPr>
          <w:rFonts w:hint="eastAsia"/>
        </w:rPr>
        <w:t>2</w:t>
      </w:r>
      <w:r>
        <w:t xml:space="preserve">.1 </w:t>
      </w:r>
      <w:commentRangeStart w:id="232"/>
      <w:r>
        <w:rPr>
          <w:rFonts w:hint="eastAsia"/>
        </w:rPr>
        <w:t>발신번호 등록</w:t>
      </w:r>
      <w:commentRangeEnd w:id="232"/>
      <w:r>
        <w:rPr>
          <w:rStyle w:val="a4"/>
          <w:sz w:val="20"/>
          <w:szCs w:val="22"/>
        </w:rPr>
        <w:commentReference w:id="232"/>
      </w:r>
    </w:p>
    <w:p w:rsidR="00501BA5" w:rsidP="00501BA5" w:rsidRDefault="00501BA5" w14:paraId="3DF919FB" w14:textId="77777777">
      <w:pPr>
        <w:ind w:left="200" w:leftChars="100"/>
      </w:pPr>
      <w:r>
        <w:rPr>
          <w:rFonts w:hint="eastAsia"/>
        </w:rPr>
        <w:t>2</w:t>
      </w:r>
      <w:r>
        <w:t xml:space="preserve">.1.1 </w:t>
      </w:r>
      <w:r>
        <w:rPr>
          <w:rFonts w:hint="eastAsia"/>
        </w:rPr>
        <w:t>개인 회원</w:t>
      </w:r>
    </w:p>
    <w:p w:rsidR="00501BA5" w:rsidP="00501BA5" w:rsidRDefault="00501BA5" w14:paraId="3DF51F9F" w14:textId="53A3055A">
      <w:pPr>
        <w:ind w:left="400" w:leftChars="200"/>
      </w:pPr>
      <w:r>
        <w:t xml:space="preserve">2.1.1.1 </w:t>
      </w:r>
      <w:r>
        <w:rPr>
          <w:rFonts w:hint="eastAsia"/>
        </w:rPr>
        <w:t>제출 서류</w:t>
      </w:r>
    </w:p>
    <w:p w:rsidR="00501BA5" w:rsidP="00501BA5" w:rsidRDefault="00501BA5" w14:paraId="20EC58FD" w14:textId="5DFF9D7C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개인 회원은 본인 명의의 휴대전화 또는 유선전화</w:t>
      </w:r>
      <w:r w:rsidR="00AA1FDF">
        <w:rPr>
          <w:rFonts w:hint="eastAsia"/>
        </w:rPr>
        <w:t xml:space="preserve"> </w:t>
      </w:r>
      <w:r>
        <w:rPr>
          <w:rFonts w:hint="eastAsia"/>
        </w:rPr>
        <w:t xml:space="preserve">번호를 발신번호로 추가 등록할 수 있다. </w:t>
      </w:r>
    </w:p>
    <w:p w:rsidR="00501BA5" w:rsidP="00501BA5" w:rsidRDefault="00501BA5" w14:paraId="301140B6" w14:textId="6B406454">
      <w:pPr>
        <w:ind w:left="400" w:leftChars="200"/>
        <w:rPr>
          <w:ins w:author="김나영" w:date="2026-02-03T00:28:00Z" w:id="233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추가 발신번호 등록 시 회원은 3개월 이내 발급된 증명 서류를 제출한다.</w:t>
      </w:r>
    </w:p>
    <w:p w:rsidR="1CDCE567" w:rsidP="5A976753" w:rsidRDefault="1CDCE567" w14:paraId="699B8A26" w14:textId="39F8DAA1">
      <w:pPr>
        <w:ind w:left="400" w:leftChars="200"/>
      </w:pPr>
      <w:ins w:author="김나영" w:date="2026-02-03T00:28:00Z" w:id="234">
        <w:r>
          <w:t>- 개인</w:t>
        </w:r>
        <w:r w:rsidR="2EF2E698">
          <w:t xml:space="preserve"> </w:t>
        </w:r>
        <w:r>
          <w:t xml:space="preserve">회원은 최대 5개의 발신번호를 등록할 수 있으며, 추가 등록을 원할 경우 </w:t>
        </w:r>
        <w:proofErr w:type="spellStart"/>
        <w:r>
          <w:t>톡벨</w:t>
        </w:r>
        <w:proofErr w:type="spellEnd"/>
        <w:r>
          <w:t xml:space="preserve"> 고객센터를 통해 문의해야 한다. (26.02.02)</w:t>
        </w:r>
      </w:ins>
    </w:p>
    <w:tbl>
      <w:tblPr>
        <w:tblStyle w:val="a8"/>
        <w:tblW w:w="0" w:type="auto"/>
        <w:tblInd w:w="400" w:type="dxa"/>
        <w:tblLook w:val="04A0" w:firstRow="1" w:lastRow="0" w:firstColumn="1" w:lastColumn="0" w:noHBand="0" w:noVBand="1"/>
      </w:tblPr>
      <w:tblGrid>
        <w:gridCol w:w="1580"/>
        <w:gridCol w:w="7036"/>
      </w:tblGrid>
      <w:tr w:rsidR="006F189C" w:rsidTr="008D5525" w14:paraId="6936DE13" w14:textId="77777777">
        <w:tc>
          <w:tcPr>
            <w:tcW w:w="1580" w:type="dxa"/>
          </w:tcPr>
          <w:p w:rsidR="006F189C" w:rsidP="008D5525" w:rsidRDefault="006F189C" w14:paraId="1762F153" w14:textId="77777777">
            <w:r>
              <w:rPr>
                <w:rFonts w:hint="eastAsia"/>
              </w:rPr>
              <w:t>휴대전화번호</w:t>
            </w:r>
          </w:p>
        </w:tc>
        <w:tc>
          <w:tcPr>
            <w:tcW w:w="7036" w:type="dxa"/>
          </w:tcPr>
          <w:p w:rsidR="006F189C" w:rsidP="008D5525" w:rsidRDefault="006F189C" w14:paraId="49D0C588" w14:textId="524B1CBB">
            <w:r>
              <w:rPr>
                <w:rFonts w:hint="eastAsia"/>
              </w:rPr>
              <w:t xml:space="preserve">휴대폰 본인인증 </w:t>
            </w:r>
          </w:p>
        </w:tc>
      </w:tr>
      <w:tr w:rsidR="006F189C" w:rsidTr="008D5525" w14:paraId="10B0012B" w14:textId="77777777">
        <w:tc>
          <w:tcPr>
            <w:tcW w:w="1580" w:type="dxa"/>
          </w:tcPr>
          <w:p w:rsidR="006F189C" w:rsidP="008D5525" w:rsidRDefault="006F189C" w14:paraId="78F27FC7" w14:textId="77777777">
            <w:r>
              <w:rPr>
                <w:rFonts w:hint="eastAsia"/>
              </w:rPr>
              <w:t>유선전화</w:t>
            </w:r>
          </w:p>
        </w:tc>
        <w:tc>
          <w:tcPr>
            <w:tcW w:w="7036" w:type="dxa"/>
          </w:tcPr>
          <w:p w:rsidR="006F189C" w:rsidP="008D5525" w:rsidRDefault="006F189C" w14:paraId="0A1CDF52" w14:textId="77777777">
            <w:proofErr w:type="spellStart"/>
            <w:r>
              <w:rPr>
                <w:rFonts w:hint="eastAsia"/>
              </w:rPr>
              <w:t>통신서비스이용증명원</w:t>
            </w:r>
            <w:proofErr w:type="spellEnd"/>
          </w:p>
        </w:tc>
      </w:tr>
    </w:tbl>
    <w:p w:rsidR="00501BA5" w:rsidP="00501BA5" w:rsidRDefault="00501BA5" w14:paraId="03296A5C" w14:textId="77777777">
      <w:pPr>
        <w:ind w:left="400" w:leftChars="200"/>
      </w:pPr>
    </w:p>
    <w:p w:rsidR="00501BA5" w:rsidP="00501BA5" w:rsidRDefault="00501BA5" w14:paraId="7FCAED3A" w14:textId="3B7EA01C">
      <w:pPr>
        <w:ind w:left="400" w:leftChars="200"/>
      </w:pPr>
      <w:r>
        <w:t xml:space="preserve">2.1.1.2 </w:t>
      </w:r>
      <w:r w:rsidR="006F189C">
        <w:rPr>
          <w:rFonts w:hint="eastAsia"/>
        </w:rPr>
        <w:t xml:space="preserve">발신번호 </w:t>
      </w:r>
      <w:r>
        <w:rPr>
          <w:rFonts w:hint="eastAsia"/>
        </w:rPr>
        <w:t>등록 절차</w:t>
      </w:r>
    </w:p>
    <w:p w:rsidR="00501BA5" w:rsidP="00501BA5" w:rsidRDefault="00501BA5" w14:paraId="352D836D" w14:textId="6978F0BB">
      <w:pPr>
        <w:ind w:left="400" w:leftChars="200"/>
      </w:pPr>
      <w:r>
        <w:rPr>
          <w:rFonts w:hint="eastAsia"/>
        </w:rPr>
        <w:t>(발송 절차 이미지 삽입</w:t>
      </w:r>
      <w:r>
        <w:t>)</w:t>
      </w:r>
    </w:p>
    <w:p w:rsidR="00501BA5" w:rsidP="00501BA5" w:rsidRDefault="00501BA5" w14:paraId="75DD3997" w14:textId="77777777">
      <w:pPr>
        <w:ind w:left="200" w:leftChars="100"/>
      </w:pPr>
      <w:r>
        <w:rPr>
          <w:rFonts w:hint="eastAsia"/>
        </w:rPr>
        <w:t>2</w:t>
      </w:r>
      <w:r>
        <w:t xml:space="preserve">.1.2 </w:t>
      </w:r>
      <w:r>
        <w:rPr>
          <w:rFonts w:hint="eastAsia"/>
        </w:rPr>
        <w:t xml:space="preserve">사업자 회원 </w:t>
      </w:r>
    </w:p>
    <w:p w:rsidR="00501BA5" w:rsidP="00501BA5" w:rsidRDefault="00501BA5" w14:paraId="42F7529C" w14:textId="706E227F">
      <w:pPr>
        <w:ind w:left="400" w:leftChars="200"/>
      </w:pPr>
      <w:r>
        <w:rPr>
          <w:rFonts w:hint="eastAsia"/>
        </w:rPr>
        <w:t>2</w:t>
      </w:r>
      <w:r>
        <w:t xml:space="preserve">.1.2.1 </w:t>
      </w:r>
      <w:r>
        <w:rPr>
          <w:rFonts w:hint="eastAsia"/>
        </w:rPr>
        <w:t>제출 서류</w:t>
      </w:r>
    </w:p>
    <w:p w:rsidR="00AA1FDF" w:rsidP="00501BA5" w:rsidRDefault="00AA1FDF" w14:paraId="4C2E4CAF" w14:textId="40C68254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사업자 회원은 사업자 명의의 휴대전화 또는 유선전화 번호를 발신번호를 등록할 수 있다.</w:t>
      </w:r>
    </w:p>
    <w:p w:rsidR="00AA1FDF" w:rsidP="00501BA5" w:rsidRDefault="00AA1FDF" w14:paraId="1170C13C" w14:textId="778030D8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사업자 회원은 타인 또는 타 사업자 명의의</w:t>
      </w:r>
      <w:r>
        <w:t xml:space="preserve"> </w:t>
      </w:r>
      <w:r>
        <w:rPr>
          <w:rFonts w:hint="eastAsia"/>
        </w:rPr>
        <w:t xml:space="preserve">번호를 </w:t>
      </w:r>
      <w:proofErr w:type="spellStart"/>
      <w:r>
        <w:rPr>
          <w:rFonts w:hint="eastAsia"/>
        </w:rPr>
        <w:t>위임받아</w:t>
      </w:r>
      <w:proofErr w:type="spellEnd"/>
      <w:r>
        <w:rPr>
          <w:rFonts w:hint="eastAsia"/>
        </w:rPr>
        <w:t xml:space="preserve"> 발송할 수 있다.</w:t>
      </w:r>
      <w:r>
        <w:t xml:space="preserve"> </w:t>
      </w:r>
      <w:r>
        <w:rPr>
          <w:rFonts w:hint="eastAsia"/>
        </w:rPr>
        <w:t>이때 회원은 위임 관계를 증명하는 서류를 제출해야 한다.</w:t>
      </w:r>
    </w:p>
    <w:tbl>
      <w:tblPr>
        <w:tblStyle w:val="a8"/>
        <w:tblW w:w="0" w:type="auto"/>
        <w:tblInd w:w="400" w:type="dxa"/>
        <w:tblLook w:val="04A0" w:firstRow="1" w:lastRow="0" w:firstColumn="1" w:lastColumn="0" w:noHBand="0" w:noVBand="1"/>
      </w:tblPr>
      <w:tblGrid>
        <w:gridCol w:w="2572"/>
        <w:gridCol w:w="6044"/>
      </w:tblGrid>
      <w:tr w:rsidR="00143447" w:rsidTr="23DB3F61" w14:paraId="673F5B5F" w14:textId="77777777">
        <w:tc>
          <w:tcPr>
            <w:tcW w:w="2572" w:type="dxa"/>
          </w:tcPr>
          <w:p w:rsidR="00143447" w:rsidP="00501BA5" w:rsidRDefault="00143447" w14:paraId="10A1675A" w14:textId="383E0E93">
            <w:r>
              <w:rPr>
                <w:rFonts w:hint="eastAsia"/>
              </w:rPr>
              <w:t>자사 명의 발신</w:t>
            </w:r>
            <w:r w:rsidR="00791BAF">
              <w:rPr>
                <w:rFonts w:hint="eastAsia"/>
              </w:rPr>
              <w:t>번호</w:t>
            </w:r>
          </w:p>
        </w:tc>
        <w:tc>
          <w:tcPr>
            <w:tcW w:w="6044" w:type="dxa"/>
          </w:tcPr>
          <w:p w:rsidR="00143447" w:rsidP="00501BA5" w:rsidRDefault="00143447" w14:paraId="1B06999A" w14:textId="691E0A4C">
            <w:proofErr w:type="spellStart"/>
            <w:r>
              <w:rPr>
                <w:rFonts w:hint="eastAsia"/>
              </w:rPr>
              <w:t>통신서비스이용증명원</w:t>
            </w:r>
            <w:proofErr w:type="spellEnd"/>
          </w:p>
        </w:tc>
      </w:tr>
      <w:tr w:rsidR="00143447" w:rsidTr="23DB3F61" w14:paraId="15144CA2" w14:textId="77777777">
        <w:tc>
          <w:tcPr>
            <w:tcW w:w="2572" w:type="dxa"/>
          </w:tcPr>
          <w:p w:rsidR="00143447" w:rsidP="00501BA5" w:rsidRDefault="00143447" w14:paraId="6FF26FB3" w14:textId="0A97C7F2">
            <w:r>
              <w:rPr>
                <w:rFonts w:hint="eastAsia"/>
              </w:rPr>
              <w:t>타사 명의 발신번호</w:t>
            </w:r>
          </w:p>
        </w:tc>
        <w:tc>
          <w:tcPr>
            <w:tcW w:w="6044" w:type="dxa"/>
          </w:tcPr>
          <w:p w:rsidR="00143447" w:rsidP="00501BA5" w:rsidRDefault="08AC1AB3" w14:paraId="42B42C4D" w14:textId="47704946">
            <w:proofErr w:type="spellStart"/>
            <w:r>
              <w:t>통신서비스이용증명원</w:t>
            </w:r>
            <w:proofErr w:type="spellEnd"/>
            <w:r>
              <w:t>, 위임사의 사업자등록증, 위임장</w:t>
            </w:r>
            <w:r w:rsidR="00791BAF">
              <w:t>, 대리인</w:t>
            </w:r>
            <w:commentRangeStart w:id="235"/>
            <w:commentRangeStart w:id="236"/>
            <w:r w:rsidR="00791BAF">
              <w:t xml:space="preserve"> </w:t>
            </w:r>
            <w:ins w:author="김나영" w:date="2026-01-22T02:01:00Z" w:id="237">
              <w:r w:rsidR="59DA4F7F">
                <w:t xml:space="preserve">재직증명서 또는 </w:t>
              </w:r>
            </w:ins>
            <w:r w:rsidR="00791BAF">
              <w:t>신분증 사본(</w:t>
            </w:r>
            <w:proofErr w:type="spellStart"/>
            <w:r w:rsidR="00791BAF">
              <w:t>뒷번호</w:t>
            </w:r>
            <w:proofErr w:type="spellEnd"/>
            <w:r w:rsidR="00791BAF">
              <w:t xml:space="preserve"> </w:t>
            </w:r>
            <w:proofErr w:type="spellStart"/>
            <w:r w:rsidR="00791BAF">
              <w:t>마스킹</w:t>
            </w:r>
            <w:proofErr w:type="spellEnd"/>
            <w:r w:rsidR="00791BAF">
              <w:t>)</w:t>
            </w:r>
            <w:ins w:author="김나영" w:date="2026-01-22T02:02:00Z" w:id="238">
              <w:r w:rsidR="21FA09DA">
                <w:t>(26.01.22)</w:t>
              </w:r>
            </w:ins>
            <w:commentRangeEnd w:id="235"/>
            <w:r w:rsidR="00143447">
              <w:rPr>
                <w:rStyle w:val="a4"/>
                <w:sz w:val="20"/>
                <w:szCs w:val="22"/>
              </w:rPr>
              <w:commentReference w:id="235"/>
            </w:r>
            <w:commentRangeEnd w:id="236"/>
            <w:r>
              <w:rPr>
                <w:rStyle w:val="CommentReference"/>
              </w:rPr>
              <w:commentReference w:id="236"/>
            </w:r>
          </w:p>
        </w:tc>
      </w:tr>
    </w:tbl>
    <w:p w:rsidR="00143447" w:rsidP="00501BA5" w:rsidRDefault="00143447" w14:paraId="189B369F" w14:textId="77777777">
      <w:pPr>
        <w:ind w:left="400" w:leftChars="200"/>
      </w:pPr>
    </w:p>
    <w:p w:rsidR="00AA1FDF" w:rsidP="00501BA5" w:rsidRDefault="00AA1FDF" w14:paraId="49241EA5" w14:textId="16243C7B">
      <w:pPr>
        <w:ind w:left="400" w:leftChars="200"/>
      </w:pPr>
      <w:r>
        <w:t>- 발신번호 등록 시 회원은 3개월 이내 발급된 증명 서류를 제출한다.</w:t>
      </w:r>
    </w:p>
    <w:p w:rsidR="5C29553C" w:rsidP="1F872E25" w:rsidRDefault="5C29553C" w14:paraId="31F672C2" w14:textId="6504DDC3">
      <w:pPr>
        <w:ind w:left="400" w:leftChars="200"/>
      </w:pPr>
      <w:r>
        <w:t>- 사업자등록증은 서류 하단에 국세청 조작 방지 마크가 확인 가능해야 한다.</w:t>
      </w:r>
    </w:p>
    <w:p w:rsidR="00AA1FDF" w:rsidP="00501BA5" w:rsidRDefault="00AA1FDF" w14:paraId="2DB5D927" w14:textId="172FFF34">
      <w:pPr>
        <w:ind w:left="400" w:leftChars="200"/>
        <w:rPr>
          <w:ins w:author="김나영" w:date="2026-02-03T00:28:00Z" w:id="239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회원이 발신번호 등록 신청을 완료하면 </w:t>
      </w:r>
      <w:proofErr w:type="spellStart"/>
      <w:r>
        <w:rPr>
          <w:rFonts w:hint="eastAsia"/>
        </w:rPr>
        <w:t>톡벨은</w:t>
      </w:r>
      <w:proofErr w:type="spellEnd"/>
      <w:r>
        <w:rPr>
          <w:rFonts w:hint="eastAsia"/>
        </w:rPr>
        <w:t xml:space="preserve"> 회원이 제출한 서류와 회원의 명의,</w:t>
      </w:r>
      <w:r>
        <w:t xml:space="preserve"> </w:t>
      </w:r>
      <w:r>
        <w:rPr>
          <w:rFonts w:hint="eastAsia"/>
        </w:rPr>
        <w:t xml:space="preserve">위임 관계 등이 </w:t>
      </w:r>
      <w:commentRangeStart w:id="240"/>
      <w:commentRangeStart w:id="241"/>
      <w:proofErr w:type="spellStart"/>
      <w:r>
        <w:rPr>
          <w:rFonts w:hint="eastAsia"/>
        </w:rPr>
        <w:t>올바른지</w:t>
      </w:r>
      <w:proofErr w:type="spellEnd"/>
      <w:r>
        <w:rPr>
          <w:rFonts w:hint="eastAsia"/>
        </w:rPr>
        <w:t xml:space="preserve"> 심사 과정을 진행한다</w:t>
      </w:r>
      <w:commentRangeEnd w:id="240"/>
      <w:r w:rsidR="00E348BF">
        <w:rPr>
          <w:rStyle w:val="a4"/>
          <w:rFonts w:hint="eastAsia"/>
          <w:sz w:val="20"/>
          <w:szCs w:val="22"/>
        </w:rPr>
        <w:commentReference w:id="240"/>
      </w:r>
      <w:commentRangeEnd w:id="241"/>
      <w:r>
        <w:rPr>
          <w:rStyle w:val="CommentReference"/>
        </w:rPr>
        <w:commentReference w:id="241"/>
      </w:r>
      <w:r>
        <w:rPr>
          <w:rFonts w:hint="eastAsia"/>
        </w:rPr>
        <w:t>.</w:t>
      </w:r>
      <w:r>
        <w:t xml:space="preserve"> </w:t>
      </w:r>
    </w:p>
    <w:p w:rsidR="31D9D5FB" w:rsidP="5A976753" w:rsidRDefault="31D9D5FB" w14:paraId="4868B2B5" w14:textId="0A53174C">
      <w:pPr>
        <w:ind w:left="400" w:leftChars="200"/>
      </w:pPr>
      <w:ins w:author="김나영" w:date="2026-02-03T00:28:00Z" w:id="242">
        <w:r>
          <w:t xml:space="preserve">- 사업자 회원은 최대 5개의 발신번호를 등록할 수 있으며, 추가 등록을 원할 경우 </w:t>
        </w:r>
        <w:proofErr w:type="spellStart"/>
        <w:r>
          <w:t>톡벨</w:t>
        </w:r>
        <w:proofErr w:type="spellEnd"/>
        <w:r>
          <w:t xml:space="preserve"> 고객센터를 통해 문의해야 한다. (26.02.02)</w:t>
        </w:r>
      </w:ins>
    </w:p>
    <w:p w:rsidR="00501BA5" w:rsidP="00501BA5" w:rsidRDefault="00501BA5" w14:paraId="25291526" w14:textId="7E18CA0E">
      <w:pPr>
        <w:ind w:left="400" w:leftChars="200"/>
      </w:pPr>
      <w:r>
        <w:rPr>
          <w:rFonts w:hint="eastAsia"/>
        </w:rPr>
        <w:t>2</w:t>
      </w:r>
      <w:r>
        <w:t xml:space="preserve">.1.2.2 </w:t>
      </w:r>
      <w:r>
        <w:rPr>
          <w:rFonts w:hint="eastAsia"/>
        </w:rPr>
        <w:t>등록 절차</w:t>
      </w:r>
    </w:p>
    <w:p w:rsidR="00AA1FDF" w:rsidP="00501BA5" w:rsidRDefault="00AA1FDF" w14:paraId="180C7333" w14:textId="19C86BF6">
      <w:pPr>
        <w:ind w:left="400" w:leftChars="200"/>
      </w:pPr>
      <w:r>
        <w:t>(</w:t>
      </w:r>
      <w:r>
        <w:rPr>
          <w:rFonts w:hint="eastAsia"/>
        </w:rPr>
        <w:t>발송 절차 이미지 삽입</w:t>
      </w:r>
      <w:r>
        <w:t>)</w:t>
      </w:r>
    </w:p>
    <w:p w:rsidR="006F189C" w:rsidP="00791BAF" w:rsidRDefault="006F189C" w14:paraId="6019252F" w14:textId="6699C5DA">
      <w:r>
        <w:rPr>
          <w:rFonts w:hint="eastAsia"/>
        </w:rPr>
        <w:t>2</w:t>
      </w:r>
      <w:r>
        <w:t xml:space="preserve">.2 </w:t>
      </w:r>
      <w:r>
        <w:rPr>
          <w:rFonts w:hint="eastAsia"/>
        </w:rPr>
        <w:t>발신번호 등록 반려</w:t>
      </w:r>
      <w:r w:rsidR="00E348BF">
        <w:rPr>
          <w:rFonts w:hint="eastAsia"/>
        </w:rPr>
        <w:t xml:space="preserve"> </w:t>
      </w:r>
      <w:r w:rsidR="00E348BF">
        <w:t>(</w:t>
      </w:r>
      <w:r w:rsidR="00E348BF">
        <w:rPr>
          <w:rFonts w:hint="eastAsia"/>
        </w:rPr>
        <w:t>개인</w:t>
      </w:r>
      <w:r w:rsidR="00E348BF">
        <w:t>·</w:t>
      </w:r>
      <w:r w:rsidR="00E348BF">
        <w:rPr>
          <w:rFonts w:hint="eastAsia"/>
        </w:rPr>
        <w:t>사업자 공통)</w:t>
      </w:r>
    </w:p>
    <w:p w:rsidR="006F189C" w:rsidP="00C54E3D" w:rsidRDefault="006F189C" w14:paraId="1C86C5B3" w14:textId="70E1D22C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아래와 같은 경우 발신번호 신청이 반려되며,</w:t>
      </w:r>
      <w:r>
        <w:t xml:space="preserve"> </w:t>
      </w:r>
      <w:proofErr w:type="spellStart"/>
      <w:r>
        <w:rPr>
          <w:rFonts w:hint="eastAsia"/>
        </w:rPr>
        <w:t>톡벨은</w:t>
      </w:r>
      <w:proofErr w:type="spellEnd"/>
      <w:r>
        <w:rPr>
          <w:rFonts w:hint="eastAsia"/>
        </w:rPr>
        <w:t xml:space="preserve"> 회원에게 반려 사유와 함께 </w:t>
      </w:r>
      <w:commentRangeStart w:id="243"/>
      <w:commentRangeStart w:id="244"/>
      <w:r w:rsidR="00E348BF">
        <w:rPr>
          <w:rFonts w:hint="eastAsia"/>
        </w:rPr>
        <w:t>이</w:t>
      </w:r>
      <w:r w:rsidR="00C54E3D">
        <w:rPr>
          <w:rFonts w:hint="eastAsia"/>
        </w:rPr>
        <w:t>메일로 통지한다</w:t>
      </w:r>
      <w:r>
        <w:rPr>
          <w:rFonts w:hint="eastAsia"/>
        </w:rPr>
        <w:t>.</w:t>
      </w:r>
      <w:commentRangeEnd w:id="243"/>
      <w:r w:rsidR="00E348BF">
        <w:rPr>
          <w:rStyle w:val="a4"/>
          <w:sz w:val="20"/>
          <w:szCs w:val="22"/>
        </w:rPr>
        <w:commentReference w:id="243"/>
      </w:r>
      <w:commentRangeEnd w:id="244"/>
      <w:r>
        <w:rPr>
          <w:rStyle w:val="CommentReference"/>
        </w:rPr>
        <w:commentReference w:id="244"/>
      </w:r>
    </w:p>
    <w:tbl>
      <w:tblPr>
        <w:tblStyle w:val="a8"/>
        <w:tblW w:w="0" w:type="auto"/>
        <w:tblInd w:w="400" w:type="dxa"/>
        <w:tblLook w:val="04A0" w:firstRow="1" w:lastRow="0" w:firstColumn="1" w:lastColumn="0" w:noHBand="0" w:noVBand="1"/>
      </w:tblPr>
      <w:tblGrid>
        <w:gridCol w:w="4308"/>
        <w:gridCol w:w="4308"/>
      </w:tblGrid>
      <w:tr w:rsidR="006F189C" w:rsidTr="006F189C" w14:paraId="66FDE2F6" w14:textId="77777777">
        <w:tc>
          <w:tcPr>
            <w:tcW w:w="4308" w:type="dxa"/>
          </w:tcPr>
          <w:p w:rsidR="006F189C" w:rsidP="008D5525" w:rsidRDefault="006F189C" w14:paraId="795B2A75" w14:textId="77777777">
            <w:r>
              <w:rPr>
                <w:rFonts w:hint="eastAsia"/>
              </w:rPr>
              <w:t>발신번호 등록 제한</w:t>
            </w:r>
          </w:p>
        </w:tc>
        <w:tc>
          <w:tcPr>
            <w:tcW w:w="4308" w:type="dxa"/>
          </w:tcPr>
          <w:p w:rsidR="006F189C" w:rsidP="008D5525" w:rsidRDefault="006F189C" w14:paraId="3978C0D1" w14:textId="77777777">
            <w:r>
              <w:rPr>
                <w:rFonts w:hint="eastAsia"/>
              </w:rPr>
              <w:t>- 발신번호 중복</w:t>
            </w:r>
          </w:p>
          <w:p w:rsidR="006F189C" w:rsidP="008D5525" w:rsidRDefault="006F189C" w14:paraId="6889E492" w14:textId="77777777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명의 불일치</w:t>
            </w:r>
          </w:p>
          <w:p w:rsidR="006F189C" w:rsidP="008D5525" w:rsidRDefault="006F189C" w14:paraId="0D129C4B" w14:textId="77777777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제출 서류 불충분 </w:t>
            </w:r>
          </w:p>
          <w:p w:rsidR="006F189C" w:rsidP="008D5525" w:rsidRDefault="006F189C" w14:paraId="1E02A843" w14:textId="77777777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서류 위</w:t>
            </w:r>
            <w:r>
              <w:t>·</w:t>
            </w:r>
            <w:r>
              <w:rPr>
                <w:rFonts w:hint="eastAsia"/>
              </w:rPr>
              <w:t>변조 의심</w:t>
            </w:r>
          </w:p>
        </w:tc>
      </w:tr>
    </w:tbl>
    <w:p w:rsidR="006F189C" w:rsidP="002E61ED" w:rsidRDefault="006F189C" w14:paraId="437225BD" w14:textId="77777777"/>
    <w:p w:rsidR="006F189C" w:rsidP="006F189C" w:rsidRDefault="006F189C" w14:paraId="75E63F8E" w14:textId="462135F6">
      <w:pPr>
        <w:ind w:left="400" w:leftChars="200"/>
      </w:pPr>
      <w:r>
        <w:t xml:space="preserve">- </w:t>
      </w:r>
      <w:r>
        <w:rPr>
          <w:rFonts w:hint="eastAsia"/>
        </w:rPr>
        <w:t>발신번호 등록 신청이 반려될 경우</w:t>
      </w:r>
      <w:r>
        <w:t xml:space="preserve">, </w:t>
      </w:r>
      <w:r>
        <w:rPr>
          <w:rFonts w:hint="eastAsia"/>
        </w:rPr>
        <w:t xml:space="preserve">회원은 </w:t>
      </w:r>
      <w:r w:rsidR="00E348BF">
        <w:rPr>
          <w:rFonts w:hint="eastAsia"/>
        </w:rPr>
        <w:t>증명</w:t>
      </w:r>
      <w:r>
        <w:rPr>
          <w:rFonts w:hint="eastAsia"/>
        </w:rPr>
        <w:t>서류를 보완</w:t>
      </w:r>
      <w:r w:rsidR="00E348BF">
        <w:rPr>
          <w:rFonts w:hint="eastAsia"/>
        </w:rPr>
        <w:t xml:space="preserve"> 후 </w:t>
      </w:r>
      <w:r>
        <w:rPr>
          <w:rFonts w:hint="eastAsia"/>
        </w:rPr>
        <w:t>재신청을 할 수 있다.</w:t>
      </w:r>
      <w:r>
        <w:t xml:space="preserve"> </w:t>
      </w:r>
    </w:p>
    <w:p w:rsidR="00791BAF" w:rsidP="00791BAF" w:rsidRDefault="00791BAF" w14:paraId="729F78BF" w14:textId="6540025F">
      <w:r>
        <w:rPr>
          <w:rFonts w:hint="eastAsia"/>
        </w:rPr>
        <w:t>2</w:t>
      </w:r>
      <w:r>
        <w:t>.</w:t>
      </w:r>
      <w:r w:rsidR="006F189C">
        <w:t>3</w:t>
      </w:r>
      <w:r>
        <w:t xml:space="preserve"> </w:t>
      </w:r>
      <w:r>
        <w:rPr>
          <w:rFonts w:hint="eastAsia"/>
        </w:rPr>
        <w:t>발신번호 삭제</w:t>
      </w:r>
      <w:r w:rsidR="00E348BF">
        <w:rPr>
          <w:rFonts w:hint="eastAsia"/>
        </w:rPr>
        <w:t xml:space="preserve"> </w:t>
      </w:r>
      <w:r w:rsidR="00E348BF">
        <w:t>(</w:t>
      </w:r>
      <w:r w:rsidR="00E348BF">
        <w:rPr>
          <w:rFonts w:hint="eastAsia"/>
        </w:rPr>
        <w:t>개인</w:t>
      </w:r>
      <w:r w:rsidR="00E348BF">
        <w:t>·</w:t>
      </w:r>
      <w:r w:rsidR="00E348BF">
        <w:rPr>
          <w:rFonts w:hint="eastAsia"/>
        </w:rPr>
        <w:t>사업자 공통)</w:t>
      </w:r>
    </w:p>
    <w:p w:rsidR="00791BAF" w:rsidP="00791BAF" w:rsidRDefault="00791BAF" w14:paraId="600DF6EE" w14:textId="12C6E081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회원은 언제든 등록된 발신번호를 삭제할 수 있다.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 xml:space="preserve">아래와 같이 </w:t>
      </w:r>
      <w:proofErr w:type="spellStart"/>
      <w:r>
        <w:rPr>
          <w:rFonts w:hint="eastAsia"/>
        </w:rPr>
        <w:t>톡벨</w:t>
      </w:r>
      <w:proofErr w:type="spellEnd"/>
      <w:r>
        <w:rPr>
          <w:rFonts w:hint="eastAsia"/>
        </w:rPr>
        <w:t xml:space="preserve"> 시스템에 오류를 일으킬 수 있을 경우 삭제가 제한될 수 있다.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791BAF" w:rsidTr="1F872E25" w14:paraId="1696A0E6" w14:textId="77777777">
        <w:tc>
          <w:tcPr>
            <w:tcW w:w="2689" w:type="dxa"/>
          </w:tcPr>
          <w:p w:rsidR="00791BAF" w:rsidP="00791BAF" w:rsidRDefault="00791BAF" w14:paraId="1EBF6663" w14:textId="7666B207">
            <w:r>
              <w:rPr>
                <w:rFonts w:hint="eastAsia"/>
              </w:rPr>
              <w:t>발신번호 삭제 제한 조건</w:t>
            </w:r>
          </w:p>
        </w:tc>
        <w:tc>
          <w:tcPr>
            <w:tcW w:w="6327" w:type="dxa"/>
          </w:tcPr>
          <w:p w:rsidR="00791BAF" w:rsidP="00791BAF" w:rsidRDefault="00791BAF" w14:paraId="5458F9F4" w14:textId="7FCD5EAD">
            <w:r>
              <w:t xml:space="preserve">- </w:t>
            </w:r>
            <w:r>
              <w:rPr>
                <w:rFonts w:hint="eastAsia"/>
              </w:rPr>
              <w:t>삭제하려는 발신번호로 메시지 발송 중이거나 예약 발송 일정이 남아있는 경우</w:t>
            </w:r>
          </w:p>
          <w:p w:rsidR="00791BAF" w:rsidP="1F872E25" w:rsidRDefault="00791BAF" w14:paraId="2FC79472" w14:textId="0973A0B5">
            <w:pPr>
              <w:rPr>
                <w:strike/>
              </w:rPr>
            </w:pPr>
            <w:r>
              <w:t xml:space="preserve">- </w:t>
            </w:r>
            <w:commentRangeStart w:id="245"/>
            <w:commentRangeStart w:id="246"/>
            <w:r>
              <w:t>등록된 발신번호가 1개뿐인 경우</w:t>
            </w:r>
            <w:commentRangeEnd w:id="245"/>
            <w:r>
              <w:rPr>
                <w:rStyle w:val="a4"/>
                <w:strike/>
                <w:sz w:val="20"/>
                <w:szCs w:val="22"/>
              </w:rPr>
              <w:commentReference w:id="245"/>
            </w:r>
            <w:commentRangeEnd w:id="246"/>
            <w:r>
              <w:rPr>
                <w:rStyle w:val="CommentReference"/>
              </w:rPr>
              <w:commentReference w:id="246"/>
            </w:r>
          </w:p>
        </w:tc>
      </w:tr>
    </w:tbl>
    <w:p w:rsidR="00791BAF" w:rsidP="00501BA5" w:rsidRDefault="00791BAF" w14:paraId="2C57AB5F" w14:textId="5DB5766A"/>
    <w:p w:rsidR="00791BAF" w:rsidP="00791BAF" w:rsidRDefault="00791BAF" w14:paraId="158C98B4" w14:textId="1C6043A3">
      <w:r>
        <w:rPr>
          <w:rFonts w:hint="eastAsia"/>
        </w:rPr>
        <w:t xml:space="preserve">- 삭제한 발신번호를 </w:t>
      </w:r>
      <w:proofErr w:type="spellStart"/>
      <w:r>
        <w:rPr>
          <w:rFonts w:hint="eastAsia"/>
        </w:rPr>
        <w:t>재등록할</w:t>
      </w:r>
      <w:proofErr w:type="spellEnd"/>
      <w:r>
        <w:rPr>
          <w:rFonts w:hint="eastAsia"/>
        </w:rPr>
        <w:t xml:space="preserve"> 경우 회원은 신규 발신번호 등록 절차를 진행해 재등록해야 한다.</w:t>
      </w:r>
    </w:p>
    <w:p w:rsidR="00501BA5" w:rsidP="00501BA5" w:rsidRDefault="00501BA5" w14:paraId="341D0A8D" w14:textId="15C78887">
      <w:r>
        <w:rPr>
          <w:rFonts w:hint="eastAsia"/>
        </w:rPr>
        <w:t>2</w:t>
      </w:r>
      <w:r>
        <w:t>.</w:t>
      </w:r>
      <w:r w:rsidR="006F189C">
        <w:t>4</w:t>
      </w:r>
      <w:r>
        <w:t xml:space="preserve"> </w:t>
      </w:r>
      <w:r>
        <w:rPr>
          <w:rFonts w:hint="eastAsia"/>
        </w:rPr>
        <w:t>카카오톡 발신 프로필 등록</w:t>
      </w:r>
    </w:p>
    <w:p w:rsidR="00BA7849" w:rsidP="00F317D1" w:rsidRDefault="00BA7849" w14:paraId="2F6F1C89" w14:textId="3B4ED48C">
      <w:pPr>
        <w:ind w:left="200" w:leftChars="100"/>
      </w:pPr>
      <w:r>
        <w:rPr>
          <w:rFonts w:hint="eastAsia"/>
        </w:rPr>
        <w:t>2</w:t>
      </w:r>
      <w:r>
        <w:t>.</w:t>
      </w:r>
      <w:r w:rsidR="006F189C">
        <w:t>4</w:t>
      </w:r>
      <w:r>
        <w:t xml:space="preserve">.1 </w:t>
      </w:r>
      <w:proofErr w:type="spellStart"/>
      <w:r>
        <w:rPr>
          <w:rFonts w:hint="eastAsia"/>
        </w:rPr>
        <w:t>톡벨</w:t>
      </w:r>
      <w:proofErr w:type="spellEnd"/>
      <w:r>
        <w:t xml:space="preserve"> </w:t>
      </w:r>
      <w:r>
        <w:rPr>
          <w:rFonts w:hint="eastAsia"/>
        </w:rPr>
        <w:t>내 발신 프로필 등록 규정</w:t>
      </w:r>
      <w:r>
        <w:t xml:space="preserve"> </w:t>
      </w:r>
    </w:p>
    <w:p w:rsidR="00DD355B" w:rsidP="00F317D1" w:rsidRDefault="00E348BF" w14:paraId="5FC60FC3" w14:textId="1848271B">
      <w:pPr>
        <w:ind w:left="400" w:leftChars="100" w:hanging="200" w:hangingChars="100"/>
      </w:pPr>
      <w:r>
        <w:rPr>
          <w:rFonts w:hint="eastAsia"/>
        </w:rPr>
        <w:t>-</w:t>
      </w:r>
      <w:r>
        <w:t xml:space="preserve"> </w:t>
      </w:r>
      <w:r w:rsidR="0044553B">
        <w:rPr>
          <w:rFonts w:hint="eastAsia"/>
        </w:rPr>
        <w:t>카카오톡</w:t>
      </w:r>
      <w:r w:rsidR="0044553B">
        <w:t xml:space="preserve"> </w:t>
      </w:r>
      <w:proofErr w:type="spellStart"/>
      <w:r w:rsidR="0044553B">
        <w:rPr>
          <w:rFonts w:hint="eastAsia"/>
        </w:rPr>
        <w:t>알림톡</w:t>
      </w:r>
      <w:proofErr w:type="spellEnd"/>
      <w:r w:rsidR="0044553B">
        <w:rPr>
          <w:rFonts w:hint="eastAsia"/>
        </w:rPr>
        <w:t>,</w:t>
      </w:r>
      <w:r w:rsidR="0044553B">
        <w:t xml:space="preserve"> </w:t>
      </w:r>
      <w:r w:rsidR="0044553B">
        <w:rPr>
          <w:rFonts w:hint="eastAsia"/>
        </w:rPr>
        <w:t>브랜드 메시지를 발송하기 위해 회원은 사전에 카카오톡 발신 프로필 생성을 완료해야 한다.</w:t>
      </w:r>
    </w:p>
    <w:p w:rsidR="00AA1FDF" w:rsidP="00F317D1" w:rsidRDefault="0044553B" w14:paraId="058FCB2F" w14:textId="121DED2B">
      <w:pPr>
        <w:ind w:left="400" w:leftChars="100" w:hanging="200" w:hangingChars="1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카카오톡 발신 프로필을 생성하기 위해 회원은 사전에 플러스친구를 생성해야 하며,</w:t>
      </w:r>
      <w:r>
        <w:t xml:space="preserve"> </w:t>
      </w:r>
      <w:r>
        <w:rPr>
          <w:rFonts w:hint="eastAsia"/>
        </w:rPr>
        <w:t>생성 후 플러스친구 관리자센터에서 비즈니스 인증을 받아야 한다.</w:t>
      </w:r>
      <w:r>
        <w:t xml:space="preserve"> </w:t>
      </w:r>
    </w:p>
    <w:p w:rsidR="0044553B" w:rsidP="00F317D1" w:rsidRDefault="0044553B" w14:paraId="2120376E" w14:textId="0733A0AC">
      <w:pPr>
        <w:ind w:left="400" w:leftChars="100" w:hanging="200" w:hangingChars="100"/>
      </w:pPr>
      <w:r w:rsidRPr="22A0953A">
        <w:t xml:space="preserve">&lt;카카오톡 </w:t>
      </w:r>
      <w:proofErr w:type="spellStart"/>
      <w:r w:rsidRPr="22A0953A">
        <w:t>발신프로필</w:t>
      </w:r>
      <w:proofErr w:type="spellEnd"/>
      <w:r w:rsidRPr="22A0953A">
        <w:t xml:space="preserve"> 알고리즘 생성하기…&gt;</w:t>
      </w:r>
    </w:p>
    <w:p w:rsidR="00732165" w:rsidP="00F317D1" w:rsidRDefault="00732165" w14:paraId="1CA21F05" w14:textId="1254FBFC">
      <w:pPr>
        <w:ind w:left="400" w:leftChars="100" w:hanging="200" w:hangingChars="100"/>
      </w:pPr>
      <w:r>
        <w:rPr>
          <w:rFonts w:hint="eastAsia"/>
        </w:rPr>
        <w:t>-</w:t>
      </w:r>
      <w:r>
        <w:t xml:space="preserve"> </w:t>
      </w:r>
      <w:r w:rsidR="00BA7849">
        <w:rPr>
          <w:rFonts w:hint="eastAsia"/>
        </w:rPr>
        <w:t>카카오톡 발신 프로필 등록은 사업자 회원에게만 서비스를 제공한다.</w:t>
      </w:r>
      <w:r w:rsidR="00BA7849">
        <w:t xml:space="preserve"> </w:t>
      </w:r>
      <w:r w:rsidR="00BA7849">
        <w:rPr>
          <w:rFonts w:hint="eastAsia"/>
        </w:rPr>
        <w:t>개인 회원이 메뉴에 접근할 경우 기업 회원 전환</w:t>
      </w:r>
      <w:r w:rsidR="00BA7849">
        <w:t xml:space="preserve"> </w:t>
      </w:r>
      <w:r w:rsidR="00BA7849">
        <w:rPr>
          <w:rFonts w:hint="eastAsia"/>
        </w:rPr>
        <w:t xml:space="preserve">절차로 안내한다. </w:t>
      </w:r>
    </w:p>
    <w:p w:rsidR="001861E8" w:rsidP="001861E8" w:rsidRDefault="001861E8" w14:paraId="343A1CE5" w14:textId="77777777">
      <w:pPr>
        <w:ind w:left="400" w:leftChars="100" w:hanging="200" w:hangingChars="100"/>
        <w:rPr>
          <w:ins w:author="김나영" w:date="2026-01-08T16:18:00Z" w:id="247"/>
        </w:rPr>
      </w:pPr>
      <w:ins w:author="김나영" w:date="2026-01-08T16:18:00Z" w:id="248">
        <w:r>
          <w:rPr>
            <w:rFonts w:hint="eastAsia"/>
          </w:rPr>
          <w:t>2</w:t>
        </w:r>
        <w:r>
          <w:t xml:space="preserve">.5 </w:t>
        </w:r>
        <w:proofErr w:type="spellStart"/>
        <w:r>
          <w:rPr>
            <w:rFonts w:hint="eastAsia"/>
          </w:rPr>
          <w:t>알림톡</w:t>
        </w:r>
        <w:proofErr w:type="spellEnd"/>
        <w:r>
          <w:rPr>
            <w:rFonts w:hint="eastAsia"/>
          </w:rPr>
          <w:t>/브랜드 메시지 템플릿</w:t>
        </w:r>
      </w:ins>
    </w:p>
    <w:p w:rsidR="001861E8" w:rsidRDefault="001861E8" w14:paraId="3473530F" w14:textId="77777777">
      <w:pPr>
        <w:ind w:left="600" w:leftChars="200" w:hanging="200" w:hangingChars="100"/>
        <w:rPr>
          <w:ins w:author="김나영" w:date="2026-01-08T16:18:00Z" w:id="249"/>
        </w:rPr>
        <w:pPrChange w:author="김나영" w:date="2026-01-08T16:18:00Z" w:id="250">
          <w:pPr>
            <w:ind w:left="400" w:leftChars="100" w:hanging="200" w:hangingChars="100"/>
          </w:pPr>
        </w:pPrChange>
      </w:pPr>
      <w:ins w:author="김나영" w:date="2026-01-08T16:18:00Z" w:id="251">
        <w:r>
          <w:t xml:space="preserve">2.5.1 </w:t>
        </w:r>
        <w:proofErr w:type="spellStart"/>
        <w:r>
          <w:rPr>
            <w:rFonts w:hint="eastAsia"/>
          </w:rPr>
          <w:t>알림톡</w:t>
        </w:r>
        <w:proofErr w:type="spellEnd"/>
        <w:r>
          <w:rPr>
            <w:rFonts w:hint="eastAsia"/>
          </w:rPr>
          <w:t xml:space="preserve"> 템플릿 검수신청</w:t>
        </w:r>
      </w:ins>
    </w:p>
    <w:p w:rsidR="001861E8" w:rsidRDefault="001861E8" w14:paraId="4746466F" w14:textId="77777777">
      <w:pPr>
        <w:ind w:left="400" w:leftChars="200"/>
        <w:rPr>
          <w:ins w:author="김나영" w:date="2026-01-08T16:18:00Z" w:id="252"/>
        </w:rPr>
        <w:pPrChange w:author="김나영" w:date="2026-01-08T16:18:00Z" w:id="253">
          <w:pPr>
            <w:ind w:left="400" w:leftChars="100" w:hanging="200" w:hangingChars="100"/>
          </w:pPr>
        </w:pPrChange>
      </w:pPr>
      <w:ins w:author="김나영" w:date="2026-01-08T16:18:00Z" w:id="254">
        <w:r>
          <w:rPr>
            <w:rFonts w:hint="eastAsia"/>
          </w:rPr>
          <w:t>-</w:t>
        </w:r>
        <w:r>
          <w:t xml:space="preserve"> </w:t>
        </w:r>
        <w:proofErr w:type="spellStart"/>
        <w:r>
          <w:rPr>
            <w:rFonts w:hint="eastAsia"/>
          </w:rPr>
          <w:t>톡벨에</w:t>
        </w:r>
        <w:proofErr w:type="spellEnd"/>
        <w:r>
          <w:rPr>
            <w:rFonts w:hint="eastAsia"/>
          </w:rPr>
          <w:t xml:space="preserve"> 발신 프로필을 등록한 사업자 회원은 </w:t>
        </w:r>
        <w:proofErr w:type="spellStart"/>
        <w:r>
          <w:rPr>
            <w:rFonts w:hint="eastAsia"/>
          </w:rPr>
          <w:t>알림톡</w:t>
        </w:r>
        <w:proofErr w:type="spellEnd"/>
        <w:r>
          <w:rPr>
            <w:rFonts w:hint="eastAsia"/>
          </w:rPr>
          <w:t xml:space="preserve"> 발송을 위한 </w:t>
        </w:r>
        <w:proofErr w:type="spellStart"/>
        <w:r>
          <w:rPr>
            <w:rFonts w:hint="eastAsia"/>
          </w:rPr>
          <w:t>알림톡</w:t>
        </w:r>
        <w:proofErr w:type="spellEnd"/>
        <w:r>
          <w:rPr>
            <w:rFonts w:hint="eastAsia"/>
          </w:rPr>
          <w:t xml:space="preserve"> 템플릿을 등록한 후 카카오톡에 검수 신청을 할 수 있다.</w:t>
        </w:r>
        <w:r>
          <w:t xml:space="preserve"> </w:t>
        </w:r>
      </w:ins>
    </w:p>
    <w:p w:rsidR="001861E8" w:rsidRDefault="001861E8" w14:paraId="6E08DDF3" w14:textId="77777777">
      <w:pPr>
        <w:ind w:left="400" w:leftChars="200"/>
        <w:rPr>
          <w:ins w:author="김나영" w:date="2026-01-08T16:18:00Z" w:id="255"/>
        </w:rPr>
        <w:pPrChange w:author="김나영" w:date="2026-01-08T16:18:00Z" w:id="256">
          <w:pPr>
            <w:ind w:left="400" w:leftChars="100" w:hanging="200" w:hangingChars="100"/>
          </w:pPr>
        </w:pPrChange>
      </w:pPr>
      <w:ins w:author="김나영" w:date="2026-01-08T16:18:00Z" w:id="257">
        <w:r>
          <w:rPr>
            <w:rFonts w:hint="eastAsia"/>
          </w:rPr>
          <w:t>-</w:t>
        </w:r>
        <w:r>
          <w:t xml:space="preserve"> </w:t>
        </w:r>
        <w:r>
          <w:rPr>
            <w:rFonts w:hint="eastAsia"/>
          </w:rPr>
          <w:t xml:space="preserve">회원은 등록된 발신 프로필 별로 </w:t>
        </w:r>
        <w:proofErr w:type="spellStart"/>
        <w:r>
          <w:rPr>
            <w:rFonts w:hint="eastAsia"/>
          </w:rPr>
          <w:t>알림톡</w:t>
        </w:r>
        <w:proofErr w:type="spellEnd"/>
        <w:r>
          <w:rPr>
            <w:rFonts w:hint="eastAsia"/>
          </w:rPr>
          <w:t xml:space="preserve"> 템플릿을 등록,</w:t>
        </w:r>
        <w:r>
          <w:t xml:space="preserve"> </w:t>
        </w:r>
        <w:r>
          <w:rPr>
            <w:rFonts w:hint="eastAsia"/>
          </w:rPr>
          <w:t>검수 신청할 수 있다.</w:t>
        </w:r>
        <w:r>
          <w:t xml:space="preserve"> </w:t>
        </w:r>
      </w:ins>
    </w:p>
    <w:p w:rsidR="001861E8" w:rsidRDefault="001861E8" w14:paraId="65379402" w14:textId="77777777">
      <w:pPr>
        <w:ind w:left="400" w:leftChars="200"/>
        <w:rPr>
          <w:ins w:author="김나영" w:date="2026-01-08T16:18:00Z" w:id="258"/>
        </w:rPr>
        <w:pPrChange w:author="김나영" w:date="2026-01-08T16:18:00Z" w:id="259">
          <w:pPr>
            <w:ind w:left="400" w:leftChars="100" w:hanging="200" w:hangingChars="100"/>
          </w:pPr>
        </w:pPrChange>
      </w:pPr>
      <w:ins w:author="김나영" w:date="2026-01-08T16:18:00Z" w:id="260">
        <w:r>
          <w:rPr>
            <w:rFonts w:hint="eastAsia"/>
          </w:rPr>
          <w:t>-</w:t>
        </w:r>
        <w:r>
          <w:t xml:space="preserve"> </w:t>
        </w:r>
        <w:proofErr w:type="spellStart"/>
        <w:r>
          <w:rPr>
            <w:rFonts w:hint="eastAsia"/>
          </w:rPr>
          <w:t>알림톡</w:t>
        </w:r>
        <w:proofErr w:type="spellEnd"/>
        <w:r>
          <w:rPr>
            <w:rFonts w:hint="eastAsia"/>
          </w:rPr>
          <w:t xml:space="preserve"> 템플릿 등록은 카카오톡의 운영 규정을 따르며,</w:t>
        </w:r>
        <w:r>
          <w:t xml:space="preserve"> </w:t>
        </w:r>
        <w:r>
          <w:rPr>
            <w:rFonts w:hint="eastAsia"/>
          </w:rPr>
          <w:t xml:space="preserve">반려될 경우 </w:t>
        </w:r>
        <w:r w:rsidRPr="001861E8">
          <w:rPr>
            <w:rPrChange w:author="김나영" w:date="2026-01-08T16:18:00Z" w:id="261">
              <w:rPr>
                <w:rStyle w:val="ad"/>
                <w:b w:val="0"/>
              </w:rPr>
            </w:rPrChange>
          </w:rPr>
          <w:t>회원</w:t>
        </w:r>
        <w:r w:rsidRPr="001861E8">
          <w:rPr>
            <w:rPrChange w:author="김나영" w:date="2026-01-08T16:18:00Z" w:id="262">
              <w:rPr>
                <w:rStyle w:val="ad"/>
              </w:rPr>
            </w:rPrChange>
          </w:rPr>
          <w:t>은</w:t>
        </w:r>
        <w:r>
          <w:t xml:space="preserve"> 반려 사유 </w:t>
        </w:r>
        <w:r>
          <w:rPr>
            <w:rFonts w:hint="eastAsia"/>
          </w:rPr>
          <w:t>확인 후</w:t>
        </w:r>
        <w:r>
          <w:t xml:space="preserve"> 템플릿</w:t>
        </w:r>
        <w:r>
          <w:rPr>
            <w:rFonts w:hint="eastAsia"/>
          </w:rPr>
          <w:t>을</w:t>
        </w:r>
        <w:r>
          <w:t xml:space="preserve"> 수정</w:t>
        </w:r>
        <w:r>
          <w:rPr>
            <w:rFonts w:hint="eastAsia"/>
          </w:rPr>
          <w:t>한 뒤</w:t>
        </w:r>
        <w:r>
          <w:t xml:space="preserve"> </w:t>
        </w:r>
        <w:r w:rsidRPr="001861E8">
          <w:rPr>
            <w:rPrChange w:author="김나영" w:date="2026-01-08T16:18:00Z" w:id="263">
              <w:rPr>
                <w:rStyle w:val="ad"/>
                <w:b w:val="0"/>
              </w:rPr>
            </w:rPrChange>
          </w:rPr>
          <w:t>카카오톡에</w:t>
        </w:r>
        <w:r>
          <w:t xml:space="preserve"> 추가 검수를 요청할 수 </w:t>
        </w:r>
        <w:proofErr w:type="gramStart"/>
        <w:r>
          <w:t>있다.</w:t>
        </w:r>
        <w:r>
          <w:rPr>
            <w:rFonts w:hint="eastAsia"/>
          </w:rPr>
          <w:t>.</w:t>
        </w:r>
        <w:proofErr w:type="gramEnd"/>
      </w:ins>
    </w:p>
    <w:p w:rsidR="001861E8" w:rsidRDefault="001861E8" w14:paraId="2035FDC0" w14:textId="77777777">
      <w:pPr>
        <w:ind w:left="400" w:leftChars="200"/>
        <w:rPr>
          <w:ins w:author="김나영" w:date="2026-01-08T16:18:00Z" w:id="264"/>
        </w:rPr>
        <w:pPrChange w:author="김나영" w:date="2026-01-08T16:18:00Z" w:id="265">
          <w:pPr>
            <w:ind w:left="400" w:leftChars="100" w:hanging="200" w:hangingChars="100"/>
          </w:pPr>
        </w:pPrChange>
      </w:pPr>
      <w:ins w:author="김나영" w:date="2026-01-08T16:18:00Z" w:id="266">
        <w:r>
          <w:rPr>
            <w:rFonts w:hint="eastAsia"/>
          </w:rPr>
          <w:t>-</w:t>
        </w:r>
        <w:r>
          <w:t xml:space="preserve"> </w:t>
        </w:r>
        <w:proofErr w:type="spellStart"/>
        <w:r>
          <w:rPr>
            <w:rFonts w:hint="eastAsia"/>
          </w:rPr>
          <w:t>알림톡이</w:t>
        </w:r>
        <w:proofErr w:type="spellEnd"/>
        <w:r>
          <w:rPr>
            <w:rFonts w:hint="eastAsia"/>
          </w:rPr>
          <w:t xml:space="preserve"> 승인되면 회원은 승인된 </w:t>
        </w:r>
        <w:proofErr w:type="spellStart"/>
        <w:r>
          <w:rPr>
            <w:rFonts w:hint="eastAsia"/>
          </w:rPr>
          <w:t>알림톡</w:t>
        </w:r>
        <w:proofErr w:type="spellEnd"/>
        <w:r>
          <w:rPr>
            <w:rFonts w:hint="eastAsia"/>
          </w:rPr>
          <w:t xml:space="preserve"> 템플릿을 사용할 수 있다.</w:t>
        </w:r>
        <w:r>
          <w:t xml:space="preserve"> </w:t>
        </w:r>
        <w:r>
          <w:rPr>
            <w:rFonts w:hint="eastAsia"/>
          </w:rPr>
          <w:t>단,</w:t>
        </w:r>
        <w:r>
          <w:t xml:space="preserve"> </w:t>
        </w:r>
        <w:r>
          <w:rPr>
            <w:rFonts w:hint="eastAsia"/>
          </w:rPr>
          <w:t xml:space="preserve">카카오톡 규정에 따라 회원은 </w:t>
        </w:r>
        <w:proofErr w:type="spellStart"/>
        <w:r>
          <w:rPr>
            <w:rFonts w:hint="eastAsia"/>
          </w:rPr>
          <w:t>알림톡</w:t>
        </w:r>
        <w:proofErr w:type="spellEnd"/>
        <w:r>
          <w:rPr>
            <w:rFonts w:hint="eastAsia"/>
          </w:rPr>
          <w:t xml:space="preserve"> 발송 시 </w:t>
        </w:r>
        <w:proofErr w:type="spellStart"/>
        <w:r>
          <w:rPr>
            <w:rFonts w:hint="eastAsia"/>
          </w:rPr>
          <w:t>변수값을</w:t>
        </w:r>
        <w:proofErr w:type="spellEnd"/>
        <w:r>
          <w:rPr>
            <w:rFonts w:hint="eastAsia"/>
          </w:rPr>
          <w:t xml:space="preserve"> 제외한 </w:t>
        </w:r>
        <w:proofErr w:type="spellStart"/>
        <w:r>
          <w:rPr>
            <w:rFonts w:hint="eastAsia"/>
          </w:rPr>
          <w:t>알림톡</w:t>
        </w:r>
        <w:proofErr w:type="spellEnd"/>
        <w:r>
          <w:rPr>
            <w:rFonts w:hint="eastAsia"/>
          </w:rPr>
          <w:t xml:space="preserve"> 템플릿 내용을 수정해서 발송할 수 없다.</w:t>
        </w:r>
        <w:r>
          <w:t xml:space="preserve"> </w:t>
        </w:r>
        <w:r>
          <w:rPr>
            <w:rFonts w:hint="eastAsia"/>
          </w:rPr>
          <w:t>수정하여 발송 시 생기는 불이익은 회원이 감수한다.</w:t>
        </w:r>
        <w:r>
          <w:t xml:space="preserve"> </w:t>
        </w:r>
        <w:r>
          <w:rPr>
            <w:rFonts w:hint="eastAsia"/>
          </w:rPr>
          <w:t xml:space="preserve"> </w:t>
        </w:r>
      </w:ins>
    </w:p>
    <w:p w:rsidR="001861E8" w:rsidRDefault="001861E8" w14:paraId="52546D3D" w14:textId="77777777">
      <w:pPr>
        <w:ind w:left="600" w:leftChars="200" w:hanging="200" w:hangingChars="100"/>
        <w:rPr>
          <w:ins w:author="김나영" w:date="2026-01-08T16:18:00Z" w:id="267"/>
        </w:rPr>
        <w:pPrChange w:author="김나영" w:date="2026-01-08T16:18:00Z" w:id="268">
          <w:pPr>
            <w:ind w:left="400" w:leftChars="100" w:hanging="200" w:hangingChars="100"/>
          </w:pPr>
        </w:pPrChange>
      </w:pPr>
      <w:ins w:author="김나영" w:date="2026-01-08T16:18:00Z" w:id="269">
        <w:r>
          <w:rPr>
            <w:rFonts w:hint="eastAsia"/>
          </w:rPr>
          <w:t>2</w:t>
        </w:r>
        <w:r>
          <w:t xml:space="preserve">.5.2 </w:t>
        </w:r>
        <w:r>
          <w:rPr>
            <w:rFonts w:hint="eastAsia"/>
          </w:rPr>
          <w:t>브랜드 메시지 템플릿</w:t>
        </w:r>
      </w:ins>
    </w:p>
    <w:p w:rsidR="001861E8" w:rsidRDefault="001861E8" w14:paraId="0BEFA9BC" w14:textId="77777777">
      <w:pPr>
        <w:ind w:left="400" w:leftChars="200"/>
        <w:rPr>
          <w:ins w:author="김나영" w:date="2026-01-08T16:18:00Z" w:id="270"/>
        </w:rPr>
        <w:pPrChange w:author="김나영" w:date="2026-01-08T16:18:00Z" w:id="271">
          <w:pPr>
            <w:ind w:left="400" w:leftChars="100" w:hanging="200" w:hangingChars="100"/>
          </w:pPr>
        </w:pPrChange>
      </w:pPr>
      <w:ins w:author="김나영" w:date="2026-01-08T16:18:00Z" w:id="272">
        <w:r>
          <w:rPr>
            <w:rFonts w:hint="eastAsia"/>
          </w:rPr>
          <w:t>-</w:t>
        </w:r>
        <w:r>
          <w:t xml:space="preserve"> </w:t>
        </w:r>
        <w:r>
          <w:rPr>
            <w:rFonts w:hint="eastAsia"/>
          </w:rPr>
          <w:t>회원은 발신 프로필 별로 브랜드 메시지 템플릿을 등록할 수 있다.</w:t>
        </w:r>
        <w:r>
          <w:t xml:space="preserve"> </w:t>
        </w:r>
      </w:ins>
    </w:p>
    <w:p w:rsidR="006731CD" w:rsidRDefault="001861E8" w14:paraId="60477345" w14:textId="044F4C58">
      <w:pPr>
        <w:ind w:left="400" w:leftChars="200"/>
        <w:rPr>
          <w:ins w:author="김나영" w:date="2026-01-08T16:18:00Z" w:id="273"/>
        </w:rPr>
        <w:pPrChange w:author="김나영" w:date="2026-01-08T16:18:00Z" w:id="274">
          <w:pPr>
            <w:widowControl/>
            <w:wordWrap/>
            <w:autoSpaceDE/>
            <w:autoSpaceDN/>
          </w:pPr>
        </w:pPrChange>
      </w:pPr>
      <w:ins w:author="김나영" w:date="2026-01-08T16:18:00Z" w:id="275">
        <w:r>
          <w:rPr>
            <w:rFonts w:hint="eastAsia"/>
          </w:rPr>
          <w:t>-</w:t>
        </w:r>
        <w:r>
          <w:t xml:space="preserve"> </w:t>
        </w:r>
        <w:r>
          <w:rPr>
            <w:rFonts w:hint="eastAsia"/>
          </w:rPr>
          <w:t>회원은 브랜드 메시지 템플릿을 자유롭게 수정 및 생성할 수 있으나 광고 메시지 발송 시 필수 표기사항을 포함해야 한다.</w:t>
        </w:r>
      </w:ins>
    </w:p>
    <w:p w:rsidR="001861E8" w:rsidP="00010581" w:rsidRDefault="001861E8" w14:paraId="55AEF6AD" w14:textId="77777777">
      <w:pPr>
        <w:widowControl/>
        <w:wordWrap/>
        <w:autoSpaceDE/>
        <w:autoSpaceDN/>
      </w:pPr>
    </w:p>
    <w:p w:rsidRPr="006731CD" w:rsidR="00BA7849" w:rsidP="00BA7849" w:rsidRDefault="00BA7849" w14:paraId="5257BF4F" w14:textId="77777777">
      <w:pPr>
        <w:rPr>
          <w:b/>
          <w:sz w:val="28"/>
        </w:rPr>
      </w:pPr>
      <w:r>
        <w:rPr>
          <w:rFonts w:hint="eastAsia"/>
          <w:b/>
          <w:sz w:val="28"/>
        </w:rPr>
        <w:t>3.</w:t>
      </w:r>
      <w:r w:rsidRPr="006731CD">
        <w:rPr>
          <w:b/>
          <w:sz w:val="28"/>
        </w:rPr>
        <w:t xml:space="preserve"> </w:t>
      </w:r>
      <w:r w:rsidRPr="006731CD">
        <w:rPr>
          <w:rFonts w:hint="eastAsia"/>
          <w:b/>
          <w:sz w:val="28"/>
        </w:rPr>
        <w:t xml:space="preserve">발송 메시지 유형 </w:t>
      </w:r>
    </w:p>
    <w:p w:rsidR="00BA7849" w:rsidP="00BA7849" w:rsidRDefault="00BA7849" w14:paraId="0B5310B2" w14:textId="77777777">
      <w:pPr>
        <w:ind w:left="200" w:leftChars="100"/>
      </w:pPr>
      <w:r>
        <w:rPr>
          <w:rFonts w:hint="eastAsia"/>
        </w:rPr>
        <w:t>3.</w:t>
      </w:r>
      <w:r>
        <w:t xml:space="preserve">1 </w:t>
      </w:r>
      <w:r>
        <w:rPr>
          <w:rFonts w:hint="eastAsia"/>
        </w:rPr>
        <w:t>메시지 유형</w:t>
      </w:r>
    </w:p>
    <w:p w:rsidR="00BA7849" w:rsidP="00BA7849" w:rsidRDefault="00BA7849" w14:paraId="0CB42BB9" w14:textId="53E3F75D">
      <w:pPr>
        <w:ind w:left="400" w:leftChars="200"/>
      </w:pPr>
      <w:r>
        <w:rPr>
          <w:rFonts w:hint="eastAsia"/>
        </w:rPr>
        <w:t>3.</w:t>
      </w:r>
      <w:r>
        <w:t>1.</w:t>
      </w:r>
      <w:r w:rsidR="0044553B">
        <w:t>1</w:t>
      </w:r>
      <w:r>
        <w:t xml:space="preserve"> </w:t>
      </w:r>
      <w:r>
        <w:rPr>
          <w:rFonts w:hint="eastAsia"/>
        </w:rPr>
        <w:t>광고 메시지</w:t>
      </w:r>
    </w:p>
    <w:p w:rsidR="00BA7849" w:rsidP="008D702F" w:rsidRDefault="00BA7849" w14:paraId="76FE0E61" w14:textId="64B42146">
      <w:pPr>
        <w:ind w:left="600" w:leftChars="300"/>
      </w:pPr>
      <w:r>
        <w:rPr>
          <w:rFonts w:hint="eastAsia"/>
        </w:rPr>
        <w:t>3.</w:t>
      </w:r>
      <w:r>
        <w:t>1.</w:t>
      </w:r>
      <w:r w:rsidR="0044553B">
        <w:t>1</w:t>
      </w:r>
      <w:r>
        <w:t xml:space="preserve">.1 </w:t>
      </w:r>
      <w:r>
        <w:rPr>
          <w:rFonts w:hint="eastAsia"/>
        </w:rPr>
        <w:t>광고 메시지 정의</w:t>
      </w:r>
    </w:p>
    <w:p w:rsidR="008D702F" w:rsidP="00F378FC" w:rsidRDefault="008D702F" w14:paraId="1C3A3745" w14:textId="50BA7146">
      <w:pPr>
        <w:ind w:left="600" w:leftChars="300"/>
      </w:pPr>
      <w:r>
        <w:t>- 영리 목적의 홍보, 상품 판매 유인, 구매 권유 등 광고성 정보가 포함된 메시지이다.</w:t>
      </w:r>
    </w:p>
    <w:p w:rsidR="008D702F" w:rsidP="008D702F" w:rsidRDefault="00BA7849" w14:paraId="61B543CB" w14:textId="19F58252">
      <w:pPr>
        <w:ind w:left="600" w:leftChars="300"/>
      </w:pPr>
      <w:r>
        <w:rPr>
          <w:rFonts w:hint="eastAsia"/>
        </w:rPr>
        <w:t>3.</w:t>
      </w:r>
      <w:r>
        <w:t>1.</w:t>
      </w:r>
      <w:r w:rsidR="0044553B">
        <w:t>1</w:t>
      </w:r>
      <w:r>
        <w:t xml:space="preserve">.2 </w:t>
      </w:r>
      <w:proofErr w:type="spellStart"/>
      <w:r>
        <w:rPr>
          <w:rFonts w:hint="eastAsia"/>
        </w:rPr>
        <w:t>톡벨</w:t>
      </w:r>
      <w:proofErr w:type="spellEnd"/>
      <w:r>
        <w:rPr>
          <w:rFonts w:hint="eastAsia"/>
        </w:rPr>
        <w:t xml:space="preserve"> 시스템 내 광고 메시지 발송 규정</w:t>
      </w:r>
    </w:p>
    <w:p w:rsidR="00F378FC" w:rsidP="008D702F" w:rsidRDefault="00F378FC" w14:paraId="3E93B087" w14:textId="233C6B1F">
      <w:pPr>
        <w:ind w:left="600" w:leftChars="300"/>
      </w:pPr>
      <w:r>
        <w:rPr>
          <w:rFonts w:hint="eastAsia"/>
        </w:rPr>
        <w:t>-</w:t>
      </w:r>
      <w:r>
        <w:t xml:space="preserve"> 발송 시 </w:t>
      </w:r>
      <w:r w:rsidRPr="00F378FC">
        <w:rPr>
          <w:b/>
        </w:rPr>
        <w:t>마케팅 수신 동의를 한 수신자에게만 발송</w:t>
      </w:r>
      <w:r>
        <w:t>이 가능하</w:t>
      </w:r>
      <w:r>
        <w:rPr>
          <w:rFonts w:hint="eastAsia"/>
        </w:rPr>
        <w:t>며,</w:t>
      </w:r>
      <w:r>
        <w:t xml:space="preserve"> </w:t>
      </w:r>
      <w:r>
        <w:rPr>
          <w:rFonts w:hint="eastAsia"/>
        </w:rPr>
        <w:t>광고 메시지 발송 화면 내에 회원에게 해당 내용을 안내한다.</w:t>
      </w:r>
    </w:p>
    <w:p w:rsidR="00F378FC" w:rsidP="008D702F" w:rsidRDefault="00F378FC" w14:paraId="504B2F0A" w14:textId="1D27E0EC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광고 메시지 발송 시 다음과 같은 발송 규정이 자동으로 적용된다.</w:t>
      </w:r>
      <w:r>
        <w:t xml:space="preserve"> </w:t>
      </w:r>
      <w:r w:rsidR="005A0613">
        <w:t>(</w:t>
      </w:r>
      <w:r w:rsidR="005A0613">
        <w:rPr>
          <w:rFonts w:hint="eastAsia"/>
        </w:rPr>
        <w:t>예약 발송 포함)</w:t>
      </w:r>
      <w:r w:rsidR="005A0613">
        <w:t xml:space="preserve"> </w:t>
      </w:r>
    </w:p>
    <w:tbl>
      <w:tblPr>
        <w:tblStyle w:val="a8"/>
        <w:tblW w:w="0" w:type="auto"/>
        <w:tblInd w:w="600" w:type="dxa"/>
        <w:tblLook w:val="04A0" w:firstRow="1" w:lastRow="0" w:firstColumn="1" w:lastColumn="0" w:noHBand="0" w:noVBand="1"/>
      </w:tblPr>
      <w:tblGrid>
        <w:gridCol w:w="2230"/>
        <w:gridCol w:w="6186"/>
      </w:tblGrid>
      <w:tr w:rsidR="008D702F" w:rsidTr="00F378FC" w14:paraId="524DBD55" w14:textId="77777777">
        <w:tc>
          <w:tcPr>
            <w:tcW w:w="2230" w:type="dxa"/>
          </w:tcPr>
          <w:p w:rsidR="008D702F" w:rsidP="008D702F" w:rsidRDefault="008D702F" w14:paraId="3246A4C8" w14:textId="140EF81C">
            <w:r>
              <w:rPr>
                <w:rFonts w:hint="eastAsia"/>
              </w:rPr>
              <w:t>메시지 내 규정 표기</w:t>
            </w:r>
          </w:p>
        </w:tc>
        <w:tc>
          <w:tcPr>
            <w:tcW w:w="6186" w:type="dxa"/>
          </w:tcPr>
          <w:p w:rsidR="008D702F" w:rsidP="008D702F" w:rsidRDefault="008D702F" w14:paraId="3822A7CB" w14:textId="32C65274">
            <w:r>
              <w:rPr>
                <w:rFonts w:hint="eastAsia"/>
              </w:rPr>
              <w:t xml:space="preserve">- 메시지 제목 또는 본문 시작 부분에 </w:t>
            </w:r>
            <w:r>
              <w:t>‘</w:t>
            </w:r>
            <w:r w:rsidRPr="008D702F">
              <w:rPr>
                <w:b/>
              </w:rPr>
              <w:t>(</w:t>
            </w:r>
            <w:r w:rsidRPr="008D702F">
              <w:rPr>
                <w:rFonts w:hint="eastAsia"/>
                <w:b/>
              </w:rPr>
              <w:t>광고)</w:t>
            </w:r>
            <w:r>
              <w:t xml:space="preserve">’ </w:t>
            </w:r>
            <w:r w:rsidR="00F378FC">
              <w:rPr>
                <w:rFonts w:hint="eastAsia"/>
              </w:rPr>
              <w:t>자동 포함</w:t>
            </w:r>
          </w:p>
          <w:p w:rsidR="008D702F" w:rsidP="008D702F" w:rsidRDefault="008D702F" w14:paraId="5B2C6C90" w14:textId="3A1CCF1A">
            <w:r>
              <w:t xml:space="preserve">- </w:t>
            </w:r>
            <w:r>
              <w:rPr>
                <w:rFonts w:hint="eastAsia"/>
              </w:rPr>
              <w:t xml:space="preserve">메시지 본문 하단에 </w:t>
            </w:r>
            <w:r w:rsidRPr="00F378FC" w:rsidR="00F378FC">
              <w:rPr>
                <w:b/>
              </w:rPr>
              <w:t xml:space="preserve">080 </w:t>
            </w:r>
            <w:r w:rsidRPr="00F378FC" w:rsidR="00F378FC">
              <w:rPr>
                <w:rFonts w:hint="eastAsia"/>
                <w:b/>
              </w:rPr>
              <w:t>무료수신거부 번호</w:t>
            </w:r>
            <w:r w:rsidR="00F378FC">
              <w:rPr>
                <w:rFonts w:hint="eastAsia"/>
              </w:rPr>
              <w:t xml:space="preserve"> 자동 포함</w:t>
            </w:r>
          </w:p>
        </w:tc>
      </w:tr>
      <w:tr w:rsidR="008D702F" w:rsidTr="00F378FC" w14:paraId="7D153A44" w14:textId="77777777">
        <w:tc>
          <w:tcPr>
            <w:tcW w:w="2230" w:type="dxa"/>
          </w:tcPr>
          <w:p w:rsidR="008D702F" w:rsidP="008D702F" w:rsidRDefault="00F378FC" w14:paraId="0B654ABC" w14:textId="716660DB">
            <w:r>
              <w:rPr>
                <w:rFonts w:hint="eastAsia"/>
              </w:rPr>
              <w:t>야간 발송 금지</w:t>
            </w:r>
          </w:p>
        </w:tc>
        <w:tc>
          <w:tcPr>
            <w:tcW w:w="6186" w:type="dxa"/>
          </w:tcPr>
          <w:p w:rsidR="008D702F" w:rsidP="00F378FC" w:rsidRDefault="00F378FC" w14:paraId="47F0D481" w14:textId="15E98194">
            <w:r>
              <w:rPr>
                <w:rFonts w:hint="eastAsia"/>
              </w:rPr>
              <w:t xml:space="preserve">- </w:t>
            </w:r>
            <w:r w:rsidRPr="00F378FC">
              <w:rPr>
                <w:rFonts w:hint="eastAsia"/>
                <w:b/>
              </w:rPr>
              <w:t>오</w:t>
            </w:r>
            <w:r w:rsidR="006857B3">
              <w:rPr>
                <w:rFonts w:hint="eastAsia"/>
                <w:b/>
              </w:rPr>
              <w:t>후</w:t>
            </w:r>
            <w:r w:rsidRPr="00F378FC">
              <w:rPr>
                <w:rFonts w:hint="eastAsia"/>
                <w:b/>
              </w:rPr>
              <w:t xml:space="preserve"> </w:t>
            </w:r>
            <w:r w:rsidRPr="00F378FC">
              <w:rPr>
                <w:b/>
              </w:rPr>
              <w:t>9</w:t>
            </w:r>
            <w:r w:rsidRPr="00F378FC">
              <w:rPr>
                <w:rFonts w:hint="eastAsia"/>
                <w:b/>
              </w:rPr>
              <w:t xml:space="preserve">시 </w:t>
            </w:r>
            <w:r w:rsidRPr="00F378FC">
              <w:rPr>
                <w:b/>
              </w:rPr>
              <w:t xml:space="preserve">~ </w:t>
            </w:r>
            <w:r w:rsidRPr="00F378FC">
              <w:rPr>
                <w:rFonts w:hint="eastAsia"/>
                <w:b/>
              </w:rPr>
              <w:t xml:space="preserve">익일 오전 </w:t>
            </w:r>
            <w:r w:rsidRPr="00F378FC">
              <w:rPr>
                <w:b/>
              </w:rPr>
              <w:t>8</w:t>
            </w:r>
            <w:r w:rsidRPr="00F378FC">
              <w:rPr>
                <w:rFonts w:hint="eastAsia"/>
                <w:b/>
              </w:rPr>
              <w:t>시</w:t>
            </w:r>
            <w:r>
              <w:rPr>
                <w:rFonts w:hint="eastAsia"/>
              </w:rPr>
              <w:t xml:space="preserve"> 내에 야간 발송 금지</w:t>
            </w:r>
            <w:commentRangeStart w:id="276"/>
            <w:commentRangeStart w:id="277"/>
            <w:commentRangeEnd w:id="276"/>
            <w:r w:rsidR="004D00E1">
              <w:rPr>
                <w:rStyle w:val="a4"/>
                <w:sz w:val="20"/>
                <w:szCs w:val="22"/>
              </w:rPr>
              <w:commentReference w:id="276"/>
            </w:r>
            <w:commentRangeEnd w:id="277"/>
            <w:r>
              <w:rPr>
                <w:rStyle w:val="CommentReference"/>
              </w:rPr>
              <w:commentReference w:id="277"/>
            </w:r>
          </w:p>
        </w:tc>
      </w:tr>
    </w:tbl>
    <w:p w:rsidR="008D702F" w:rsidP="008D702F" w:rsidRDefault="008D702F" w14:paraId="7A8FA600" w14:textId="4BAF35EC">
      <w:pPr>
        <w:ind w:left="600" w:leftChars="300"/>
      </w:pPr>
    </w:p>
    <w:p w:rsidR="004D00E1" w:rsidP="004D00E1" w:rsidRDefault="004D00E1" w14:paraId="73D34478" w14:textId="26CAFF8D">
      <w:pPr>
        <w:ind w:left="600" w:leftChars="300"/>
      </w:pPr>
      <w:r>
        <w:rPr>
          <w:rFonts w:hint="eastAsia"/>
        </w:rPr>
        <w:t>-</w:t>
      </w:r>
      <w:r>
        <w:t xml:space="preserve"> </w:t>
      </w:r>
      <w:commentRangeStart w:id="278"/>
      <w:r>
        <w:rPr>
          <w:rFonts w:hint="eastAsia"/>
        </w:rPr>
        <w:t>마케팅 수신 동의를 하지 않은 고객에게 메시지를 발송하여 일어나는 책임은 회원에게 있다.</w:t>
      </w:r>
      <w:commentRangeEnd w:id="278"/>
      <w:r>
        <w:rPr>
          <w:rStyle w:val="a4"/>
          <w:sz w:val="20"/>
          <w:szCs w:val="22"/>
        </w:rPr>
        <w:commentReference w:id="278"/>
      </w:r>
      <w:r>
        <w:t xml:space="preserve"> </w:t>
      </w:r>
    </w:p>
    <w:p w:rsidR="00BA7849" w:rsidP="00BA7849" w:rsidRDefault="00BA7849" w14:paraId="7663D07D" w14:textId="03E9D6CF">
      <w:pPr>
        <w:ind w:left="200" w:leftChars="100"/>
      </w:pPr>
      <w:r>
        <w:rPr>
          <w:rFonts w:hint="eastAsia"/>
        </w:rPr>
        <w:t>3.</w:t>
      </w:r>
      <w:r>
        <w:t>1.</w:t>
      </w:r>
      <w:r w:rsidR="0044553B">
        <w:t>2</w:t>
      </w:r>
      <w:r>
        <w:t xml:space="preserve"> </w:t>
      </w:r>
      <w:proofErr w:type="spellStart"/>
      <w:r>
        <w:rPr>
          <w:rFonts w:hint="eastAsia"/>
        </w:rPr>
        <w:t>정보성</w:t>
      </w:r>
      <w:proofErr w:type="spellEnd"/>
      <w:r>
        <w:t>·</w:t>
      </w:r>
      <w:r>
        <w:rPr>
          <w:rFonts w:hint="eastAsia"/>
        </w:rPr>
        <w:t>공지성 메시지</w:t>
      </w:r>
    </w:p>
    <w:p w:rsidR="00BA7849" w:rsidP="00BA7849" w:rsidRDefault="00BA7849" w14:paraId="6E42350E" w14:textId="5562EE5E">
      <w:pPr>
        <w:ind w:left="400" w:leftChars="200"/>
      </w:pPr>
      <w:r>
        <w:rPr>
          <w:rFonts w:hint="eastAsia"/>
        </w:rPr>
        <w:t>3.</w:t>
      </w:r>
      <w:r>
        <w:t>1.</w:t>
      </w:r>
      <w:r w:rsidR="0044553B">
        <w:t>2</w:t>
      </w:r>
      <w:r>
        <w:t xml:space="preserve">.1 </w:t>
      </w:r>
      <w:proofErr w:type="spellStart"/>
      <w:r>
        <w:rPr>
          <w:rFonts w:hint="eastAsia"/>
        </w:rPr>
        <w:t>정보성</w:t>
      </w:r>
      <w:proofErr w:type="spellEnd"/>
      <w:r>
        <w:t>·</w:t>
      </w:r>
      <w:r>
        <w:rPr>
          <w:rFonts w:hint="eastAsia"/>
        </w:rPr>
        <w:t>공지성 메시지 정의</w:t>
      </w:r>
    </w:p>
    <w:p w:rsidR="00F378FC" w:rsidP="00BA7849" w:rsidRDefault="00F378FC" w14:paraId="1634C37B" w14:textId="1B049602">
      <w:pPr>
        <w:ind w:left="400" w:leftChars="200"/>
      </w:pPr>
      <w:r>
        <w:rPr>
          <w:rFonts w:hint="eastAsia"/>
        </w:rPr>
        <w:t>-</w:t>
      </w:r>
      <w:r>
        <w:t xml:space="preserve"> </w:t>
      </w:r>
      <w:r w:rsidRPr="005D2BED">
        <w:rPr>
          <w:rFonts w:hint="eastAsia"/>
        </w:rPr>
        <w:t>영리</w:t>
      </w:r>
      <w:r w:rsidRPr="005D2BED">
        <w:t xml:space="preserve"> 목적의 광고성 정보에 해당하지 않으며, 의무적으로 제공되어야 하는 정보 또는 수신자와 기존 거래 관계에 의해 발생한 정보</w:t>
      </w:r>
      <w:r>
        <w:rPr>
          <w:rFonts w:hint="eastAsia"/>
        </w:rPr>
        <w:t>이</w:t>
      </w:r>
      <w:r w:rsidRPr="005D2BED">
        <w:t xml:space="preserve">다. </w:t>
      </w:r>
    </w:p>
    <w:p w:rsidR="00F378FC" w:rsidP="00BA7849" w:rsidRDefault="00F378FC" w14:paraId="19FB95CF" w14:textId="733141B9">
      <w:pPr>
        <w:ind w:left="400" w:leftChars="200"/>
      </w:pPr>
      <w:r>
        <w:rPr>
          <w:rFonts w:hint="eastAsia"/>
        </w:rPr>
        <w:t>-</w:t>
      </w:r>
      <w:r>
        <w:t xml:space="preserve"> </w:t>
      </w:r>
      <w:r w:rsidRPr="00F378FC">
        <w:rPr>
          <w:rFonts w:hint="eastAsia"/>
        </w:rPr>
        <w:t>내용의</w:t>
      </w:r>
      <w:r w:rsidRPr="00F378FC">
        <w:t xml:space="preserve"> 일부가 광고성 정보를 포함하거나, 정보 제공을 명목으로 홍보를 유도할 경우, 해당 메시지는 광고 메시지로 간주되어 모든 필수 기재사항을 준수해야 한다.</w:t>
      </w:r>
    </w:p>
    <w:p w:rsidR="00BA7849" w:rsidP="00BA7849" w:rsidRDefault="00BA7849" w14:paraId="7CFA5EC8" w14:textId="77777777">
      <w:pPr>
        <w:ind w:left="200" w:leftChars="100"/>
      </w:pPr>
      <w:r>
        <w:rPr>
          <w:rFonts w:hint="eastAsia"/>
        </w:rPr>
        <w:t>3.</w:t>
      </w:r>
      <w:r>
        <w:t xml:space="preserve">2. </w:t>
      </w:r>
      <w:r>
        <w:rPr>
          <w:rFonts w:hint="eastAsia"/>
        </w:rPr>
        <w:t>발송 채널 유형</w:t>
      </w:r>
    </w:p>
    <w:p w:rsidR="00BA7849" w:rsidP="00BA7849" w:rsidRDefault="00BA7849" w14:paraId="2C1312DF" w14:textId="74EA8AA5">
      <w:pPr>
        <w:ind w:left="400" w:leftChars="200"/>
      </w:pPr>
      <w:r>
        <w:rPr>
          <w:rFonts w:hint="eastAsia"/>
        </w:rPr>
        <w:t>3.</w:t>
      </w:r>
      <w:r>
        <w:t xml:space="preserve">2.1 </w:t>
      </w:r>
      <w:r>
        <w:rPr>
          <w:rFonts w:hint="eastAsia"/>
        </w:rPr>
        <w:t>문자</w:t>
      </w:r>
    </w:p>
    <w:p w:rsidR="00F378FC" w:rsidP="0044553B" w:rsidRDefault="00F378FC" w14:paraId="64D5DD0A" w14:textId="76A054B9">
      <w:pPr>
        <w:ind w:left="600" w:leftChars="300"/>
      </w:pPr>
      <w:r>
        <w:t>3.2.1.1 문자 유형</w:t>
      </w:r>
    </w:p>
    <w:tbl>
      <w:tblPr>
        <w:tblStyle w:val="a8"/>
        <w:tblW w:w="8326" w:type="dxa"/>
        <w:tblInd w:w="600" w:type="dxa"/>
        <w:tblLook w:val="04A0" w:firstRow="1" w:lastRow="0" w:firstColumn="1" w:lastColumn="0" w:noHBand="0" w:noVBand="1"/>
      </w:tblPr>
      <w:tblGrid>
        <w:gridCol w:w="838"/>
        <w:gridCol w:w="4369"/>
        <w:gridCol w:w="1559"/>
        <w:gridCol w:w="1560"/>
      </w:tblGrid>
      <w:tr w:rsidR="00DF2273" w:rsidTr="1F872E25" w14:paraId="41C575A4" w14:textId="77777777">
        <w:tc>
          <w:tcPr>
            <w:tcW w:w="838" w:type="dxa"/>
          </w:tcPr>
          <w:p w:rsidR="00DF2273" w:rsidP="00BA7849" w:rsidRDefault="00DF2273" w14:paraId="0726308F" w14:textId="4C29F4F8">
            <w:r>
              <w:rPr>
                <w:rFonts w:hint="eastAsia"/>
              </w:rPr>
              <w:t>유형</w:t>
            </w:r>
          </w:p>
        </w:tc>
        <w:tc>
          <w:tcPr>
            <w:tcW w:w="4369" w:type="dxa"/>
          </w:tcPr>
          <w:p w:rsidR="00DF2273" w:rsidP="00F378FC" w:rsidRDefault="00DF2273" w14:paraId="5F218B21" w14:textId="5E54E627">
            <w:r>
              <w:rPr>
                <w:rFonts w:hint="eastAsia"/>
              </w:rPr>
              <w:t>정의</w:t>
            </w:r>
          </w:p>
        </w:tc>
        <w:tc>
          <w:tcPr>
            <w:tcW w:w="1559" w:type="dxa"/>
          </w:tcPr>
          <w:p w:rsidR="00DF2273" w:rsidP="00F378FC" w:rsidRDefault="00DF2273" w14:paraId="5142F79A" w14:textId="60E76F61">
            <w:r>
              <w:rPr>
                <w:rFonts w:hint="eastAsia"/>
              </w:rPr>
              <w:t>개인회원 단가</w:t>
            </w:r>
          </w:p>
        </w:tc>
        <w:tc>
          <w:tcPr>
            <w:tcW w:w="1560" w:type="dxa"/>
          </w:tcPr>
          <w:p w:rsidR="00DF2273" w:rsidP="00F378FC" w:rsidRDefault="00DF2273" w14:paraId="58D28381" w14:textId="77777777">
            <w:r>
              <w:rPr>
                <w:rFonts w:hint="eastAsia"/>
              </w:rPr>
              <w:t>사업자회원</w:t>
            </w:r>
          </w:p>
          <w:p w:rsidR="00DF2273" w:rsidP="1F872E25" w:rsidRDefault="00DF2273" w14:paraId="24E35F23" w14:textId="292A5A2F">
            <w:pPr>
              <w:rPr>
                <w:strike/>
              </w:rPr>
            </w:pPr>
            <w:r>
              <w:t>단가</w:t>
            </w:r>
          </w:p>
        </w:tc>
      </w:tr>
      <w:tr w:rsidR="00DF2273" w:rsidTr="1F872E25" w14:paraId="3A105BD4" w14:textId="664DB39A">
        <w:tc>
          <w:tcPr>
            <w:tcW w:w="838" w:type="dxa"/>
          </w:tcPr>
          <w:p w:rsidR="00DF2273" w:rsidP="00BA7849" w:rsidRDefault="00DF2273" w14:paraId="7FD7303A" w14:textId="6775F9FF">
            <w:r>
              <w:rPr>
                <w:rFonts w:hint="eastAsia"/>
              </w:rPr>
              <w:t>S</w:t>
            </w:r>
            <w:r>
              <w:t>MS</w:t>
            </w:r>
          </w:p>
        </w:tc>
        <w:tc>
          <w:tcPr>
            <w:tcW w:w="4369" w:type="dxa"/>
          </w:tcPr>
          <w:p w:rsidR="00DF2273" w:rsidP="00F378FC" w:rsidRDefault="00DF2273" w14:paraId="7D622AC9" w14:textId="733D3AFB">
            <w:r>
              <w:rPr>
                <w:rFonts w:hint="eastAsia"/>
              </w:rPr>
              <w:t xml:space="preserve">- </w:t>
            </w:r>
            <w:r>
              <w:t>90byte(</w:t>
            </w:r>
            <w:r>
              <w:rPr>
                <w:rFonts w:hint="eastAsia"/>
              </w:rPr>
              <w:t xml:space="preserve">한글 </w:t>
            </w:r>
            <w:r>
              <w:t>45</w:t>
            </w:r>
            <w:r>
              <w:rPr>
                <w:rFonts w:hint="eastAsia"/>
              </w:rPr>
              <w:t>자)</w:t>
            </w:r>
            <w:r>
              <w:t xml:space="preserve"> </w:t>
            </w:r>
            <w:r>
              <w:rPr>
                <w:rFonts w:hint="eastAsia"/>
              </w:rPr>
              <w:t>이하의 단문 메시지</w:t>
            </w:r>
          </w:p>
        </w:tc>
        <w:tc>
          <w:tcPr>
            <w:tcW w:w="1559" w:type="dxa"/>
          </w:tcPr>
          <w:p w:rsidR="00DF2273" w:rsidP="00F378FC" w:rsidRDefault="00DF2273" w14:paraId="54D0679F" w14:textId="6B063A10">
            <w:r>
              <w:rPr>
                <w:rFonts w:hint="eastAsia"/>
              </w:rPr>
              <w:t>8</w:t>
            </w:r>
            <w:r>
              <w:t>.3</w:t>
            </w:r>
            <w:r>
              <w:rPr>
                <w:rFonts w:hint="eastAsia"/>
              </w:rPr>
              <w:t>원</w:t>
            </w:r>
          </w:p>
        </w:tc>
        <w:tc>
          <w:tcPr>
            <w:tcW w:w="1560" w:type="dxa"/>
          </w:tcPr>
          <w:p w:rsidR="00DF2273" w:rsidP="00F378FC" w:rsidRDefault="00DF2273" w14:paraId="4DF0160D" w14:textId="66CB2C46">
            <w:r>
              <w:t>8.2</w:t>
            </w:r>
            <w:r>
              <w:rPr>
                <w:rFonts w:hint="eastAsia"/>
              </w:rPr>
              <w:t>원</w:t>
            </w:r>
          </w:p>
        </w:tc>
      </w:tr>
      <w:tr w:rsidR="00DF2273" w:rsidTr="1F872E25" w14:paraId="133E8502" w14:textId="0E8ADB46">
        <w:tc>
          <w:tcPr>
            <w:tcW w:w="838" w:type="dxa"/>
          </w:tcPr>
          <w:p w:rsidR="00DF2273" w:rsidP="00BA7849" w:rsidRDefault="00DF2273" w14:paraId="209FA2C4" w14:textId="1E9AEE80">
            <w:r>
              <w:rPr>
                <w:rFonts w:hint="eastAsia"/>
              </w:rPr>
              <w:t>L</w:t>
            </w:r>
            <w:r>
              <w:t>MS</w:t>
            </w:r>
          </w:p>
        </w:tc>
        <w:tc>
          <w:tcPr>
            <w:tcW w:w="4369" w:type="dxa"/>
          </w:tcPr>
          <w:p w:rsidR="00DF2273" w:rsidP="00F378FC" w:rsidRDefault="00DF2273" w14:paraId="27340F5F" w14:textId="3E854767">
            <w:r>
              <w:rPr>
                <w:rFonts w:hint="eastAsia"/>
              </w:rPr>
              <w:t xml:space="preserve">- </w:t>
            </w:r>
            <w:r>
              <w:t>2,000byte(</w:t>
            </w:r>
            <w:r>
              <w:rPr>
                <w:rFonts w:hint="eastAsia"/>
              </w:rPr>
              <w:t xml:space="preserve">한글 </w:t>
            </w:r>
            <w:r>
              <w:t>1,000</w:t>
            </w:r>
            <w:r>
              <w:rPr>
                <w:rFonts w:hint="eastAsia"/>
              </w:rPr>
              <w:t>자)</w:t>
            </w:r>
            <w:r>
              <w:t xml:space="preserve"> </w:t>
            </w:r>
            <w:r>
              <w:rPr>
                <w:rFonts w:hint="eastAsia"/>
              </w:rPr>
              <w:t>이하의 장문 메시지</w:t>
            </w:r>
          </w:p>
        </w:tc>
        <w:tc>
          <w:tcPr>
            <w:tcW w:w="1559" w:type="dxa"/>
          </w:tcPr>
          <w:p w:rsidR="00DF2273" w:rsidP="00F378FC" w:rsidRDefault="00DF2273" w14:paraId="34B6EA4B" w14:textId="11164295">
            <w:r>
              <w:rPr>
                <w:rFonts w:hint="eastAsia"/>
              </w:rPr>
              <w:t>2</w:t>
            </w:r>
            <w:r>
              <w:t>6.5</w:t>
            </w:r>
            <w:r>
              <w:rPr>
                <w:rFonts w:hint="eastAsia"/>
              </w:rPr>
              <w:t>원</w:t>
            </w:r>
          </w:p>
        </w:tc>
        <w:tc>
          <w:tcPr>
            <w:tcW w:w="1560" w:type="dxa"/>
          </w:tcPr>
          <w:p w:rsidR="00DF2273" w:rsidP="00F378FC" w:rsidRDefault="00DF2273" w14:paraId="000ACB26" w14:textId="02D0F92B">
            <w:r>
              <w:t>26</w:t>
            </w:r>
            <w:r>
              <w:rPr>
                <w:rFonts w:hint="eastAsia"/>
              </w:rPr>
              <w:t>원</w:t>
            </w:r>
          </w:p>
        </w:tc>
      </w:tr>
      <w:tr w:rsidR="00DF2273" w:rsidTr="1F872E25" w14:paraId="3F980E99" w14:textId="3920258E">
        <w:tc>
          <w:tcPr>
            <w:tcW w:w="838" w:type="dxa"/>
          </w:tcPr>
          <w:p w:rsidR="00DF2273" w:rsidP="00BA7849" w:rsidRDefault="00DF2273" w14:paraId="60815ADE" w14:textId="2B42D88E">
            <w:r>
              <w:rPr>
                <w:rFonts w:hint="eastAsia"/>
              </w:rPr>
              <w:t>M</w:t>
            </w:r>
            <w:r>
              <w:t>MS</w:t>
            </w:r>
          </w:p>
        </w:tc>
        <w:tc>
          <w:tcPr>
            <w:tcW w:w="4369" w:type="dxa"/>
          </w:tcPr>
          <w:p w:rsidR="00DF2273" w:rsidP="00F378FC" w:rsidRDefault="00DF2273" w14:paraId="06EA5928" w14:textId="77777777">
            <w:r>
              <w:rPr>
                <w:rFonts w:hint="eastAsia"/>
              </w:rPr>
              <w:t>- 2</w:t>
            </w:r>
            <w:r>
              <w:t>,000</w:t>
            </w:r>
            <w:r>
              <w:rPr>
                <w:rFonts w:hint="eastAsia"/>
              </w:rPr>
              <w:t>b</w:t>
            </w:r>
            <w:r>
              <w:t xml:space="preserve">yte 이하의 </w:t>
            </w:r>
            <w:r>
              <w:rPr>
                <w:rFonts w:hint="eastAsia"/>
              </w:rPr>
              <w:t>장문 메시지에 이미지,</w:t>
            </w:r>
            <w:r>
              <w:t xml:space="preserve"> </w:t>
            </w:r>
            <w:r>
              <w:rPr>
                <w:rFonts w:hint="eastAsia"/>
              </w:rPr>
              <w:t>음성 등 멀티미디어 파일 첨부 가능</w:t>
            </w:r>
          </w:p>
          <w:p w:rsidR="00DF2273" w:rsidP="00F378FC" w:rsidRDefault="00DF2273" w14:paraId="48A25C27" w14:textId="77777777">
            <w:r>
              <w:rPr>
                <w:rFonts w:hint="eastAsia"/>
              </w:rPr>
              <w:t>-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 xml:space="preserve">이미지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 xml:space="preserve">최대 </w:t>
            </w:r>
            <w:r>
              <w:t>3</w:t>
            </w:r>
            <w:r>
              <w:rPr>
                <w:rFonts w:hint="eastAsia"/>
              </w:rPr>
              <w:t>장,</w:t>
            </w:r>
            <w:r>
              <w:t xml:space="preserve"> 1</w:t>
            </w:r>
            <w:r>
              <w:rPr>
                <w:rFonts w:hint="eastAsia"/>
              </w:rPr>
              <w:t xml:space="preserve">장당 </w:t>
            </w:r>
            <w:r>
              <w:t>300</w:t>
            </w:r>
            <w:r>
              <w:rPr>
                <w:rFonts w:hint="eastAsia"/>
              </w:rPr>
              <w:t>k</w:t>
            </w:r>
            <w:r>
              <w:t xml:space="preserve">b </w:t>
            </w:r>
            <w:r>
              <w:rPr>
                <w:rFonts w:hint="eastAsia"/>
              </w:rPr>
              <w:t>첨부</w:t>
            </w:r>
          </w:p>
          <w:p w:rsidR="00DF2273" w:rsidP="00F378FC" w:rsidRDefault="00DF2273" w14:paraId="5D87D8E1" w14:textId="468717B1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미디어 </w:t>
            </w:r>
            <w:proofErr w:type="gramStart"/>
            <w:r>
              <w:rPr>
                <w:rFonts w:hint="eastAsia"/>
              </w:rPr>
              <w:t xml:space="preserve">파일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 xml:space="preserve">음성 및 비디오 파일(해상도 </w:t>
            </w:r>
            <w:r>
              <w:t xml:space="preserve">1280 x 960 </w:t>
            </w:r>
            <w:r>
              <w:rPr>
                <w:rFonts w:hint="eastAsia"/>
              </w:rPr>
              <w:t>제한)</w:t>
            </w:r>
            <w:r>
              <w:t xml:space="preserve">, </w:t>
            </w:r>
            <w:r>
              <w:rPr>
                <w:rFonts w:hint="eastAsia"/>
              </w:rPr>
              <w:t xml:space="preserve">최대 </w:t>
            </w:r>
            <w:r>
              <w:t xml:space="preserve">1MB </w:t>
            </w:r>
          </w:p>
        </w:tc>
        <w:tc>
          <w:tcPr>
            <w:tcW w:w="1559" w:type="dxa"/>
          </w:tcPr>
          <w:p w:rsidR="00DF2273" w:rsidP="00F378FC" w:rsidRDefault="00DF2273" w14:paraId="07D152BE" w14:textId="6910B33D">
            <w:r>
              <w:rPr>
                <w:rFonts w:hint="eastAsia"/>
              </w:rPr>
              <w:t>5</w:t>
            </w:r>
            <w:r>
              <w:t>9</w:t>
            </w:r>
            <w:r>
              <w:rPr>
                <w:rFonts w:hint="eastAsia"/>
              </w:rPr>
              <w:t>원</w:t>
            </w:r>
          </w:p>
        </w:tc>
        <w:tc>
          <w:tcPr>
            <w:tcW w:w="1560" w:type="dxa"/>
          </w:tcPr>
          <w:p w:rsidR="00DF2273" w:rsidP="00F378FC" w:rsidRDefault="00DF2273" w14:paraId="214D8DA2" w14:textId="789C1B30">
            <w:r>
              <w:t>52</w:t>
            </w:r>
            <w:r>
              <w:rPr>
                <w:rFonts w:hint="eastAsia"/>
              </w:rPr>
              <w:t>원</w:t>
            </w:r>
          </w:p>
        </w:tc>
      </w:tr>
    </w:tbl>
    <w:p w:rsidR="00F378FC" w:rsidP="00BA7849" w:rsidRDefault="00F378FC" w14:paraId="65E19CC7" w14:textId="77777777">
      <w:pPr>
        <w:ind w:left="400" w:leftChars="200"/>
      </w:pPr>
    </w:p>
    <w:p w:rsidR="00BA7849" w:rsidP="00BA7849" w:rsidRDefault="00BA7849" w14:paraId="72C7C45C" w14:textId="77777777">
      <w:pPr>
        <w:ind w:left="400" w:leftChars="200"/>
      </w:pPr>
      <w:r>
        <w:t>3.2.2 카카오톡</w:t>
      </w:r>
    </w:p>
    <w:p w:rsidR="00F378FC" w:rsidP="00BA7849" w:rsidRDefault="00F378FC" w14:paraId="53778147" w14:textId="3BD404DD">
      <w:pPr>
        <w:ind w:left="600" w:leftChars="300"/>
      </w:pPr>
      <w:r>
        <w:rPr>
          <w:rFonts w:hint="eastAsia"/>
        </w:rPr>
        <w:t>3</w:t>
      </w:r>
      <w:r>
        <w:t xml:space="preserve">.2.2.1 </w:t>
      </w:r>
      <w:r>
        <w:rPr>
          <w:rFonts w:hint="eastAsia"/>
        </w:rPr>
        <w:t>카카오톡 유형</w:t>
      </w:r>
    </w:p>
    <w:tbl>
      <w:tblPr>
        <w:tblStyle w:val="a8"/>
        <w:tblW w:w="0" w:type="auto"/>
        <w:tblInd w:w="400" w:type="dxa"/>
        <w:tblLook w:val="04A0" w:firstRow="1" w:lastRow="0" w:firstColumn="1" w:lastColumn="0" w:noHBand="0" w:noVBand="1"/>
      </w:tblPr>
      <w:tblGrid>
        <w:gridCol w:w="1013"/>
        <w:gridCol w:w="1417"/>
        <w:gridCol w:w="993"/>
        <w:gridCol w:w="1984"/>
        <w:gridCol w:w="1559"/>
        <w:gridCol w:w="1560"/>
      </w:tblGrid>
      <w:tr w:rsidR="00DF2273" w:rsidTr="00DF2273" w14:paraId="227B7855" w14:textId="77777777">
        <w:tc>
          <w:tcPr>
            <w:tcW w:w="1013" w:type="dxa"/>
          </w:tcPr>
          <w:p w:rsidR="00DF2273" w:rsidP="008D5525" w:rsidRDefault="00DF2273" w14:paraId="4E29FA4A" w14:textId="77777777">
            <w:r>
              <w:rPr>
                <w:rFonts w:hint="eastAsia"/>
              </w:rPr>
              <w:t>유형</w:t>
            </w:r>
          </w:p>
        </w:tc>
        <w:tc>
          <w:tcPr>
            <w:tcW w:w="1417" w:type="dxa"/>
          </w:tcPr>
          <w:p w:rsidR="00DF2273" w:rsidP="008D5525" w:rsidRDefault="00DF2273" w14:paraId="3B73C1E6" w14:textId="54FB0A93">
            <w:r>
              <w:rPr>
                <w:rFonts w:hint="eastAsia"/>
              </w:rPr>
              <w:t>전송 내용</w:t>
            </w:r>
          </w:p>
        </w:tc>
        <w:tc>
          <w:tcPr>
            <w:tcW w:w="993" w:type="dxa"/>
          </w:tcPr>
          <w:p w:rsidR="00DF2273" w:rsidP="008D5525" w:rsidRDefault="00DF2273" w14:paraId="5E72D5BD" w14:textId="792CED62">
            <w:r>
              <w:rPr>
                <w:rFonts w:hint="eastAsia"/>
              </w:rPr>
              <w:t>템플릿</w:t>
            </w:r>
          </w:p>
        </w:tc>
        <w:tc>
          <w:tcPr>
            <w:tcW w:w="1984" w:type="dxa"/>
          </w:tcPr>
          <w:p w:rsidR="00DF2273" w:rsidP="008D5525" w:rsidRDefault="00DF2273" w14:paraId="77722C46" w14:textId="24F0F1E7">
            <w:r>
              <w:rPr>
                <w:rFonts w:hint="eastAsia"/>
              </w:rPr>
              <w:t>발송 대상</w:t>
            </w:r>
          </w:p>
        </w:tc>
        <w:tc>
          <w:tcPr>
            <w:tcW w:w="1559" w:type="dxa"/>
          </w:tcPr>
          <w:p w:rsidR="00DF2273" w:rsidP="008D5525" w:rsidRDefault="00DF2273" w14:paraId="6F5344DD" w14:textId="2EC86CB6">
            <w:r>
              <w:rPr>
                <w:rFonts w:hint="eastAsia"/>
              </w:rPr>
              <w:t>개인회원 단가</w:t>
            </w:r>
          </w:p>
        </w:tc>
        <w:tc>
          <w:tcPr>
            <w:tcW w:w="1560" w:type="dxa"/>
          </w:tcPr>
          <w:p w:rsidR="00DF2273" w:rsidP="008D5525" w:rsidRDefault="00DF2273" w14:paraId="62E2664D" w14:textId="1C8C5BFA">
            <w:r>
              <w:rPr>
                <w:rFonts w:hint="eastAsia"/>
              </w:rPr>
              <w:t>사업자 회원 단가</w:t>
            </w:r>
          </w:p>
        </w:tc>
      </w:tr>
      <w:tr w:rsidR="00DF2273" w:rsidTr="00DF2273" w14:paraId="54901AB0" w14:textId="77777777">
        <w:tc>
          <w:tcPr>
            <w:tcW w:w="1013" w:type="dxa"/>
          </w:tcPr>
          <w:p w:rsidR="00DF2273" w:rsidP="008D5525" w:rsidRDefault="00DF2273" w14:paraId="75C41EFB" w14:textId="7175E991">
            <w:proofErr w:type="spellStart"/>
            <w:r>
              <w:rPr>
                <w:rFonts w:hint="eastAsia"/>
              </w:rPr>
              <w:t>알림톡</w:t>
            </w:r>
            <w:proofErr w:type="spellEnd"/>
          </w:p>
        </w:tc>
        <w:tc>
          <w:tcPr>
            <w:tcW w:w="1417" w:type="dxa"/>
          </w:tcPr>
          <w:p w:rsidR="00DF2273" w:rsidP="008D5525" w:rsidRDefault="00DF2273" w14:paraId="7FE575AC" w14:textId="21311680">
            <w:proofErr w:type="spellStart"/>
            <w:r w:rsidRPr="008D5525">
              <w:rPr>
                <w:rFonts w:hint="eastAsia"/>
                <w:b/>
              </w:rPr>
              <w:t>정보성</w:t>
            </w:r>
            <w:proofErr w:type="spellEnd"/>
          </w:p>
        </w:tc>
        <w:tc>
          <w:tcPr>
            <w:tcW w:w="993" w:type="dxa"/>
          </w:tcPr>
          <w:p w:rsidR="00DF2273" w:rsidP="008D5525" w:rsidRDefault="00DF2273" w14:paraId="7085B37B" w14:textId="79825E9B">
            <w:r>
              <w:t>O</w:t>
            </w:r>
          </w:p>
        </w:tc>
        <w:tc>
          <w:tcPr>
            <w:tcW w:w="1984" w:type="dxa"/>
          </w:tcPr>
          <w:p w:rsidR="00DF2273" w:rsidP="008D5525" w:rsidRDefault="00DF2273" w14:paraId="06FB7E63" w14:textId="3943EA87">
            <w:r>
              <w:rPr>
                <w:rFonts w:hint="eastAsia"/>
              </w:rPr>
              <w:t>- 채널 친구 및 일반 유저</w:t>
            </w:r>
          </w:p>
          <w:p w:rsidR="00DF2273" w:rsidP="008D5525" w:rsidRDefault="00DF2273" w14:paraId="541A47AB" w14:textId="0F9E8982">
            <w:r>
              <w:rPr>
                <w:rFonts w:hint="eastAsia"/>
              </w:rPr>
              <w:t>-</w:t>
            </w:r>
            <w:r>
              <w:t xml:space="preserve"> </w:t>
            </w:r>
            <w:r w:rsidRPr="008D5525">
              <w:rPr>
                <w:rFonts w:hint="eastAsia"/>
                <w:b/>
              </w:rPr>
              <w:t xml:space="preserve">마케팅 수신 동의 </w:t>
            </w:r>
            <w:r w:rsidRPr="008D5525">
              <w:rPr>
                <w:b/>
              </w:rPr>
              <w:t>X</w:t>
            </w:r>
          </w:p>
        </w:tc>
        <w:tc>
          <w:tcPr>
            <w:tcW w:w="1559" w:type="dxa"/>
          </w:tcPr>
          <w:p w:rsidR="00DF2273" w:rsidP="008D5525" w:rsidRDefault="00DF2273" w14:paraId="6F286B54" w14:textId="6872095C">
            <w:r>
              <w:rPr>
                <w:rFonts w:hint="eastAsia"/>
              </w:rPr>
              <w:t>6</w:t>
            </w:r>
            <w:r>
              <w:t>.2</w:t>
            </w:r>
            <w:r>
              <w:rPr>
                <w:rFonts w:hint="eastAsia"/>
              </w:rPr>
              <w:t>원</w:t>
            </w:r>
          </w:p>
        </w:tc>
        <w:tc>
          <w:tcPr>
            <w:tcW w:w="1560" w:type="dxa"/>
          </w:tcPr>
          <w:p w:rsidR="00DF2273" w:rsidP="008D5525" w:rsidRDefault="00DF2273" w14:paraId="20E0364E" w14:textId="7617BEB0">
            <w:r>
              <w:rPr>
                <w:rFonts w:hint="eastAsia"/>
              </w:rPr>
              <w:t>5원</w:t>
            </w:r>
          </w:p>
        </w:tc>
      </w:tr>
      <w:tr w:rsidR="00DF2273" w:rsidTr="00DF2273" w14:paraId="5537C804" w14:textId="77777777">
        <w:tc>
          <w:tcPr>
            <w:tcW w:w="1013" w:type="dxa"/>
          </w:tcPr>
          <w:p w:rsidR="00DF2273" w:rsidP="008D5525" w:rsidRDefault="00DF2273" w14:paraId="375CAF4D" w14:textId="346DAEC0">
            <w:r>
              <w:rPr>
                <w:rFonts w:hint="eastAsia"/>
              </w:rPr>
              <w:t>브랜드 메시지</w:t>
            </w:r>
          </w:p>
        </w:tc>
        <w:tc>
          <w:tcPr>
            <w:tcW w:w="1417" w:type="dxa"/>
          </w:tcPr>
          <w:p w:rsidR="00DF2273" w:rsidP="008D5525" w:rsidRDefault="00DF2273" w14:paraId="79BDDCE2" w14:textId="5BA21B8E">
            <w:r w:rsidRPr="008D5525">
              <w:rPr>
                <w:rFonts w:hint="eastAsia"/>
                <w:b/>
              </w:rPr>
              <w:t>광고성</w:t>
            </w:r>
          </w:p>
        </w:tc>
        <w:tc>
          <w:tcPr>
            <w:tcW w:w="993" w:type="dxa"/>
          </w:tcPr>
          <w:p w:rsidR="00DF2273" w:rsidP="008D5525" w:rsidRDefault="00DF2273" w14:paraId="36D587D7" w14:textId="1EB97D24">
            <w:r>
              <w:t>X</w:t>
            </w:r>
          </w:p>
        </w:tc>
        <w:tc>
          <w:tcPr>
            <w:tcW w:w="1984" w:type="dxa"/>
          </w:tcPr>
          <w:p w:rsidR="00DF2273" w:rsidP="008D5525" w:rsidRDefault="00DF2273" w14:paraId="5B927731" w14:textId="77777777">
            <w:r>
              <w:rPr>
                <w:rFonts w:hint="eastAsia"/>
              </w:rPr>
              <w:t>- 채널 친구 및 일반 유저</w:t>
            </w:r>
          </w:p>
          <w:p w:rsidR="00DF2273" w:rsidP="008D5525" w:rsidRDefault="00DF2273" w14:paraId="15DDE6AA" w14:textId="0A9D3B24">
            <w:r>
              <w:rPr>
                <w:rFonts w:hint="eastAsia"/>
              </w:rPr>
              <w:t>-</w:t>
            </w:r>
            <w:r>
              <w:t xml:space="preserve"> </w:t>
            </w:r>
            <w:r w:rsidRPr="008D5525">
              <w:rPr>
                <w:rFonts w:hint="eastAsia"/>
                <w:b/>
              </w:rPr>
              <w:t xml:space="preserve">마케팅 수신 동의 </w:t>
            </w:r>
            <w:r w:rsidRPr="008D5525">
              <w:rPr>
                <w:b/>
              </w:rPr>
              <w:t>O</w:t>
            </w:r>
          </w:p>
        </w:tc>
        <w:tc>
          <w:tcPr>
            <w:tcW w:w="1559" w:type="dxa"/>
          </w:tcPr>
          <w:p w:rsidR="00DF2273" w:rsidP="008D5525" w:rsidRDefault="00DF2273" w14:paraId="0C5C91E2" w14:textId="77777777">
            <w:proofErr w:type="gramStart"/>
            <w:r>
              <w:rPr>
                <w:rFonts w:hint="eastAsia"/>
              </w:rPr>
              <w:t xml:space="preserve">친구 </w:t>
            </w:r>
            <w:r>
              <w:t>:</w:t>
            </w:r>
            <w:proofErr w:type="gramEnd"/>
            <w:r>
              <w:t xml:space="preserve"> 21.5</w:t>
            </w:r>
            <w:r>
              <w:rPr>
                <w:rFonts w:hint="eastAsia"/>
              </w:rPr>
              <w:t>원</w:t>
            </w:r>
          </w:p>
          <w:p w:rsidR="00DF2273" w:rsidP="008D5525" w:rsidRDefault="00DF2273" w14:paraId="32088A74" w14:textId="0C895A5E">
            <w:proofErr w:type="spellStart"/>
            <w:proofErr w:type="gramStart"/>
            <w:r>
              <w:rPr>
                <w:rFonts w:hint="eastAsia"/>
              </w:rPr>
              <w:t>비친구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:</w:t>
            </w:r>
            <w:proofErr w:type="gramEnd"/>
            <w:r>
              <w:t xml:space="preserve"> 25.8</w:t>
            </w:r>
            <w:r>
              <w:rPr>
                <w:rFonts w:hint="eastAsia"/>
              </w:rPr>
              <w:t>워</w:t>
            </w:r>
          </w:p>
        </w:tc>
        <w:tc>
          <w:tcPr>
            <w:tcW w:w="1560" w:type="dxa"/>
          </w:tcPr>
          <w:p w:rsidR="00DF2273" w:rsidP="008D5525" w:rsidRDefault="00DF2273" w14:paraId="107892BB" w14:textId="77777777">
            <w:proofErr w:type="gramStart"/>
            <w:r>
              <w:rPr>
                <w:rFonts w:hint="eastAsia"/>
              </w:rPr>
              <w:t xml:space="preserve">친구 </w:t>
            </w:r>
            <w:r>
              <w:t>:</w:t>
            </w:r>
            <w:proofErr w:type="gramEnd"/>
            <w:r>
              <w:t xml:space="preserve"> 19.5</w:t>
            </w:r>
            <w:r>
              <w:rPr>
                <w:rFonts w:hint="eastAsia"/>
              </w:rPr>
              <w:t>원</w:t>
            </w:r>
          </w:p>
          <w:p w:rsidR="00DF2273" w:rsidP="008D5525" w:rsidRDefault="00DF2273" w14:paraId="03CFC7FC" w14:textId="5D6BD433">
            <w:proofErr w:type="spellStart"/>
            <w:proofErr w:type="gramStart"/>
            <w:r>
              <w:rPr>
                <w:rFonts w:hint="eastAsia"/>
              </w:rPr>
              <w:t>비친구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:</w:t>
            </w:r>
            <w:proofErr w:type="gramEnd"/>
            <w:r>
              <w:t xml:space="preserve"> 24.5</w:t>
            </w:r>
            <w:r>
              <w:rPr>
                <w:rFonts w:hint="eastAsia"/>
              </w:rPr>
              <w:t>원</w:t>
            </w:r>
          </w:p>
        </w:tc>
      </w:tr>
    </w:tbl>
    <w:p w:rsidR="008D5525" w:rsidP="00BA7849" w:rsidRDefault="008D5525" w14:paraId="4FCB5D83" w14:textId="77777777">
      <w:pPr>
        <w:ind w:left="600" w:leftChars="300"/>
      </w:pPr>
    </w:p>
    <w:p w:rsidR="00BA7849" w:rsidP="00BA7849" w:rsidRDefault="00BA7849" w14:paraId="74C4E4F8" w14:textId="455C3C05">
      <w:pPr>
        <w:ind w:left="600" w:leftChars="300"/>
      </w:pPr>
      <w:r>
        <w:rPr>
          <w:rFonts w:hint="eastAsia"/>
        </w:rPr>
        <w:t>3.</w:t>
      </w:r>
      <w:r>
        <w:t xml:space="preserve">2.2.1 </w:t>
      </w:r>
      <w:proofErr w:type="spellStart"/>
      <w:r w:rsidR="008D5525">
        <w:rPr>
          <w:rFonts w:hint="eastAsia"/>
        </w:rPr>
        <w:t>알림톡</w:t>
      </w:r>
      <w:proofErr w:type="spellEnd"/>
      <w:r w:rsidR="008D5525">
        <w:rPr>
          <w:rFonts w:hint="eastAsia"/>
        </w:rPr>
        <w:t xml:space="preserve"> 발송 조건</w:t>
      </w:r>
    </w:p>
    <w:p w:rsidR="008D5525" w:rsidP="00B05466" w:rsidRDefault="00BA7849" w14:paraId="2C3923E4" w14:textId="77777777">
      <w:pPr>
        <w:ind w:left="600" w:leftChars="300"/>
      </w:pPr>
      <w:r>
        <w:rPr>
          <w:rFonts w:hint="eastAsia"/>
        </w:rPr>
        <w:t>-</w:t>
      </w:r>
      <w:r>
        <w:t xml:space="preserve"> </w:t>
      </w:r>
      <w:r w:rsidR="008D5525">
        <w:rPr>
          <w:rFonts w:hint="eastAsia"/>
        </w:rPr>
        <w:t xml:space="preserve">회원은 </w:t>
      </w:r>
      <w:proofErr w:type="spellStart"/>
      <w:r w:rsidR="008D5525">
        <w:rPr>
          <w:rFonts w:hint="eastAsia"/>
        </w:rPr>
        <w:t>정보성</w:t>
      </w:r>
      <w:proofErr w:type="spellEnd"/>
      <w:r w:rsidR="008D5525">
        <w:rPr>
          <w:rFonts w:hint="eastAsia"/>
        </w:rPr>
        <w:t xml:space="preserve"> 메시지에 한해 수신자에게 마케팅 수신 동의 여부와 상관없이 메시지 발송이 가능하다.</w:t>
      </w:r>
    </w:p>
    <w:p w:rsidR="00BA7849" w:rsidP="00B05466" w:rsidRDefault="008D5525" w14:paraId="15A6794A" w14:textId="0FD653A7">
      <w:pPr>
        <w:ind w:left="600" w:leftChars="300"/>
      </w:pPr>
      <w:r>
        <w:t xml:space="preserve">- </w:t>
      </w:r>
      <w:r>
        <w:rPr>
          <w:rFonts w:hint="eastAsia"/>
        </w:rPr>
        <w:t xml:space="preserve">회원은 </w:t>
      </w:r>
      <w:proofErr w:type="spellStart"/>
      <w:r>
        <w:rPr>
          <w:rFonts w:hint="eastAsia"/>
        </w:rPr>
        <w:t>알림톡을</w:t>
      </w:r>
      <w:proofErr w:type="spellEnd"/>
      <w:r>
        <w:rPr>
          <w:rFonts w:hint="eastAsia"/>
        </w:rPr>
        <w:t xml:space="preserve"> 발송하기 위해 사전에 카카오톡 </w:t>
      </w:r>
      <w:proofErr w:type="spellStart"/>
      <w:r>
        <w:rPr>
          <w:rFonts w:hint="eastAsia"/>
        </w:rPr>
        <w:t>알림톡</w:t>
      </w:r>
      <w:proofErr w:type="spellEnd"/>
      <w:r>
        <w:rPr>
          <w:rFonts w:hint="eastAsia"/>
        </w:rPr>
        <w:t xml:space="preserve"> 템플릿을 등록해야 한다.</w:t>
      </w:r>
      <w:r w:rsidR="006857B3">
        <w:t xml:space="preserve"> </w:t>
      </w:r>
      <w:r w:rsidR="006857B3">
        <w:rPr>
          <w:rFonts w:hint="eastAsia"/>
        </w:rPr>
        <w:t xml:space="preserve">등록된 </w:t>
      </w:r>
      <w:proofErr w:type="spellStart"/>
      <w:r w:rsidR="006857B3">
        <w:rPr>
          <w:rFonts w:hint="eastAsia"/>
        </w:rPr>
        <w:t>알림톡</w:t>
      </w:r>
      <w:proofErr w:type="spellEnd"/>
      <w:r w:rsidR="006857B3">
        <w:rPr>
          <w:rFonts w:hint="eastAsia"/>
        </w:rPr>
        <w:t xml:space="preserve"> 템플릿 외의 </w:t>
      </w:r>
      <w:proofErr w:type="spellStart"/>
      <w:r w:rsidR="006857B3">
        <w:rPr>
          <w:rFonts w:hint="eastAsia"/>
        </w:rPr>
        <w:t>알림톡은</w:t>
      </w:r>
      <w:proofErr w:type="spellEnd"/>
      <w:r w:rsidR="006857B3">
        <w:rPr>
          <w:rFonts w:hint="eastAsia"/>
        </w:rPr>
        <w:t xml:space="preserve"> 카카오톡 정책으로 인하여 불가하다. </w:t>
      </w:r>
      <w:r w:rsidR="00BA7849">
        <w:rPr>
          <w:rFonts w:hint="eastAsia"/>
        </w:rPr>
        <w:t xml:space="preserve"> </w:t>
      </w:r>
    </w:p>
    <w:p w:rsidR="0024212C" w:rsidP="00B05466" w:rsidRDefault="0024212C" w14:paraId="2C53D9CD" w14:textId="7DC673C2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회원이 임의로 템플릿 내용을 수정하거나 </w:t>
      </w:r>
      <w:proofErr w:type="spellStart"/>
      <w:r>
        <w:rPr>
          <w:rFonts w:hint="eastAsia"/>
        </w:rPr>
        <w:t>승인받지</w:t>
      </w:r>
      <w:proofErr w:type="spellEnd"/>
      <w:r>
        <w:rPr>
          <w:rFonts w:hint="eastAsia"/>
        </w:rPr>
        <w:t xml:space="preserve"> 않은 광고성 문구,</w:t>
      </w:r>
      <w:r>
        <w:t xml:space="preserve"> </w:t>
      </w:r>
      <w:r>
        <w:rPr>
          <w:rFonts w:hint="eastAsia"/>
        </w:rPr>
        <w:t xml:space="preserve">프로모션 </w:t>
      </w:r>
      <w:r>
        <w:t xml:space="preserve">URL </w:t>
      </w:r>
      <w:r>
        <w:rPr>
          <w:rFonts w:hint="eastAsia"/>
        </w:rPr>
        <w:t>등을 삽입하여 발송하는 것은 카카오톡 정책에 금지되어 있다.</w:t>
      </w:r>
      <w:r>
        <w:t xml:space="preserve"> </w:t>
      </w:r>
      <w:r>
        <w:rPr>
          <w:rFonts w:hint="eastAsia"/>
        </w:rPr>
        <w:t>템플릿을 임의로 변경하여</w:t>
      </w:r>
      <w:r>
        <w:t xml:space="preserve"> </w:t>
      </w:r>
      <w:r>
        <w:rPr>
          <w:rFonts w:hint="eastAsia"/>
        </w:rPr>
        <w:t>발송하다 적발될 경우 해당 책임은 회원에게 있다.</w:t>
      </w:r>
      <w:r>
        <w:t xml:space="preserve"> </w:t>
      </w:r>
    </w:p>
    <w:p w:rsidR="0024212C" w:rsidP="00B05466" w:rsidRDefault="0024212C" w14:paraId="4153E72B" w14:textId="77CE4091">
      <w:pPr>
        <w:ind w:left="600" w:leftChars="300"/>
      </w:pPr>
      <w:r>
        <w:rPr>
          <w:rFonts w:hint="eastAsia"/>
        </w:rPr>
        <w:t>-</w:t>
      </w:r>
      <w:r>
        <w:t xml:space="preserve"> </w:t>
      </w:r>
      <w:proofErr w:type="spellStart"/>
      <w:r>
        <w:rPr>
          <w:rFonts w:hint="eastAsia"/>
        </w:rPr>
        <w:t>알림톡</w:t>
      </w:r>
      <w:proofErr w:type="spellEnd"/>
      <w:r>
        <w:rPr>
          <w:rFonts w:hint="eastAsia"/>
        </w:rPr>
        <w:t xml:space="preserve"> 내용에 </w:t>
      </w:r>
      <w:proofErr w:type="spellStart"/>
      <w:r>
        <w:rPr>
          <w:rFonts w:hint="eastAsia"/>
        </w:rPr>
        <w:t>영리성</w:t>
      </w:r>
      <w:proofErr w:type="spellEnd"/>
      <w:r>
        <w:rPr>
          <w:rFonts w:hint="eastAsia"/>
        </w:rPr>
        <w:t xml:space="preserve"> 메시지 문구가 조금이라도 포함될 경우, 카카오톡 정책에 따라 회원은 </w:t>
      </w:r>
      <w:proofErr w:type="spellStart"/>
      <w:r>
        <w:rPr>
          <w:rFonts w:hint="eastAsia"/>
        </w:rPr>
        <w:t>알림톡으로</w:t>
      </w:r>
      <w:proofErr w:type="spellEnd"/>
      <w:r>
        <w:rPr>
          <w:rFonts w:hint="eastAsia"/>
        </w:rPr>
        <w:t xml:space="preserve"> 발송 불가하며 브랜드 메시지 정책을 따라야 한다.</w:t>
      </w:r>
    </w:p>
    <w:p w:rsidR="00BA7849" w:rsidP="00BA7849" w:rsidRDefault="00BA7849" w14:paraId="2E87D0AB" w14:textId="77777777">
      <w:pPr>
        <w:ind w:left="600" w:leftChars="300"/>
      </w:pPr>
      <w:r>
        <w:rPr>
          <w:rFonts w:hint="eastAsia"/>
        </w:rPr>
        <w:t>3.</w:t>
      </w:r>
      <w:r>
        <w:t xml:space="preserve">2.2.2 </w:t>
      </w:r>
      <w:r>
        <w:rPr>
          <w:rFonts w:hint="eastAsia"/>
        </w:rPr>
        <w:t>브랜드 메시지</w:t>
      </w:r>
    </w:p>
    <w:p w:rsidR="00BA7849" w:rsidP="00BA7849" w:rsidRDefault="00BA7849" w14:paraId="2B5D0039" w14:textId="538FC570">
      <w:pPr>
        <w:ind w:left="600" w:leftChars="300"/>
      </w:pPr>
      <w:r>
        <w:rPr>
          <w:rFonts w:hint="eastAsia"/>
        </w:rPr>
        <w:t>-</w:t>
      </w:r>
      <w:r>
        <w:t xml:space="preserve"> </w:t>
      </w:r>
      <w:r w:rsidR="008D5525">
        <w:rPr>
          <w:rFonts w:hint="eastAsia"/>
        </w:rPr>
        <w:t>회원은 광고성 메시지를 포함하여 발송할 수 있으며,</w:t>
      </w:r>
      <w:r w:rsidR="008D5525">
        <w:t xml:space="preserve"> </w:t>
      </w:r>
      <w:r w:rsidR="008D5525">
        <w:rPr>
          <w:rFonts w:hint="eastAsia"/>
        </w:rPr>
        <w:t>마케팅 수신 동의를 한 고객에게 발송할 수 있다.</w:t>
      </w:r>
    </w:p>
    <w:p w:rsidR="008D5525" w:rsidP="00BA7849" w:rsidRDefault="008D5525" w14:paraId="4D963C84" w14:textId="6453B847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카카오톡 발송 규정에 따라 회원은 아래와 같이 브랜드 메시지를 발송할 수 있다.</w:t>
      </w:r>
    </w:p>
    <w:p w:rsidR="009339AD" w:rsidP="00BA7849" w:rsidRDefault="009339AD" w14:paraId="7AD16656" w14:textId="7D389A5B">
      <w:pPr>
        <w:ind w:left="600" w:leftChars="300"/>
      </w:pPr>
      <w:r>
        <w:rPr>
          <w:rFonts w:hint="eastAsia"/>
        </w:rPr>
        <w:t>-</w:t>
      </w:r>
      <w:r>
        <w:t xml:space="preserve"> N, M </w:t>
      </w:r>
      <w:r>
        <w:rPr>
          <w:rFonts w:hint="eastAsia"/>
        </w:rPr>
        <w:t>타입은</w:t>
      </w:r>
      <w:r w:rsidR="006A269C">
        <w:rPr>
          <w:rFonts w:hint="eastAsia"/>
        </w:rPr>
        <w:t xml:space="preserve"> 채널 친구가 아닌 불특정 </w:t>
      </w:r>
      <w:proofErr w:type="spellStart"/>
      <w:r w:rsidR="006A269C">
        <w:rPr>
          <w:rFonts w:hint="eastAsia"/>
        </w:rPr>
        <w:t>다수에게</w:t>
      </w:r>
      <w:proofErr w:type="spellEnd"/>
      <w:r w:rsidR="006A269C">
        <w:rPr>
          <w:rFonts w:hint="eastAsia"/>
        </w:rPr>
        <w:t xml:space="preserve"> 도달할 수 있으므로,</w:t>
      </w:r>
      <w:r w:rsidR="006A269C">
        <w:t xml:space="preserve"> </w:t>
      </w:r>
      <w:r w:rsidR="006A269C">
        <w:rPr>
          <w:rFonts w:hint="eastAsia"/>
        </w:rPr>
        <w:t>회원은</w:t>
      </w:r>
      <w:r>
        <w:rPr>
          <w:rFonts w:hint="eastAsia"/>
        </w:rPr>
        <w:t xml:space="preserve"> 사전에 카카오톡에 </w:t>
      </w:r>
      <w:proofErr w:type="spellStart"/>
      <w:r>
        <w:rPr>
          <w:rFonts w:hint="eastAsia"/>
        </w:rPr>
        <w:t>비친구</w:t>
      </w:r>
      <w:proofErr w:type="spellEnd"/>
      <w:r>
        <w:rPr>
          <w:rFonts w:hint="eastAsia"/>
        </w:rPr>
        <w:t xml:space="preserve"> 광고 채널 신청을 완료해야 발송할 수 있다.</w:t>
      </w:r>
    </w:p>
    <w:tbl>
      <w:tblPr>
        <w:tblStyle w:val="a8"/>
        <w:tblW w:w="0" w:type="auto"/>
        <w:tblInd w:w="600" w:type="dxa"/>
        <w:tblLook w:val="04A0" w:firstRow="1" w:lastRow="0" w:firstColumn="1" w:lastColumn="0" w:noHBand="0" w:noVBand="1"/>
      </w:tblPr>
      <w:tblGrid>
        <w:gridCol w:w="1522"/>
        <w:gridCol w:w="3118"/>
        <w:gridCol w:w="3776"/>
      </w:tblGrid>
      <w:tr w:rsidR="008D5525" w:rsidTr="00961C2F" w14:paraId="76A1FBAE" w14:textId="2130BDC3">
        <w:tc>
          <w:tcPr>
            <w:tcW w:w="1522" w:type="dxa"/>
          </w:tcPr>
          <w:p w:rsidR="008D5525" w:rsidP="00BA7849" w:rsidRDefault="008D5525" w14:paraId="0B141AFE" w14:textId="5A5DF613">
            <w:r>
              <w:rPr>
                <w:rFonts w:hint="eastAsia"/>
              </w:rPr>
              <w:t>메시지 유형</w:t>
            </w:r>
          </w:p>
        </w:tc>
        <w:tc>
          <w:tcPr>
            <w:tcW w:w="3118" w:type="dxa"/>
          </w:tcPr>
          <w:p w:rsidR="008D5525" w:rsidP="00BA7849" w:rsidRDefault="008D5525" w14:paraId="1D5C3D22" w14:textId="45EC77B1">
            <w:r>
              <w:rPr>
                <w:rFonts w:hint="eastAsia"/>
              </w:rPr>
              <w:t>발송 대상</w:t>
            </w:r>
          </w:p>
        </w:tc>
        <w:tc>
          <w:tcPr>
            <w:tcW w:w="3776" w:type="dxa"/>
          </w:tcPr>
          <w:p w:rsidR="008D5525" w:rsidP="00BA7849" w:rsidRDefault="00961C2F" w14:paraId="65ECABDE" w14:textId="5A5E3040">
            <w:r>
              <w:rPr>
                <w:rFonts w:hint="eastAsia"/>
              </w:rPr>
              <w:t>발송 조건</w:t>
            </w:r>
          </w:p>
        </w:tc>
      </w:tr>
      <w:tr w:rsidR="008D5525" w:rsidTr="00961C2F" w14:paraId="1B5E48DB" w14:textId="438A4F2C">
        <w:tc>
          <w:tcPr>
            <w:tcW w:w="1522" w:type="dxa"/>
          </w:tcPr>
          <w:p w:rsidR="008D5525" w:rsidP="00BA7849" w:rsidRDefault="008D5525" w14:paraId="489C373E" w14:textId="1B91408A">
            <w:r>
              <w:rPr>
                <w:rFonts w:hint="eastAsia"/>
              </w:rPr>
              <w:t>I</w:t>
            </w:r>
          </w:p>
        </w:tc>
        <w:tc>
          <w:tcPr>
            <w:tcW w:w="3118" w:type="dxa"/>
          </w:tcPr>
          <w:p w:rsidR="008D5525" w:rsidP="00BA7849" w:rsidRDefault="007C73F7" w14:paraId="2C001CD1" w14:textId="07709F5F">
            <w:r>
              <w:rPr>
                <w:rFonts w:hint="eastAsia"/>
              </w:rPr>
              <w:t xml:space="preserve">카카오톡 </w:t>
            </w:r>
            <w:r w:rsidR="008D5525">
              <w:rPr>
                <w:rFonts w:hint="eastAsia"/>
              </w:rPr>
              <w:t>마케팅 수신 동의</w:t>
            </w:r>
            <w:r w:rsidR="006A269C">
              <w:rPr>
                <w:rFonts w:hint="eastAsia"/>
              </w:rPr>
              <w:t>를 했으며 회원의 주소록에 전화번호가 등록된</w:t>
            </w:r>
            <w:r w:rsidR="008D5525">
              <w:rPr>
                <w:rFonts w:hint="eastAsia"/>
              </w:rPr>
              <w:t xml:space="preserve"> 채널 친구</w:t>
            </w:r>
          </w:p>
        </w:tc>
        <w:tc>
          <w:tcPr>
            <w:tcW w:w="3776" w:type="dxa"/>
          </w:tcPr>
          <w:p w:rsidR="00961C2F" w:rsidP="00961C2F" w:rsidRDefault="00961C2F" w14:paraId="72E15924" w14:textId="77777777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비즈니스 채널 인증 완료</w:t>
            </w:r>
          </w:p>
          <w:p w:rsidR="008D5525" w:rsidP="00BA7849" w:rsidRDefault="00961C2F" w14:paraId="1E408039" w14:textId="77777777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수신자가 카카오 채널 친구 추가 완료</w:t>
            </w:r>
          </w:p>
          <w:p w:rsidR="006A269C" w:rsidP="00BA7849" w:rsidRDefault="006A269C" w14:paraId="2C0C1790" w14:textId="0416AA2A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회원 주소록에 수신자의 전화번호가 등록 완료</w:t>
            </w:r>
          </w:p>
        </w:tc>
      </w:tr>
      <w:tr w:rsidR="009339AD" w:rsidTr="00961C2F" w14:paraId="09CFBA15" w14:textId="66F0BB36">
        <w:tc>
          <w:tcPr>
            <w:tcW w:w="1522" w:type="dxa"/>
          </w:tcPr>
          <w:p w:rsidR="009339AD" w:rsidP="00BA7849" w:rsidRDefault="009339AD" w14:paraId="0B1DC59D" w14:textId="2E65AA9A">
            <w:r>
              <w:rPr>
                <w:rFonts w:hint="eastAsia"/>
              </w:rPr>
              <w:t>N</w:t>
            </w:r>
          </w:p>
        </w:tc>
        <w:tc>
          <w:tcPr>
            <w:tcW w:w="3118" w:type="dxa"/>
          </w:tcPr>
          <w:p w:rsidR="009339AD" w:rsidP="00BA7849" w:rsidRDefault="009339AD" w14:paraId="1032D987" w14:textId="63F83449">
            <w:r>
              <w:rPr>
                <w:rFonts w:hint="eastAsia"/>
              </w:rPr>
              <w:t xml:space="preserve">카카오톡 마케팅 수신 동의한 채널 </w:t>
            </w:r>
            <w:proofErr w:type="spellStart"/>
            <w:r>
              <w:rPr>
                <w:rFonts w:hint="eastAsia"/>
              </w:rPr>
              <w:t>비친구</w:t>
            </w:r>
            <w:proofErr w:type="spellEnd"/>
          </w:p>
        </w:tc>
        <w:tc>
          <w:tcPr>
            <w:tcW w:w="3776" w:type="dxa"/>
            <w:vMerge w:val="restart"/>
          </w:tcPr>
          <w:p w:rsidR="009339AD" w:rsidP="009339AD" w:rsidRDefault="009339AD" w14:paraId="32093812" w14:textId="3DAA1339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비즈니스 채널 인증 완료</w:t>
            </w:r>
          </w:p>
          <w:p w:rsidR="009339AD" w:rsidP="009339AD" w:rsidRDefault="009339AD" w14:paraId="2A50B24A" w14:textId="1A365936">
            <w:r>
              <w:rPr>
                <w:rFonts w:hint="eastAsia"/>
              </w:rPr>
              <w:t xml:space="preserve">- 채널 친구 수 </w:t>
            </w:r>
            <w:r>
              <w:t>5</w:t>
            </w:r>
            <w:r>
              <w:rPr>
                <w:rFonts w:hint="eastAsia"/>
              </w:rPr>
              <w:t>만 명 이상</w:t>
            </w:r>
          </w:p>
          <w:p w:rsidR="009339AD" w:rsidP="009339AD" w:rsidRDefault="009339AD" w14:paraId="185456BC" w14:textId="77777777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3개월 이내 </w:t>
            </w:r>
            <w:proofErr w:type="spellStart"/>
            <w:r>
              <w:rPr>
                <w:rFonts w:hint="eastAsia"/>
              </w:rPr>
              <w:t>알림톡</w:t>
            </w:r>
            <w:proofErr w:type="spellEnd"/>
            <w:r>
              <w:rPr>
                <w:rFonts w:hint="eastAsia"/>
              </w:rPr>
              <w:t xml:space="preserve"> 발송 성공 이력 존재</w:t>
            </w:r>
          </w:p>
          <w:p w:rsidR="009339AD" w:rsidP="009339AD" w:rsidRDefault="009339AD" w14:paraId="1310F24A" w14:textId="77777777">
            <w:r>
              <w:rPr>
                <w:rFonts w:hint="eastAsia"/>
              </w:rPr>
              <w:t>-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 xml:space="preserve">채널정보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전화번호 또는 고객센터번호 등록</w:t>
            </w:r>
          </w:p>
          <w:p w:rsidR="009339AD" w:rsidP="009339AD" w:rsidRDefault="009339AD" w14:paraId="3C4B06E5" w14:textId="5A9A6068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광고성 정보 수신동의 </w:t>
            </w:r>
            <w:proofErr w:type="spellStart"/>
            <w:r>
              <w:rPr>
                <w:rFonts w:hint="eastAsia"/>
              </w:rPr>
              <w:t>증적자료</w:t>
            </w:r>
            <w:proofErr w:type="spellEnd"/>
            <w:r>
              <w:rPr>
                <w:rFonts w:hint="eastAsia"/>
              </w:rPr>
              <w:t xml:space="preserve"> 파일 업로드 완료</w:t>
            </w:r>
          </w:p>
        </w:tc>
      </w:tr>
      <w:tr w:rsidR="009339AD" w:rsidTr="00961C2F" w14:paraId="1B0B7BA7" w14:textId="255457D5">
        <w:tc>
          <w:tcPr>
            <w:tcW w:w="1522" w:type="dxa"/>
          </w:tcPr>
          <w:p w:rsidR="009339AD" w:rsidP="00BA7849" w:rsidRDefault="009339AD" w14:paraId="0122674A" w14:textId="0D4E9FD4">
            <w:r>
              <w:rPr>
                <w:rFonts w:hint="eastAsia"/>
              </w:rPr>
              <w:t>M</w:t>
            </w:r>
          </w:p>
        </w:tc>
        <w:tc>
          <w:tcPr>
            <w:tcW w:w="3118" w:type="dxa"/>
          </w:tcPr>
          <w:p w:rsidR="009339AD" w:rsidP="00BA7849" w:rsidRDefault="009339AD" w14:paraId="1FE12314" w14:textId="30997DA2">
            <w:r>
              <w:rPr>
                <w:rFonts w:hint="eastAsia"/>
              </w:rPr>
              <w:t xml:space="preserve">카카오톡 마케팅 수신 동의한 채널 </w:t>
            </w:r>
            <w:proofErr w:type="spellStart"/>
            <w:r>
              <w:rPr>
                <w:rFonts w:hint="eastAsia"/>
              </w:rPr>
              <w:t>비친구</w:t>
            </w:r>
            <w:proofErr w:type="spellEnd"/>
            <w:r w:rsidRPr="007C73F7">
              <w:rPr>
                <w:rFonts w:hint="eastAsia"/>
                <w:b/>
              </w:rPr>
              <w:t>(채널 친구 제외)</w:t>
            </w:r>
          </w:p>
        </w:tc>
        <w:tc>
          <w:tcPr>
            <w:tcW w:w="3776" w:type="dxa"/>
            <w:vMerge/>
          </w:tcPr>
          <w:p w:rsidR="009339AD" w:rsidP="00BA7849" w:rsidRDefault="009339AD" w14:paraId="2FBA5BA6" w14:textId="77777777"/>
        </w:tc>
      </w:tr>
    </w:tbl>
    <w:p w:rsidR="006A269C" w:rsidP="00961C2F" w:rsidRDefault="006A269C" w14:paraId="1C0BA689" w14:textId="77777777"/>
    <w:p w:rsidR="00BA7849" w:rsidP="00BA7849" w:rsidRDefault="00BA7849" w14:paraId="29DE44DA" w14:textId="1C5B8F82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브랜드 메시지 발송 </w:t>
      </w:r>
      <w:r w:rsidR="006857B3">
        <w:rPr>
          <w:rFonts w:hint="eastAsia"/>
        </w:rPr>
        <w:t>시 다음과 같은 규정이 자동으로 적용된다.</w:t>
      </w:r>
      <w:r w:rsidR="006857B3">
        <w:t xml:space="preserve"> </w:t>
      </w:r>
      <w:r w:rsidR="005A0613">
        <w:t>(</w:t>
      </w:r>
      <w:r w:rsidR="005A0613">
        <w:rPr>
          <w:rFonts w:hint="eastAsia"/>
        </w:rPr>
        <w:t>예약 발송 포함)</w:t>
      </w:r>
      <w:r w:rsidR="005A0613">
        <w:t xml:space="preserve"> </w:t>
      </w:r>
    </w:p>
    <w:tbl>
      <w:tblPr>
        <w:tblStyle w:val="a8"/>
        <w:tblW w:w="0" w:type="auto"/>
        <w:tblInd w:w="600" w:type="dxa"/>
        <w:tblLook w:val="04A0" w:firstRow="1" w:lastRow="0" w:firstColumn="1" w:lastColumn="0" w:noHBand="0" w:noVBand="1"/>
      </w:tblPr>
      <w:tblGrid>
        <w:gridCol w:w="2230"/>
        <w:gridCol w:w="6186"/>
      </w:tblGrid>
      <w:tr w:rsidR="006857B3" w:rsidTr="00D94F44" w14:paraId="572E23F5" w14:textId="77777777">
        <w:tc>
          <w:tcPr>
            <w:tcW w:w="2230" w:type="dxa"/>
          </w:tcPr>
          <w:p w:rsidR="006857B3" w:rsidP="00D94F44" w:rsidRDefault="006857B3" w14:paraId="76D9DEAF" w14:textId="77777777">
            <w:r>
              <w:rPr>
                <w:rFonts w:hint="eastAsia"/>
              </w:rPr>
              <w:t>메시지 내 규정 표기</w:t>
            </w:r>
          </w:p>
        </w:tc>
        <w:tc>
          <w:tcPr>
            <w:tcW w:w="6186" w:type="dxa"/>
          </w:tcPr>
          <w:p w:rsidR="006857B3" w:rsidP="00D94F44" w:rsidRDefault="006857B3" w14:paraId="133AF0A2" w14:textId="7BE2A518">
            <w:r>
              <w:t xml:space="preserve">- </w:t>
            </w:r>
            <w:r>
              <w:rPr>
                <w:rFonts w:hint="eastAsia"/>
              </w:rPr>
              <w:t xml:space="preserve">메시지 본문 하단에 </w:t>
            </w:r>
            <w:r w:rsidRPr="00F378FC">
              <w:rPr>
                <w:b/>
              </w:rPr>
              <w:t xml:space="preserve">080 </w:t>
            </w:r>
            <w:r w:rsidRPr="00F378FC">
              <w:rPr>
                <w:rFonts w:hint="eastAsia"/>
                <w:b/>
              </w:rPr>
              <w:t>무료수신거부 번호</w:t>
            </w:r>
            <w:r>
              <w:rPr>
                <w:rFonts w:hint="eastAsia"/>
              </w:rPr>
              <w:t xml:space="preserve"> 자동 포함</w:t>
            </w:r>
          </w:p>
        </w:tc>
      </w:tr>
      <w:tr w:rsidR="006857B3" w:rsidTr="00D94F44" w14:paraId="560B0E01" w14:textId="77777777">
        <w:tc>
          <w:tcPr>
            <w:tcW w:w="2230" w:type="dxa"/>
          </w:tcPr>
          <w:p w:rsidR="006857B3" w:rsidP="00D94F44" w:rsidRDefault="006857B3" w14:paraId="2026552F" w14:textId="77777777">
            <w:r>
              <w:rPr>
                <w:rFonts w:hint="eastAsia"/>
              </w:rPr>
              <w:t>야간 발송 금지</w:t>
            </w:r>
          </w:p>
        </w:tc>
        <w:tc>
          <w:tcPr>
            <w:tcW w:w="6186" w:type="dxa"/>
          </w:tcPr>
          <w:p w:rsidR="006857B3" w:rsidP="00D94F44" w:rsidRDefault="006857B3" w14:paraId="799EA41E" w14:textId="7A946C4C">
            <w:r>
              <w:rPr>
                <w:rFonts w:hint="eastAsia"/>
              </w:rPr>
              <w:t xml:space="preserve">- </w:t>
            </w:r>
            <w:r w:rsidRPr="00F378FC">
              <w:rPr>
                <w:rFonts w:hint="eastAsia"/>
                <w:b/>
              </w:rPr>
              <w:t>오</w:t>
            </w:r>
            <w:r>
              <w:rPr>
                <w:rFonts w:hint="eastAsia"/>
                <w:b/>
              </w:rPr>
              <w:t xml:space="preserve">후 </w:t>
            </w:r>
            <w:r>
              <w:rPr>
                <w:b/>
              </w:rPr>
              <w:t>8</w:t>
            </w:r>
            <w:r>
              <w:rPr>
                <w:rFonts w:hint="eastAsia"/>
                <w:b/>
              </w:rPr>
              <w:t xml:space="preserve">시 </w:t>
            </w:r>
            <w:r>
              <w:rPr>
                <w:b/>
              </w:rPr>
              <w:t>50</w:t>
            </w:r>
            <w:r>
              <w:rPr>
                <w:rFonts w:hint="eastAsia"/>
                <w:b/>
              </w:rPr>
              <w:t>분</w:t>
            </w:r>
            <w:r w:rsidRPr="00F378FC">
              <w:rPr>
                <w:rFonts w:hint="eastAsia"/>
                <w:b/>
              </w:rPr>
              <w:t xml:space="preserve"> </w:t>
            </w:r>
            <w:r w:rsidRPr="00F378FC">
              <w:rPr>
                <w:b/>
              </w:rPr>
              <w:t xml:space="preserve">~ </w:t>
            </w:r>
            <w:r w:rsidRPr="00F378FC">
              <w:rPr>
                <w:rFonts w:hint="eastAsia"/>
                <w:b/>
              </w:rPr>
              <w:t xml:space="preserve">익일 오전 </w:t>
            </w:r>
            <w:r w:rsidRPr="00F378FC">
              <w:rPr>
                <w:b/>
              </w:rPr>
              <w:t>8</w:t>
            </w:r>
            <w:r w:rsidRPr="00F378FC">
              <w:rPr>
                <w:rFonts w:hint="eastAsia"/>
                <w:b/>
              </w:rPr>
              <w:t>시</w:t>
            </w:r>
            <w:r>
              <w:rPr>
                <w:rFonts w:hint="eastAsia"/>
              </w:rPr>
              <w:t xml:space="preserve"> 내에 야간 발송 금지</w:t>
            </w:r>
          </w:p>
        </w:tc>
      </w:tr>
    </w:tbl>
    <w:p w:rsidR="00BA7849" w:rsidP="00010581" w:rsidRDefault="00BA7849" w14:paraId="69E0061F" w14:textId="48587797">
      <w:pPr>
        <w:widowControl/>
        <w:wordWrap/>
        <w:autoSpaceDE/>
        <w:autoSpaceDN/>
      </w:pPr>
    </w:p>
    <w:p w:rsidRPr="006731CD" w:rsidR="006857B3" w:rsidP="006857B3" w:rsidRDefault="006857B3" w14:paraId="20690B7F" w14:textId="77777777">
      <w:pPr>
        <w:rPr>
          <w:b/>
          <w:sz w:val="28"/>
        </w:rPr>
      </w:pPr>
      <w:r>
        <w:rPr>
          <w:rFonts w:hint="eastAsia"/>
          <w:b/>
          <w:sz w:val="28"/>
        </w:rPr>
        <w:t>4.</w:t>
      </w:r>
      <w:r w:rsidRPr="006731CD">
        <w:rPr>
          <w:b/>
          <w:sz w:val="28"/>
        </w:rPr>
        <w:t xml:space="preserve"> </w:t>
      </w:r>
      <w:r w:rsidRPr="006731CD">
        <w:rPr>
          <w:rFonts w:hint="eastAsia"/>
          <w:b/>
          <w:sz w:val="28"/>
        </w:rPr>
        <w:t>메시지 발송</w:t>
      </w:r>
    </w:p>
    <w:p w:rsidR="006857B3" w:rsidP="006857B3" w:rsidRDefault="006857B3" w14:paraId="78EABDE8" w14:textId="55732F9A">
      <w:pPr>
        <w:ind w:left="200" w:leftChars="100"/>
      </w:pPr>
      <w:r w:rsidRPr="22A0953A">
        <w:t xml:space="preserve">4.1 회원 유형별 </w:t>
      </w:r>
      <w:proofErr w:type="spellStart"/>
      <w:r w:rsidRPr="22A0953A">
        <w:t>발송량</w:t>
      </w:r>
      <w:proofErr w:type="spellEnd"/>
      <w:r w:rsidRPr="22A0953A">
        <w:t xml:space="preserve"> 제한</w:t>
      </w:r>
    </w:p>
    <w:p w:rsidR="001C72EC" w:rsidP="009F4D5E" w:rsidRDefault="001C72EC" w14:paraId="3EF5FF10" w14:textId="2D42DFFD">
      <w:pPr>
        <w:ind w:left="400" w:leftChars="200"/>
      </w:pPr>
      <w:r>
        <w:rPr>
          <w:rFonts w:hint="eastAsia"/>
        </w:rPr>
        <w:t>4</w:t>
      </w:r>
      <w:r>
        <w:t xml:space="preserve">.1.1 </w:t>
      </w:r>
      <w:r>
        <w:rPr>
          <w:rFonts w:hint="eastAsia"/>
        </w:rPr>
        <w:t>기본 일일 발송 한도 설정 기준</w:t>
      </w:r>
    </w:p>
    <w:p w:rsidR="001C72EC" w:rsidP="009F4D5E" w:rsidRDefault="09AA08B4" w14:paraId="732E641A" w14:textId="6FB93DE0">
      <w:pPr>
        <w:ind w:left="400" w:leftChars="200"/>
      </w:pPr>
      <w:r>
        <w:t>- 모든 회원에게는 서비스 오남용 방지 및 통신망 보호를 위해</w:t>
      </w:r>
      <w:r w:rsidR="002E61ED">
        <w:rPr>
          <w:b/>
          <w:bCs/>
        </w:rPr>
        <w:t xml:space="preserve"> </w:t>
      </w:r>
      <w:r>
        <w:t>기본 일일 발송 한도가 일괄 적용된다.</w:t>
      </w:r>
    </w:p>
    <w:p w:rsidR="001C72EC" w:rsidP="009F4D5E" w:rsidRDefault="001C72EC" w14:paraId="4F284387" w14:textId="06CCA300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위의 발송 한도는 회원 유형에 따라 한도를 차등 적용한다.</w:t>
      </w:r>
    </w:p>
    <w:tbl>
      <w:tblPr>
        <w:tblStyle w:val="a8"/>
        <w:tblW w:w="8816" w:type="dxa"/>
        <w:tblInd w:w="400" w:type="dxa"/>
        <w:tblLook w:val="04A0" w:firstRow="1" w:lastRow="0" w:firstColumn="1" w:lastColumn="0" w:noHBand="0" w:noVBand="1"/>
        <w:tblPrChange w:author="" w:id="1206785853">
          <w:tblPr/>
        </w:tblPrChange>
      </w:tblPr>
      <w:tblGrid>
        <w:gridCol w:w="2063"/>
        <w:gridCol w:w="6753"/>
      </w:tblGrid>
      <w:tr w:rsidR="001C72EC" w:rsidTr="5E4EF0F5" w14:paraId="57216098" w14:textId="77777777">
        <w:tc>
          <w:tcPr>
            <w:tcW w:w="2063" w:type="dxa"/>
            <w:tcMar/>
          </w:tcPr>
          <w:p w:rsidR="001C72EC" w:rsidP="006857B3" w:rsidRDefault="001C72EC" w14:paraId="64F33FFB" w14:textId="01085E1C">
            <w:r>
              <w:rPr>
                <w:rFonts w:hint="eastAsia"/>
              </w:rPr>
              <w:t>개인 회원</w:t>
            </w:r>
          </w:p>
        </w:tc>
        <w:tc>
          <w:tcPr>
            <w:tcW w:w="6753" w:type="dxa"/>
            <w:tcMar/>
          </w:tcPr>
          <w:p w:rsidR="001C72EC" w:rsidP="006857B3" w:rsidRDefault="09AA08B4" w14:paraId="62EA71EC" w14:textId="08E699BA">
            <w:r>
              <w:t xml:space="preserve">일일 최대 </w:t>
            </w:r>
            <w:r w:rsidR="32A4986B">
              <w:t>500</w:t>
            </w:r>
            <w:r>
              <w:t>건 발송</w:t>
            </w:r>
            <w:r w:rsidR="006C229E">
              <w:rPr>
                <w:rFonts w:hint="eastAsia"/>
              </w:rPr>
              <w:t xml:space="preserve"> </w:t>
            </w:r>
            <w:r w:rsidR="006C229E">
              <w:t>(</w:t>
            </w:r>
            <w:r w:rsidR="006C229E">
              <w:rPr>
                <w:rFonts w:hint="eastAsia"/>
              </w:rPr>
              <w:t>전기통신사업법)</w:t>
            </w:r>
          </w:p>
        </w:tc>
      </w:tr>
      <w:tr w:rsidR="001C72EC" w:rsidTr="5E4EF0F5" w14:paraId="420C964E" w14:textId="77777777">
        <w:tblPrEx>
          <w:tblW w:w="8816" w:type="dxa"/>
          <w:tblInd w:w="400" w:type="dxa"/>
          <w:tblPrExChange w:author="이준용" w:date="2026-01-14T05:23:00Z" w:id="280">
            <w:tblPrEx>
              <w:tblW w:w="8816" w:type="dxa"/>
              <w:tblInd w:w="400" w:type="dxa"/>
            </w:tblPrEx>
          </w:tblPrExChange>
        </w:tblPrEx>
        <w:trPr>
          <w:trHeight w:val="300"/>
          <w:trPrChange w:author="이준용" w:date="2026-01-14T05:23:00Z" w:id="281">
            <w:trPr>
              <w:gridAfter w:val="0"/>
              <w:trHeight w:val="300"/>
            </w:trPr>
          </w:trPrChange>
        </w:trPr>
        <w:tc>
          <w:tcPr>
            <w:tcW w:w="2063" w:type="dxa"/>
            <w:tcMar/>
            <w:tcPrChange w:author="이준용" w:date="2026-01-14T05:23:00Z" w:id="282">
              <w:tcPr>
                <w:tcW w:w="0" w:type="auto"/>
              </w:tcPr>
            </w:tcPrChange>
          </w:tcPr>
          <w:p w:rsidR="001C72EC" w:rsidP="006857B3" w:rsidRDefault="001C72EC" w14:paraId="36839CB5" w14:textId="6CF1CACE">
            <w:ins w:author="김나영" w:date="2026-05-14T08:50:39.547Z" w16du:dateUtc="2026-05-14T08:50:39.547Z" w:id="873892641">
              <w:r w:rsidR="52BD485D">
                <w:t>사업자</w:t>
              </w:r>
            </w:ins>
            <w:del w:author="김나영" w:date="2026-05-14T08:50:36.255Z" w16du:dateUtc="2026-05-14T08:50:36.255Z" w:id="1024321952">
              <w:r w:rsidDel="001C72EC">
                <w:delText>기업</w:delText>
              </w:r>
            </w:del>
            <w:r w:rsidR="001C72EC">
              <w:rPr/>
              <w:t xml:space="preserve"> 회원</w:t>
            </w:r>
          </w:p>
        </w:tc>
        <w:tc>
          <w:tcPr>
            <w:tcW w:w="6753" w:type="dxa"/>
            <w:tcMar/>
            <w:tcPrChange w:author="이준용" w:date="2026-01-14T05:23:00Z" w:id="283">
              <w:tcPr>
                <w:tcW w:w="0" w:type="auto"/>
              </w:tcPr>
            </w:tcPrChange>
          </w:tcPr>
          <w:p w:rsidR="001C72EC" w:rsidP="006857B3" w:rsidRDefault="002E61ED" w14:paraId="721F9E66" w14:textId="0C2C6981">
            <w:r w:rsidR="002E61ED">
              <w:rPr/>
              <w:t xml:space="preserve">1회 </w:t>
            </w:r>
            <w:r w:rsidR="002E61ED">
              <w:rPr/>
              <w:t>발송</w:t>
            </w:r>
            <w:r w:rsidR="002E61ED">
              <w:rPr/>
              <w:t xml:space="preserve"> 시 </w:t>
            </w:r>
            <w:r w:rsidR="002E61ED">
              <w:rPr/>
              <w:t>최대</w:t>
            </w:r>
            <w:r w:rsidR="002E61ED">
              <w:rPr/>
              <w:t xml:space="preserve"> </w:t>
            </w:r>
            <w:del w:author="김나영" w:date="2026-05-14T08:50:44.47Z" w16du:dateUtc="2026-05-14T08:50:44.47Z" w:id="1944275024">
              <w:r w:rsidDel="002E61ED">
                <w:delText>1,00</w:delText>
              </w:r>
            </w:del>
            <w:ins w:author="김나영" w:date="2026-05-14T08:50:44.524Z" w16du:dateUtc="2026-05-14T08:50:44.524Z" w:id="1274245523">
              <w:r w:rsidR="714389A6">
                <w:t>3</w:t>
              </w:r>
            </w:ins>
            <w:r w:rsidR="002E61ED">
              <w:rPr/>
              <w:t>0,000</w:t>
            </w:r>
            <w:r w:rsidR="002E61ED">
              <w:rPr/>
              <w:t>건 발송</w:t>
            </w:r>
            <w:ins w:author="김나영" w:date="2026-05-14T08:51:20.937Z" w16du:dateUtc="2026-05-14T08:51:20.937Z" w:id="183290462">
              <w:r w:rsidR="01C5AE25">
                <w:t xml:space="preserve"> (26.03.16)</w:t>
              </w:r>
            </w:ins>
          </w:p>
        </w:tc>
      </w:tr>
    </w:tbl>
    <w:p w:rsidR="001C72EC" w:rsidP="009F4D5E" w:rsidRDefault="001C72EC" w14:paraId="7395F0B1" w14:textId="311823CC">
      <w:pPr>
        <w:ind w:left="400" w:leftChars="200"/>
      </w:pPr>
    </w:p>
    <w:p w:rsidR="001C72EC" w:rsidP="009F4D5E" w:rsidRDefault="6A43FBE8" w14:paraId="1A49DDBF" w14:textId="07C062F4">
      <w:pPr>
        <w:ind w:left="400" w:leftChars="200"/>
      </w:pPr>
      <w:r>
        <w:t xml:space="preserve">- 발송 한도는 운영팀 정책에 따라 변동 가능하며, 시스템에 변경된 한도를 적용하기 </w:t>
      </w:r>
      <w:r w:rsidR="1D56EDCB">
        <w:t>30</w:t>
      </w:r>
      <w:r>
        <w:t>일 전 웹사이트를 통해 회원들에게 공지되어야 한다.</w:t>
      </w:r>
    </w:p>
    <w:p w:rsidR="006857B3" w:rsidP="006857B3" w:rsidRDefault="006857B3" w14:paraId="60846504" w14:textId="77777777">
      <w:pPr>
        <w:ind w:left="200" w:leftChars="100"/>
      </w:pPr>
      <w:commentRangeStart w:id="284"/>
      <w:r>
        <w:rPr>
          <w:rFonts w:hint="eastAsia"/>
        </w:rPr>
        <w:t>4.</w:t>
      </w:r>
      <w:r>
        <w:t xml:space="preserve">2 </w:t>
      </w:r>
      <w:r>
        <w:rPr>
          <w:rFonts w:hint="eastAsia"/>
        </w:rPr>
        <w:t>발송 요청 처리</w:t>
      </w:r>
      <w:commentRangeEnd w:id="284"/>
      <w:r w:rsidR="005A0613">
        <w:rPr>
          <w:rStyle w:val="a4"/>
          <w:sz w:val="20"/>
          <w:szCs w:val="22"/>
        </w:rPr>
        <w:commentReference w:id="284"/>
      </w:r>
    </w:p>
    <w:p w:rsidR="006857B3" w:rsidP="006857B3" w:rsidRDefault="006857B3" w14:paraId="52242E7B" w14:textId="614AB3F0">
      <w:pPr>
        <w:ind w:left="400" w:leftChars="200"/>
      </w:pPr>
      <w:r>
        <w:rPr>
          <w:rFonts w:hint="eastAsia"/>
        </w:rPr>
        <w:t>4.</w:t>
      </w:r>
      <w:r>
        <w:t xml:space="preserve">2.1 </w:t>
      </w:r>
      <w:r>
        <w:rPr>
          <w:rFonts w:hint="eastAsia"/>
        </w:rPr>
        <w:t>즉시 발송</w:t>
      </w:r>
    </w:p>
    <w:p w:rsidR="00D94F44" w:rsidP="009F4D5E" w:rsidRDefault="00D94F44" w14:paraId="09E5E9DD" w14:textId="50301535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회원이 발송 요청을 완료하</w:t>
      </w:r>
      <w:r w:rsidR="0044553B">
        <w:rPr>
          <w:rFonts w:hint="eastAsia"/>
        </w:rPr>
        <w:t>면</w:t>
      </w:r>
      <w:r>
        <w:rPr>
          <w:rFonts w:hint="eastAsia"/>
        </w:rPr>
        <w:t xml:space="preserve"> 메시지 발송 큐에 등록되어 처리가 시작된다.</w:t>
      </w:r>
    </w:p>
    <w:p w:rsidR="007B3B9C" w:rsidP="009F4D5E" w:rsidRDefault="007B3B9C" w14:paraId="42A8F941" w14:textId="1BC1F9FD">
      <w:pPr>
        <w:ind w:left="600" w:leftChars="300"/>
      </w:pPr>
      <w:r>
        <w:t>&lt;</w:t>
      </w:r>
      <w:r>
        <w:rPr>
          <w:rFonts w:hint="eastAsia"/>
        </w:rPr>
        <w:t>즉시 발송 알고리즘 삽입</w:t>
      </w:r>
      <w:r>
        <w:t>&gt;</w:t>
      </w:r>
    </w:p>
    <w:p w:rsidR="00D94F44" w:rsidP="009F4D5E" w:rsidRDefault="00D94F44" w14:paraId="3A5B17A3" w14:textId="58F24E82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발송 요청은 선착순으로 처리된다.</w:t>
      </w:r>
    </w:p>
    <w:p w:rsidR="00D94F44" w:rsidP="009F4D5E" w:rsidRDefault="00D94F44" w14:paraId="62BAC704" w14:textId="2194C1C7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시스템 처리량 초과,</w:t>
      </w:r>
      <w:r>
        <w:t xml:space="preserve"> </w:t>
      </w:r>
      <w:r>
        <w:rPr>
          <w:rFonts w:hint="eastAsia"/>
        </w:rPr>
        <w:t>대량 발송이 집중되는 경우 일시적으로 지연되거나 트래픽이 분산 처리될 수 있다.</w:t>
      </w:r>
    </w:p>
    <w:p w:rsidR="006857B3" w:rsidP="006857B3" w:rsidRDefault="006857B3" w14:paraId="51181154" w14:textId="62DAB19A">
      <w:pPr>
        <w:ind w:left="400" w:leftChars="200"/>
      </w:pPr>
      <w:r>
        <w:rPr>
          <w:rFonts w:hint="eastAsia"/>
        </w:rPr>
        <w:t>4.</w:t>
      </w:r>
      <w:r>
        <w:t xml:space="preserve">2.2 </w:t>
      </w:r>
      <w:r>
        <w:rPr>
          <w:rFonts w:hint="eastAsia"/>
        </w:rPr>
        <w:t>예약 발송</w:t>
      </w:r>
    </w:p>
    <w:p w:rsidR="00D94F44" w:rsidP="00B05466" w:rsidRDefault="00D94F44" w14:paraId="7ADC57A1" w14:textId="7BA030BB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회원이 발송 일시를 지정하여 해당 시점에 메시지가 발송하도록 예약한다.</w:t>
      </w:r>
    </w:p>
    <w:p w:rsidR="007B3B9C" w:rsidP="00B05466" w:rsidRDefault="007B3B9C" w14:paraId="4B7A5D42" w14:textId="4EE8DB29">
      <w:pPr>
        <w:ind w:left="400" w:leftChars="200"/>
      </w:pPr>
      <w:r>
        <w:rPr>
          <w:rFonts w:hint="eastAsia"/>
        </w:rPr>
        <w:t>&lt;예약 발송 알고리즘 삽입</w:t>
      </w:r>
      <w:r>
        <w:t>&gt;</w:t>
      </w:r>
    </w:p>
    <w:p w:rsidR="006857B3" w:rsidP="006857B3" w:rsidRDefault="006857B3" w14:paraId="235DABE5" w14:textId="00332756">
      <w:pPr>
        <w:ind w:left="600" w:leftChars="300"/>
      </w:pPr>
      <w:r>
        <w:rPr>
          <w:rFonts w:hint="eastAsia"/>
        </w:rPr>
        <w:t>4.</w:t>
      </w:r>
      <w:r>
        <w:t xml:space="preserve">2.2.1 </w:t>
      </w:r>
      <w:r>
        <w:rPr>
          <w:rFonts w:hint="eastAsia"/>
        </w:rPr>
        <w:t>예약 발송 설정 방법</w:t>
      </w:r>
    </w:p>
    <w:p w:rsidR="00D94F44" w:rsidP="00B05466" w:rsidRDefault="45CFB84F" w14:paraId="4578BD5F" w14:textId="4D1FE224">
      <w:pPr>
        <w:ind w:left="600" w:leftChars="300"/>
      </w:pPr>
      <w:commentRangeStart w:id="285"/>
      <w:r>
        <w:t xml:space="preserve">- 현재 시점으로부터 최소 </w:t>
      </w:r>
      <w:r w:rsidR="69CBB244">
        <w:t>10</w:t>
      </w:r>
      <w:r>
        <w:t xml:space="preserve">분 후, 최대 </w:t>
      </w:r>
      <w:r w:rsidR="5C17267E">
        <w:t>12개월</w:t>
      </w:r>
      <w:r>
        <w:t xml:space="preserve"> 이내의 시점</w:t>
      </w:r>
      <w:r w:rsidR="58B57BCD">
        <w:t xml:space="preserve"> 내에서 발송 예약 시기를</w:t>
      </w:r>
      <w:r>
        <w:t xml:space="preserve"> 설정할 수 있다.</w:t>
      </w:r>
      <w:commentRangeEnd w:id="285"/>
      <w:r w:rsidR="00D94F44">
        <w:rPr>
          <w:rStyle w:val="a4"/>
          <w:sz w:val="20"/>
          <w:szCs w:val="22"/>
        </w:rPr>
        <w:commentReference w:id="285"/>
      </w:r>
    </w:p>
    <w:p w:rsidRPr="006C229E" w:rsidR="00D94F44" w:rsidP="00B05466" w:rsidRDefault="00D94F44" w14:paraId="61760995" w14:textId="1EFF74EF">
      <w:pPr>
        <w:ind w:left="600" w:leftChars="300"/>
      </w:pPr>
      <w:commentRangeStart w:id="286"/>
      <w:commentRangeStart w:id="287"/>
      <w:r w:rsidRPr="006C229E">
        <w:rPr>
          <w:rFonts w:hint="eastAsia"/>
          <w:strike/>
        </w:rPr>
        <w:t>-</w:t>
      </w:r>
      <w:r w:rsidRPr="006C229E">
        <w:rPr>
          <w:strike/>
        </w:rPr>
        <w:t xml:space="preserve"> </w:t>
      </w:r>
      <w:r w:rsidRPr="006C229E" w:rsidR="009F4D5E">
        <w:rPr>
          <w:rFonts w:hint="eastAsia"/>
          <w:strike/>
        </w:rPr>
        <w:t xml:space="preserve">운영팀은 </w:t>
      </w:r>
      <w:r w:rsidRPr="006C229E">
        <w:rPr>
          <w:rFonts w:hint="eastAsia"/>
          <w:strike/>
        </w:rPr>
        <w:t xml:space="preserve">예약 시점에 발송될 메시지 수량이 해당 계정의 </w:t>
      </w:r>
      <w:proofErr w:type="spellStart"/>
      <w:r w:rsidRPr="006C229E">
        <w:rPr>
          <w:rFonts w:hint="eastAsia"/>
          <w:strike/>
        </w:rPr>
        <w:t>발송량</w:t>
      </w:r>
      <w:proofErr w:type="spellEnd"/>
      <w:r w:rsidRPr="006C229E">
        <w:rPr>
          <w:rFonts w:hint="eastAsia"/>
          <w:strike/>
        </w:rPr>
        <w:t xml:space="preserve"> 한도를 초과하지 않도록 예약 시점에 사전 검토한다.</w:t>
      </w:r>
      <w:r w:rsidRPr="006C229E">
        <w:rPr>
          <w:strike/>
        </w:rPr>
        <w:t xml:space="preserve"> </w:t>
      </w:r>
      <w:commentRangeEnd w:id="286"/>
      <w:r w:rsidRPr="006C229E" w:rsidR="009F4D5E">
        <w:rPr>
          <w:rStyle w:val="a4"/>
          <w:sz w:val="20"/>
          <w:szCs w:val="22"/>
        </w:rPr>
        <w:commentReference w:id="286"/>
      </w:r>
      <w:commentRangeEnd w:id="287"/>
      <w:r>
        <w:rPr>
          <w:rStyle w:val="CommentReference"/>
        </w:rPr>
        <w:commentReference w:id="287"/>
      </w:r>
    </w:p>
    <w:p w:rsidR="006857B3" w:rsidP="006857B3" w:rsidRDefault="006857B3" w14:paraId="5B9824A4" w14:textId="4ED5144E">
      <w:pPr>
        <w:ind w:left="600" w:leftChars="300"/>
      </w:pPr>
      <w:r>
        <w:rPr>
          <w:rFonts w:hint="eastAsia"/>
        </w:rPr>
        <w:t>4.</w:t>
      </w:r>
      <w:r>
        <w:t xml:space="preserve">2.2.2 </w:t>
      </w:r>
      <w:r>
        <w:rPr>
          <w:rFonts w:hint="eastAsia"/>
        </w:rPr>
        <w:t xml:space="preserve">예약 발송 취소 </w:t>
      </w:r>
    </w:p>
    <w:p w:rsidR="00D94F44" w:rsidP="00B05466" w:rsidRDefault="45CFB84F" w14:paraId="1B69FC14" w14:textId="6D63FF22">
      <w:pPr>
        <w:ind w:left="600" w:leftChars="300"/>
      </w:pPr>
      <w:r>
        <w:t xml:space="preserve">- 예약 발송은 설정된 발송 시작 최소 </w:t>
      </w:r>
      <w:r w:rsidR="765C515A">
        <w:t>10</w:t>
      </w:r>
      <w:r>
        <w:t xml:space="preserve">분 전까지 회원 본인이 직접 취소할 수 있다. </w:t>
      </w:r>
    </w:p>
    <w:p w:rsidR="00D94F44" w:rsidP="00B05466" w:rsidRDefault="45CFB84F" w14:paraId="6447E189" w14:textId="4D497B65">
      <w:pPr>
        <w:ind w:left="600" w:leftChars="300"/>
      </w:pPr>
      <w:r>
        <w:t xml:space="preserve">- 발송 시작 </w:t>
      </w:r>
      <w:r w:rsidR="4B04CBA6">
        <w:t>10</w:t>
      </w:r>
      <w:r>
        <w:t>분 전 이후에는 시스템이 발송 큐에 등록하여 처리 중인 상태이므로 취소 요청이 불가하다.</w:t>
      </w:r>
    </w:p>
    <w:p w:rsidR="227D4547" w:rsidP="1F872E25" w:rsidRDefault="227D4547" w14:paraId="75BBF6A5" w14:textId="6CD3D1B6">
      <w:pPr>
        <w:ind w:left="600" w:leftChars="300"/>
      </w:pPr>
      <w:r>
        <w:t>4.2.2.3 예약발송 과금</w:t>
      </w:r>
    </w:p>
    <w:p w:rsidR="227D4547" w:rsidP="1F872E25" w:rsidRDefault="086F0727" w14:paraId="38AA28EB" w14:textId="78563ABF">
      <w:pPr>
        <w:ind w:left="600" w:leftChars="300"/>
      </w:pPr>
      <w:r>
        <w:t xml:space="preserve">- 발송 예약 완료 직후 </w:t>
      </w:r>
      <w:r w:rsidR="42EC98EC">
        <w:t xml:space="preserve">고객의 포인트에서 예약 발송 비용만큼 선차감을 하되, 실제 차감은 </w:t>
      </w:r>
      <w:r w:rsidR="28BE0321">
        <w:t xml:space="preserve">발송이 완료된 직후에 차감한다. 예약 발송이 완료되기 전까지 예약 발송 </w:t>
      </w:r>
      <w:proofErr w:type="spellStart"/>
      <w:r w:rsidR="28BE0321">
        <w:t>과금된</w:t>
      </w:r>
      <w:proofErr w:type="spellEnd"/>
      <w:r w:rsidR="28BE0321">
        <w:t xml:space="preserve"> 포인트는 잔고에 남아있으나 사용 불가능한 상태로 유지한다. </w:t>
      </w:r>
    </w:p>
    <w:p w:rsidR="006857B3" w:rsidP="005A0613" w:rsidRDefault="006857B3" w14:paraId="46F3E9D7" w14:textId="1F384F75">
      <w:r>
        <w:rPr>
          <w:rFonts w:hint="eastAsia"/>
        </w:rPr>
        <w:t>4.</w:t>
      </w:r>
      <w:r w:rsidR="00D94F44">
        <w:t>4</w:t>
      </w:r>
      <w:r>
        <w:t xml:space="preserve"> </w:t>
      </w:r>
      <w:r>
        <w:rPr>
          <w:rFonts w:hint="eastAsia"/>
        </w:rPr>
        <w:t>발송 실패</w:t>
      </w:r>
      <w:r>
        <w:t>·</w:t>
      </w:r>
      <w:r>
        <w:rPr>
          <w:rFonts w:hint="eastAsia"/>
        </w:rPr>
        <w:t>지연</w:t>
      </w:r>
      <w:r>
        <w:t>·</w:t>
      </w:r>
      <w:r>
        <w:rPr>
          <w:rFonts w:hint="eastAsia"/>
        </w:rPr>
        <w:t>중단 처리 기준</w:t>
      </w:r>
    </w:p>
    <w:p w:rsidR="006857B3" w:rsidP="006857B3" w:rsidRDefault="006857B3" w14:paraId="165EC7E2" w14:textId="4FB96BA4">
      <w:pPr>
        <w:ind w:left="400" w:leftChars="200"/>
      </w:pPr>
      <w:r>
        <w:rPr>
          <w:rFonts w:hint="eastAsia"/>
        </w:rPr>
        <w:t>4.</w:t>
      </w:r>
      <w:r w:rsidR="00D94F44">
        <w:t>4</w:t>
      </w:r>
      <w:r>
        <w:t xml:space="preserve">.1 </w:t>
      </w:r>
      <w:r>
        <w:rPr>
          <w:rFonts w:hint="eastAsia"/>
        </w:rPr>
        <w:t>발송 실패 사유 유형</w:t>
      </w:r>
    </w:p>
    <w:p w:rsidR="006B0D18" w:rsidP="006857B3" w:rsidRDefault="006B0D18" w14:paraId="17635051" w14:textId="481D19F5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발송 실패 및 사유는 아래와 같이 정의한다.</w:t>
      </w:r>
    </w:p>
    <w:tbl>
      <w:tblPr>
        <w:tblW w:w="0" w:type="dxa"/>
        <w:tblInd w:w="19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8"/>
        <w:gridCol w:w="2918"/>
        <w:gridCol w:w="4819"/>
      </w:tblGrid>
      <w:tr w:rsidRPr="006B0D18" w:rsidR="006B0D18" w:rsidTr="3084EF0D" w14:paraId="0762E202" w14:textId="77777777">
        <w:trPr>
          <w:trHeight w:val="300"/>
        </w:trPr>
        <w:tc>
          <w:tcPr>
            <w:tcW w:w="1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6B0D18" w:rsidR="006B0D18" w:rsidP="006B0D18" w:rsidRDefault="006B0D18" w14:paraId="01002B51" w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맑은 고딕" w:hAnsi="맑은 고딕" w:eastAsia="맑은 고딕" w:cs="굴림"/>
                <w:kern w:val="0"/>
                <w:sz w:val="18"/>
                <w:szCs w:val="18"/>
              </w:rPr>
            </w:pPr>
            <w:r w:rsidRPr="006B0D18">
              <w:rPr>
                <w:rFonts w:hint="eastAsia" w:ascii="맑은 고딕" w:hAnsi="맑은 고딕" w:eastAsia="맑은 고딕" w:cs="굴림"/>
                <w:kern w:val="0"/>
                <w:szCs w:val="20"/>
              </w:rPr>
              <w:t>실패 유형 </w:t>
            </w:r>
          </w:p>
        </w:tc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6B0D18" w:rsidR="006B0D18" w:rsidP="006B0D18" w:rsidRDefault="006B0D18" w14:paraId="7E8A75C0" w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맑은 고딕" w:hAnsi="맑은 고딕" w:eastAsia="맑은 고딕" w:cs="굴림"/>
                <w:kern w:val="0"/>
                <w:sz w:val="18"/>
                <w:szCs w:val="18"/>
              </w:rPr>
            </w:pPr>
            <w:r w:rsidRPr="006B0D18">
              <w:rPr>
                <w:rFonts w:hint="eastAsia" w:ascii="맑은 고딕" w:hAnsi="맑은 고딕" w:eastAsia="맑은 고딕" w:cs="굴림"/>
                <w:kern w:val="0"/>
                <w:szCs w:val="20"/>
              </w:rPr>
              <w:t>정의 </w:t>
            </w:r>
          </w:p>
        </w:tc>
        <w:tc>
          <w:tcPr>
            <w:tcW w:w="3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6B0D18" w:rsidR="006B0D18" w:rsidP="006B0D18" w:rsidRDefault="006B0D18" w14:paraId="20D430DA" w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맑은 고딕" w:hAnsi="맑은 고딕" w:eastAsia="맑은 고딕" w:cs="굴림"/>
                <w:kern w:val="0"/>
                <w:sz w:val="18"/>
                <w:szCs w:val="18"/>
              </w:rPr>
            </w:pPr>
            <w:r w:rsidRPr="006B0D18">
              <w:rPr>
                <w:rFonts w:hint="eastAsia" w:ascii="맑은 고딕" w:hAnsi="맑은 고딕" w:eastAsia="맑은 고딕" w:cs="굴림"/>
                <w:kern w:val="0"/>
                <w:szCs w:val="20"/>
              </w:rPr>
              <w:t>예시 </w:t>
            </w:r>
          </w:p>
        </w:tc>
      </w:tr>
      <w:tr w:rsidRPr="006B0D18" w:rsidR="006B0D18" w:rsidTr="3084EF0D" w14:paraId="62C22A30" w14:textId="77777777">
        <w:trPr>
          <w:trHeight w:val="300"/>
        </w:trPr>
        <w:tc>
          <w:tcPr>
            <w:tcW w:w="1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B0D18" w:rsidR="006B0D18" w:rsidP="006B0D18" w:rsidRDefault="006B0D18" w14:paraId="77850CC9" w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맑은 고딕" w:hAnsi="맑은 고딕" w:eastAsia="맑은 고딕" w:cs="굴림"/>
                <w:kern w:val="0"/>
                <w:sz w:val="18"/>
                <w:szCs w:val="18"/>
              </w:rPr>
            </w:pPr>
            <w:r w:rsidRPr="006B0D18">
              <w:rPr>
                <w:rFonts w:hint="eastAsia" w:ascii="맑은 고딕" w:hAnsi="맑은 고딕" w:eastAsia="맑은 고딕" w:cs="굴림"/>
                <w:kern w:val="0"/>
                <w:szCs w:val="20"/>
              </w:rPr>
              <w:t>시스템 실패 </w:t>
            </w:r>
          </w:p>
        </w:tc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6B0D18" w:rsidR="006B0D18" w:rsidP="00122361" w:rsidRDefault="006B0D18" w14:paraId="464885B6" w14:textId="7F9D4119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 w:val="18"/>
                <w:szCs w:val="18"/>
              </w:rPr>
            </w:pPr>
            <w:proofErr w:type="spellStart"/>
            <w:r w:rsidRPr="006B0D18">
              <w:rPr>
                <w:rFonts w:hint="eastAsia" w:ascii="맑은 고딕" w:hAnsi="맑은 고딕" w:eastAsia="맑은 고딕" w:cs="굴림"/>
                <w:kern w:val="0"/>
                <w:szCs w:val="20"/>
              </w:rPr>
              <w:t>톡벨</w:t>
            </w:r>
            <w:proofErr w:type="spellEnd"/>
            <w:r w:rsidRPr="006B0D18">
              <w:rPr>
                <w:rFonts w:hint="eastAsia" w:ascii="맑은 고딕" w:hAnsi="맑은 고딕" w:eastAsia="맑은 고딕" w:cs="굴림"/>
                <w:kern w:val="0"/>
                <w:szCs w:val="20"/>
              </w:rPr>
              <w:t> 시스템 또는 연동된 통신망 내부 오류로 인해 메시지 전송이 불가능한 경우</w:t>
            </w:r>
          </w:p>
        </w:tc>
        <w:tc>
          <w:tcPr>
            <w:tcW w:w="3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6B0D18" w:rsidR="006B0D18" w:rsidP="00122361" w:rsidRDefault="006B0D18" w14:paraId="673E7959" w14:textId="4ED748E1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 w:val="18"/>
                <w:szCs w:val="18"/>
              </w:rPr>
            </w:pPr>
            <w:r w:rsidRPr="006B0D18">
              <w:rPr>
                <w:rFonts w:hint="eastAsia" w:ascii="맑은 고딕" w:hAnsi="맑은 고딕" w:eastAsia="맑은 고딕" w:cs="굴림"/>
                <w:kern w:val="0"/>
                <w:szCs w:val="20"/>
              </w:rPr>
              <w:t>통신사 네트워크 오류, </w:t>
            </w:r>
            <w:proofErr w:type="spellStart"/>
            <w:r w:rsidRPr="006B0D18">
              <w:rPr>
                <w:rFonts w:hint="eastAsia" w:ascii="맑은 고딕" w:hAnsi="맑은 고딕" w:eastAsia="맑은 고딕" w:cs="굴림"/>
                <w:kern w:val="0"/>
                <w:szCs w:val="20"/>
              </w:rPr>
              <w:t>톡벨</w:t>
            </w:r>
            <w:proofErr w:type="spellEnd"/>
            <w:r w:rsidRPr="006B0D18">
              <w:rPr>
                <w:rFonts w:hint="eastAsia" w:ascii="맑은 고딕" w:hAnsi="맑은 고딕" w:eastAsia="맑은 고딕" w:cs="굴림"/>
                <w:kern w:val="0"/>
                <w:szCs w:val="20"/>
              </w:rPr>
              <w:t> 서버 부하 초과, 시스템 타임아웃, 연동 시스템 인증 실패</w:t>
            </w:r>
          </w:p>
        </w:tc>
      </w:tr>
      <w:tr w:rsidRPr="006B0D18" w:rsidR="006B0D18" w:rsidTr="3084EF0D" w14:paraId="7561B957" w14:textId="77777777">
        <w:trPr>
          <w:trHeight w:val="300"/>
        </w:trPr>
        <w:tc>
          <w:tcPr>
            <w:tcW w:w="1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B0D18" w:rsidR="006B0D18" w:rsidP="006B0D18" w:rsidRDefault="006B0D18" w14:paraId="4DD971FE" w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맑은 고딕" w:hAnsi="맑은 고딕" w:eastAsia="맑은 고딕" w:cs="굴림"/>
                <w:kern w:val="0"/>
                <w:sz w:val="18"/>
                <w:szCs w:val="18"/>
              </w:rPr>
            </w:pPr>
            <w:r w:rsidRPr="006B0D18">
              <w:rPr>
                <w:rFonts w:hint="eastAsia" w:ascii="맑은 고딕" w:hAnsi="맑은 고딕" w:eastAsia="맑은 고딕" w:cs="굴림"/>
                <w:kern w:val="0"/>
                <w:szCs w:val="20"/>
              </w:rPr>
              <w:t>수신 실패 </w:t>
            </w:r>
          </w:p>
        </w:tc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6B0D18" w:rsidR="006B0D18" w:rsidP="00122361" w:rsidRDefault="006B0D18" w14:paraId="29F6EF19" w14:textId="3413AFB0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 w:val="18"/>
                <w:szCs w:val="18"/>
              </w:rPr>
            </w:pPr>
            <w:r w:rsidRPr="006B0D18">
              <w:rPr>
                <w:rFonts w:hint="eastAsia" w:ascii="맑은 고딕" w:hAnsi="맑은 고딕" w:eastAsia="맑은 고딕" w:cs="굴림"/>
                <w:kern w:val="0"/>
                <w:szCs w:val="20"/>
              </w:rPr>
              <w:t>수신자 측의 사유 또는 수신 거부로 인해 메시지 전달이 불가능한 경우</w:t>
            </w:r>
          </w:p>
        </w:tc>
        <w:tc>
          <w:tcPr>
            <w:tcW w:w="3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6B0D18" w:rsidR="006B0D18" w:rsidP="00122361" w:rsidRDefault="006B0D18" w14:paraId="013F530D" w14:textId="7247C581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 w:val="18"/>
                <w:szCs w:val="18"/>
              </w:rPr>
            </w:pPr>
            <w:r w:rsidRPr="006B0D18">
              <w:rPr>
                <w:rFonts w:hint="eastAsia" w:ascii="맑은 고딕" w:hAnsi="맑은 고딕" w:eastAsia="맑은 고딕" w:cs="굴림"/>
                <w:kern w:val="0"/>
                <w:szCs w:val="20"/>
              </w:rPr>
              <w:t>수신거부 번호(080), 번호 해지, 단말기 전원 꺼짐, 수신 거부된 카카오톡</w:t>
            </w:r>
          </w:p>
        </w:tc>
      </w:tr>
      <w:tr w:rsidRPr="006B0D18" w:rsidR="006B0D18" w:rsidTr="3084EF0D" w14:paraId="3EBF869B" w14:textId="77777777">
        <w:trPr>
          <w:trHeight w:val="300"/>
        </w:trPr>
        <w:tc>
          <w:tcPr>
            <w:tcW w:w="1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B0D18" w:rsidR="006B0D18" w:rsidP="006B0D18" w:rsidRDefault="005A0613" w14:paraId="41103179" w14:textId="59217D98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맑은 고딕" w:hAnsi="맑은 고딕" w:eastAsia="맑은 고딕" w:cs="굴림"/>
                <w:kern w:val="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>차단</w:t>
            </w:r>
            <w:r w:rsidRPr="006B0D18" w:rsidR="006B0D18">
              <w:rPr>
                <w:rFonts w:hint="eastAsia" w:ascii="맑은 고딕" w:hAnsi="맑은 고딕" w:eastAsia="맑은 고딕" w:cs="굴림"/>
                <w:kern w:val="0"/>
                <w:szCs w:val="20"/>
              </w:rPr>
              <w:t> </w:t>
            </w:r>
          </w:p>
        </w:tc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="005A0613" w:rsidP="00122361" w:rsidRDefault="006B0D18" w14:paraId="685E3B7D" w14:textId="26A30EC0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Cs w:val="20"/>
              </w:rPr>
            </w:pPr>
            <w:proofErr w:type="spellStart"/>
            <w:r w:rsidRPr="006B0D18">
              <w:rPr>
                <w:rFonts w:hint="eastAsia" w:ascii="맑은 고딕" w:hAnsi="맑은 고딕" w:eastAsia="맑은 고딕" w:cs="굴림"/>
                <w:kern w:val="0"/>
                <w:szCs w:val="20"/>
              </w:rPr>
              <w:t>톡벨</w:t>
            </w:r>
            <w:proofErr w:type="spellEnd"/>
            <w:r w:rsidRPr="006B0D18">
              <w:rPr>
                <w:rFonts w:hint="eastAsia" w:ascii="맑은 고딕" w:hAnsi="맑은 고딕" w:eastAsia="맑은 고딕" w:cs="굴림"/>
                <w:kern w:val="0"/>
                <w:szCs w:val="20"/>
              </w:rPr>
              <w:t> 운영정책, 공직선거법</w:t>
            </w:r>
          </w:p>
          <w:p w:rsidRPr="006B0D18" w:rsidR="006B0D18" w:rsidP="00122361" w:rsidRDefault="006B0D18" w14:paraId="2546BF82" w14:textId="6FBE08A3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 w:val="18"/>
                <w:szCs w:val="18"/>
              </w:rPr>
            </w:pPr>
            <w:r w:rsidRPr="006B0D18">
              <w:rPr>
                <w:rFonts w:hint="eastAsia" w:ascii="맑은 고딕" w:hAnsi="맑은 고딕" w:eastAsia="맑은 고딕" w:cs="굴림"/>
                <w:kern w:val="0"/>
                <w:szCs w:val="20"/>
              </w:rPr>
              <w:t> 또는 정보통신망법 등 법적 요건을 위반하여 발송이 차단된 경우</w:t>
            </w:r>
          </w:p>
        </w:tc>
        <w:tc>
          <w:tcPr>
            <w:tcW w:w="3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6B0D18" w:rsidR="006B0D18" w:rsidP="00122361" w:rsidRDefault="7F1B2AEF" w14:paraId="262D9BD2" w14:textId="216FB00C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 w:val="18"/>
                <w:szCs w:val="18"/>
              </w:rPr>
            </w:pPr>
            <w:commentRangeStart w:id="288"/>
            <w:commentRangeStart w:id="289"/>
            <w:commentRangeStart w:id="290"/>
            <w:r w:rsidRPr="16F9A3BA">
              <w:rPr>
                <w:rFonts w:ascii="맑은 고딕" w:hAnsi="맑은 고딕" w:eastAsia="맑은 고딕" w:cs="굴림"/>
                <w:kern w:val="0"/>
              </w:rPr>
              <w:t>스팸 필터링 자동 차단</w:t>
            </w:r>
            <w:commentRangeEnd w:id="288"/>
            <w:r w:rsidRPr="16F9A3BA" w:rsidR="005A0613">
              <w:rPr>
                <w:rStyle w:val="a4"/>
                <w:rFonts w:ascii="맑은 고딕" w:hAnsi="맑은 고딕" w:eastAsia="맑은 고딕" w:cs="굴림"/>
                <w:kern w:val="0"/>
                <w:sz w:val="20"/>
                <w:szCs w:val="22"/>
              </w:rPr>
              <w:commentReference w:id="288"/>
            </w:r>
            <w:commentRangeEnd w:id="289"/>
            <w:r>
              <w:rPr>
                <w:rStyle w:val="CommentReference"/>
              </w:rPr>
              <w:commentReference w:id="289"/>
            </w:r>
            <w:commentRangeEnd w:id="290"/>
            <w:r>
              <w:rPr>
                <w:rStyle w:val="CommentReference"/>
              </w:rPr>
              <w:commentReference w:id="290"/>
            </w:r>
            <w:r w:rsidRPr="16F9A3BA">
              <w:rPr>
                <w:rFonts w:ascii="맑은 고딕" w:hAnsi="맑은 고딕" w:eastAsia="맑은 고딕" w:cs="굴림"/>
                <w:kern w:val="0"/>
              </w:rPr>
              <w:t>, </w:t>
            </w:r>
            <w:proofErr w:type="spellStart"/>
            <w:r w:rsidRPr="16F9A3BA">
              <w:rPr>
                <w:rFonts w:ascii="맑은 고딕" w:hAnsi="맑은 고딕" w:eastAsia="맑은 고딕" w:cs="굴림"/>
                <w:kern w:val="0"/>
              </w:rPr>
              <w:t>발송량</w:t>
            </w:r>
            <w:proofErr w:type="spellEnd"/>
            <w:r w:rsidRPr="16F9A3BA">
              <w:rPr>
                <w:rFonts w:ascii="맑은 고딕" w:hAnsi="맑은 고딕" w:eastAsia="맑은 고딕" w:cs="굴림"/>
                <w:kern w:val="0"/>
              </w:rPr>
              <w:t> 한도 초과</w:t>
            </w:r>
          </w:p>
        </w:tc>
      </w:tr>
    </w:tbl>
    <w:p w:rsidRPr="006B0D18" w:rsidR="006B0D18" w:rsidP="006857B3" w:rsidRDefault="006B0D18" w14:paraId="1F799E0D" w14:textId="77777777">
      <w:pPr>
        <w:ind w:left="400" w:leftChars="200"/>
      </w:pPr>
    </w:p>
    <w:p w:rsidR="006857B3" w:rsidP="006857B3" w:rsidRDefault="006857B3" w14:paraId="4D26D65C" w14:textId="549BAE71">
      <w:pPr>
        <w:ind w:left="400" w:leftChars="200"/>
      </w:pPr>
      <w:commentRangeStart w:id="291"/>
      <w:commentRangeStart w:id="292"/>
      <w:r>
        <w:rPr>
          <w:rFonts w:hint="eastAsia"/>
        </w:rPr>
        <w:t>4.</w:t>
      </w:r>
      <w:r w:rsidR="00D94F44">
        <w:t>4</w:t>
      </w:r>
      <w:r>
        <w:t xml:space="preserve">.2 </w:t>
      </w:r>
      <w:r>
        <w:rPr>
          <w:rFonts w:hint="eastAsia"/>
        </w:rPr>
        <w:t>재시도 정책</w:t>
      </w:r>
      <w:commentRangeEnd w:id="291"/>
      <w:r w:rsidR="005A0613">
        <w:rPr>
          <w:rStyle w:val="a4"/>
          <w:sz w:val="20"/>
          <w:szCs w:val="22"/>
        </w:rPr>
        <w:commentReference w:id="291"/>
      </w:r>
      <w:commentRangeEnd w:id="292"/>
      <w:r>
        <w:rPr>
          <w:rStyle w:val="CommentReference"/>
        </w:rPr>
        <w:commentReference w:id="292"/>
      </w:r>
    </w:p>
    <w:p w:rsidR="006B0D18" w:rsidP="006857B3" w:rsidRDefault="006B0D18" w14:paraId="737FFF7D" w14:textId="0910B708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시스템 실패 및 일시적인 수신 실패 건에 한하여 자동 재시도를 적용한다.</w:t>
      </w:r>
      <w:r>
        <w:t xml:space="preserve"> </w:t>
      </w:r>
      <w:r>
        <w:rPr>
          <w:rFonts w:hint="eastAsia"/>
        </w:rPr>
        <w:t>정책 실패 및 수신 거부 건은 재시도하지 않는다.</w:t>
      </w:r>
    </w:p>
    <w:p w:rsidR="006B0D18" w:rsidP="006857B3" w:rsidRDefault="006B0D18" w14:paraId="17619576" w14:textId="3B722286">
      <w:pPr>
        <w:ind w:left="400" w:leftChars="200"/>
      </w:pPr>
      <w:commentRangeStart w:id="293"/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최초 발송 실패 후 최대 </w:t>
      </w:r>
      <w:r>
        <w:t>3</w:t>
      </w:r>
      <w:r>
        <w:rPr>
          <w:rFonts w:hint="eastAsia"/>
        </w:rPr>
        <w:t xml:space="preserve">회까지 </w:t>
      </w:r>
      <w:r>
        <w:t>60</w:t>
      </w:r>
      <w:r>
        <w:rPr>
          <w:rFonts w:hint="eastAsia"/>
        </w:rPr>
        <w:t>초 간격으로 재시도를 시도하며,</w:t>
      </w:r>
      <w:r>
        <w:t xml:space="preserve"> 3</w:t>
      </w:r>
      <w:r>
        <w:rPr>
          <w:rFonts w:hint="eastAsia"/>
        </w:rPr>
        <w:t>회 모두 실패 시 최종 실패로 처리한다.</w:t>
      </w:r>
      <w:commentRangeEnd w:id="293"/>
      <w:r w:rsidR="006C229E">
        <w:rPr>
          <w:rStyle w:val="a4"/>
          <w:sz w:val="20"/>
          <w:szCs w:val="22"/>
        </w:rPr>
        <w:commentReference w:id="293"/>
      </w:r>
    </w:p>
    <w:p w:rsidRPr="006B0D18" w:rsidR="006B0D18" w:rsidP="006857B3" w:rsidRDefault="7F1B2AEF" w14:paraId="24A336B0" w14:textId="5B440A0A">
      <w:pPr>
        <w:ind w:left="400" w:leftChars="200"/>
      </w:pPr>
      <w:r>
        <w:t xml:space="preserve">- 최초 발송 요청 시점으로부터 최대 </w:t>
      </w:r>
      <w:r w:rsidR="734BF67C">
        <w:t>48시간</w:t>
      </w:r>
      <w:r>
        <w:t xml:space="preserve"> 이내에 발송 처리를 완료하는 것을 목표로 하며, 이 시간 내에 전송되지 않으면 최종 실패로 처리한다.</w:t>
      </w:r>
    </w:p>
    <w:p w:rsidR="00B41B8E" w:rsidP="00B41B8E" w:rsidRDefault="376F7FEC" w14:paraId="4965E5F6" w14:textId="3FB3D54A">
      <w:r>
        <w:t>4.5 발송 관리</w:t>
      </w:r>
    </w:p>
    <w:p w:rsidR="376F7FEC" w:rsidP="0047655D" w:rsidRDefault="376F7FEC" w14:paraId="327338BF" w14:textId="075D2AB6">
      <w:pPr>
        <w:ind w:left="200" w:leftChars="100"/>
      </w:pPr>
      <w:r>
        <w:t>4.5.1 발송결과</w:t>
      </w:r>
    </w:p>
    <w:p w:rsidR="376F7FEC" w:rsidP="0047655D" w:rsidRDefault="376F7FEC" w14:paraId="7A47549D" w14:textId="538BCD94">
      <w:pPr>
        <w:ind w:left="200" w:leftChars="100"/>
      </w:pPr>
      <w:r>
        <w:t xml:space="preserve">- 회원이 1회 발송 시마다 산출되는 발송 요청 건수, 발송 성공 수, 발송 실패 수, </w:t>
      </w:r>
      <w:r w:rsidR="3F185FDA">
        <w:t xml:space="preserve">발송 상태, </w:t>
      </w:r>
      <w:r>
        <w:t xml:space="preserve">발송 비용을 산출하여 화면에 노출한다. </w:t>
      </w:r>
    </w:p>
    <w:p w:rsidR="77A24DD7" w:rsidP="0047655D" w:rsidRDefault="77A24DD7" w14:paraId="41E27DC0" w14:textId="75570B6B">
      <w:pPr>
        <w:ind w:left="200" w:leftChars="100"/>
      </w:pPr>
      <w:r>
        <w:t xml:space="preserve">- 메뉴 접속 시 최근 NN일 발송 내역 노출을 기본값으로 설정하며, 최대 NN일 이내 발송결과를 조회할 수 있다. </w:t>
      </w:r>
    </w:p>
    <w:p w:rsidR="77A24DD7" w:rsidP="0047655D" w:rsidRDefault="77A24DD7" w14:paraId="76B9C619" w14:textId="55AE6E5C">
      <w:pPr>
        <w:ind w:left="200" w:leftChars="100"/>
      </w:pPr>
      <w:r>
        <w:t xml:space="preserve">- 회원은 ‘다운로드’ 기능을 사용해 기간별 전체 발송 내역 또는 1회 발송 건의 상세내역을 엑셀 파일로 다운로드할 수 있다. </w:t>
      </w:r>
    </w:p>
    <w:p w:rsidR="77A24DD7" w:rsidP="0047655D" w:rsidRDefault="77A24DD7" w14:paraId="38DE8D27" w14:textId="6B56D5E4">
      <w:pPr>
        <w:ind w:left="200" w:leftChars="100"/>
      </w:pPr>
      <w:r>
        <w:t>4.5.2 예약내역</w:t>
      </w:r>
    </w:p>
    <w:p w:rsidR="77A24DD7" w:rsidP="0047655D" w:rsidRDefault="77A24DD7" w14:paraId="4E1E5069" w14:textId="3F572DE5">
      <w:pPr>
        <w:ind w:left="200" w:leftChars="100"/>
      </w:pPr>
      <w:r>
        <w:t>- 회원이 발송 예약 일시를 설정한 문자 또는 카카오톡 목록을 조회할 수 있다.</w:t>
      </w:r>
    </w:p>
    <w:p w:rsidR="77A24DD7" w:rsidP="0047655D" w:rsidRDefault="3394FA02" w14:paraId="4104EF16" w14:textId="54977A7B">
      <w:pPr>
        <w:ind w:left="200" w:leftChars="100"/>
      </w:pPr>
      <w:r>
        <w:t xml:space="preserve">- 회원은 예약내역에서 설정했던 예약 내역을 발송일시 최소 </w:t>
      </w:r>
      <w:del w:author="김나영" w:date="2026-02-12T06:29:00Z" w:id="294">
        <w:r w:rsidDel="3394FA02" w:rsidR="77A24DD7">
          <w:delText>NN</w:delText>
        </w:r>
      </w:del>
      <w:ins w:author="김나영" w:date="2026-02-12T06:29:00Z" w:id="295">
        <w:r w:rsidR="2EAD178F">
          <w:t>10</w:t>
        </w:r>
      </w:ins>
      <w:r>
        <w:t>분 전까지 예약을 취소할 수 있다.</w:t>
      </w:r>
    </w:p>
    <w:p w:rsidR="0855AEB8" w:rsidRDefault="0855AEB8" w14:paraId="5C84590A" w14:textId="0787AB11"/>
    <w:p w:rsidR="0855AEB8" w:rsidRDefault="0855AEB8" w14:paraId="0A62E9E9" w14:textId="58764861"/>
    <w:p w:rsidRPr="006731CD" w:rsidR="00B41B8E" w:rsidP="00B41B8E" w:rsidRDefault="00B41B8E" w14:paraId="7E90BE11" w14:textId="77777777">
      <w:pPr>
        <w:rPr>
          <w:b/>
          <w:sz w:val="28"/>
        </w:rPr>
      </w:pPr>
      <w:r>
        <w:rPr>
          <w:rFonts w:hint="eastAsia"/>
          <w:b/>
          <w:sz w:val="28"/>
        </w:rPr>
        <w:t>5.</w:t>
      </w:r>
      <w:r w:rsidRPr="006731CD">
        <w:rPr>
          <w:b/>
          <w:sz w:val="28"/>
        </w:rPr>
        <w:t xml:space="preserve"> </w:t>
      </w:r>
      <w:r w:rsidRPr="006731CD">
        <w:rPr>
          <w:rFonts w:hint="eastAsia"/>
          <w:b/>
          <w:sz w:val="28"/>
        </w:rPr>
        <w:t>주소록 관리</w:t>
      </w:r>
    </w:p>
    <w:p w:rsidR="00B41B8E" w:rsidP="00B41B8E" w:rsidRDefault="00B41B8E" w14:paraId="11D88917" w14:textId="18731212">
      <w:pPr>
        <w:ind w:left="200" w:leftChars="100"/>
      </w:pPr>
      <w:r>
        <w:t xml:space="preserve">5.1 </w:t>
      </w:r>
      <w:r>
        <w:rPr>
          <w:rFonts w:hint="eastAsia"/>
        </w:rPr>
        <w:t>주소록 정의</w:t>
      </w:r>
    </w:p>
    <w:p w:rsidR="00B41B8E" w:rsidP="00B41B8E" w:rsidRDefault="00B41B8E" w14:paraId="1188F916" w14:textId="7E8AF698">
      <w:pPr>
        <w:ind w:left="200" w:leftChars="100"/>
        <w:rPr>
          <w:ins w:author="김나영" w:date="2026-01-08T16:19:00Z" w:id="296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회원</w:t>
      </w:r>
      <w:r w:rsidR="005A0613">
        <w:rPr>
          <w:rFonts w:hint="eastAsia"/>
        </w:rPr>
        <w:t>(개인</w:t>
      </w:r>
      <w:r w:rsidR="005A0613">
        <w:t>·</w:t>
      </w:r>
      <w:r w:rsidR="005A0613">
        <w:rPr>
          <w:rFonts w:hint="eastAsia"/>
        </w:rPr>
        <w:t>사업자 공통)</w:t>
      </w:r>
      <w:r>
        <w:rPr>
          <w:rFonts w:hint="eastAsia"/>
        </w:rPr>
        <w:t>이 고객의 수신번호를 저장하고 분류할 수 있는 기능이다.</w:t>
      </w:r>
    </w:p>
    <w:p w:rsidR="001861E8" w:rsidP="00B41B8E" w:rsidRDefault="001861E8" w14:paraId="716723D2" w14:textId="2898DAEB">
      <w:pPr>
        <w:ind w:left="200" w:leftChars="100"/>
      </w:pPr>
      <w:ins w:author="김나영" w:date="2026-01-08T16:19:00Z" w:id="297">
        <w:r>
          <w:rPr>
            <w:rFonts w:hint="eastAsia"/>
          </w:rPr>
          <w:t>-</w:t>
        </w:r>
        <w:r>
          <w:t xml:space="preserve"> </w:t>
        </w:r>
        <w:r w:rsidRPr="001861E8">
          <w:rPr>
            <w:rFonts w:hint="eastAsia"/>
          </w:rPr>
          <w:t>주소록에는</w:t>
        </w:r>
        <w:r w:rsidRPr="001861E8">
          <w:t xml:space="preserve"> 수신자의 이름, 전화번호, 변수(최대 3개), 등록일자, 상태(정상/수신거부), 관리(수정/삭제) 항목이 노출된다.</w:t>
        </w:r>
      </w:ins>
    </w:p>
    <w:p w:rsidR="00B41B8E" w:rsidP="00B41B8E" w:rsidRDefault="00B41B8E" w14:paraId="3B0FF506" w14:textId="77777777">
      <w:pPr>
        <w:ind w:left="200" w:leftChars="100"/>
      </w:pPr>
      <w:r>
        <w:rPr>
          <w:rFonts w:hint="eastAsia"/>
        </w:rPr>
        <w:t>5.</w:t>
      </w:r>
      <w:r>
        <w:t xml:space="preserve">2 </w:t>
      </w:r>
      <w:r>
        <w:rPr>
          <w:rFonts w:hint="eastAsia"/>
        </w:rPr>
        <w:t>수신자 번호 추가</w:t>
      </w:r>
    </w:p>
    <w:p w:rsidR="00B41B8E" w:rsidP="00B41B8E" w:rsidRDefault="00B41B8E" w14:paraId="6E37AD76" w14:textId="77777777">
      <w:pPr>
        <w:ind w:left="400" w:leftChars="200"/>
      </w:pPr>
      <w:r>
        <w:rPr>
          <w:rFonts w:hint="eastAsia"/>
        </w:rPr>
        <w:t>5.</w:t>
      </w:r>
      <w:r>
        <w:t xml:space="preserve">2.1 </w:t>
      </w:r>
      <w:r>
        <w:rPr>
          <w:rFonts w:hint="eastAsia"/>
        </w:rPr>
        <w:t>입력 정보</w:t>
      </w:r>
    </w:p>
    <w:tbl>
      <w:tblPr>
        <w:tblStyle w:val="a8"/>
        <w:tblW w:w="0" w:type="auto"/>
        <w:tblInd w:w="400" w:type="dxa"/>
        <w:tblLook w:val="04A0" w:firstRow="1" w:lastRow="0" w:firstColumn="1" w:lastColumn="0" w:noHBand="0" w:noVBand="1"/>
      </w:tblPr>
      <w:tblGrid>
        <w:gridCol w:w="1155"/>
        <w:gridCol w:w="3827"/>
        <w:gridCol w:w="3634"/>
      </w:tblGrid>
      <w:tr w:rsidR="00141622" w:rsidTr="000212A2" w14:paraId="4BD83CDC" w14:textId="77777777">
        <w:tc>
          <w:tcPr>
            <w:tcW w:w="1155" w:type="dxa"/>
          </w:tcPr>
          <w:p w:rsidR="00141622" w:rsidP="00B41B8E" w:rsidRDefault="00141622" w14:paraId="4A40B9AE" w14:textId="21B85AFE">
            <w:r>
              <w:rPr>
                <w:rFonts w:hint="eastAsia"/>
              </w:rPr>
              <w:t>정보</w:t>
            </w:r>
          </w:p>
        </w:tc>
        <w:tc>
          <w:tcPr>
            <w:tcW w:w="3827" w:type="dxa"/>
          </w:tcPr>
          <w:p w:rsidR="00141622" w:rsidP="00B41B8E" w:rsidRDefault="00141622" w14:paraId="30201D68" w14:textId="4B914026">
            <w:r>
              <w:rPr>
                <w:rFonts w:hint="eastAsia"/>
              </w:rPr>
              <w:t>정의</w:t>
            </w:r>
          </w:p>
        </w:tc>
        <w:tc>
          <w:tcPr>
            <w:tcW w:w="3634" w:type="dxa"/>
          </w:tcPr>
          <w:p w:rsidR="00141622" w:rsidP="00141622" w:rsidRDefault="00141622" w14:paraId="5B14E669" w14:textId="0294E99F">
            <w:r>
              <w:rPr>
                <w:rFonts w:hint="eastAsia"/>
              </w:rPr>
              <w:t>비고</w:t>
            </w:r>
          </w:p>
        </w:tc>
      </w:tr>
      <w:tr w:rsidR="00141622" w:rsidTr="000212A2" w14:paraId="62D6D2F4" w14:textId="77777777">
        <w:tc>
          <w:tcPr>
            <w:tcW w:w="1155" w:type="dxa"/>
          </w:tcPr>
          <w:p w:rsidR="00141622" w:rsidP="00B41B8E" w:rsidRDefault="00141622" w14:paraId="4F23C17A" w14:textId="7D93A9AF">
            <w:r>
              <w:rPr>
                <w:rFonts w:hint="eastAsia"/>
              </w:rPr>
              <w:t>전화번호</w:t>
            </w:r>
          </w:p>
        </w:tc>
        <w:tc>
          <w:tcPr>
            <w:tcW w:w="3827" w:type="dxa"/>
          </w:tcPr>
          <w:p w:rsidR="00141622" w:rsidP="00B41B8E" w:rsidRDefault="00141622" w14:paraId="29C23F3C" w14:textId="5B433301">
            <w:r>
              <w:rPr>
                <w:rFonts w:hint="eastAsia"/>
              </w:rPr>
              <w:t>수신자의 전화번호</w:t>
            </w:r>
          </w:p>
        </w:tc>
        <w:tc>
          <w:tcPr>
            <w:tcW w:w="3634" w:type="dxa"/>
          </w:tcPr>
          <w:p w:rsidR="00141622" w:rsidP="00141622" w:rsidRDefault="00141622" w14:paraId="6BE8E107" w14:textId="77777777">
            <w:r>
              <w:rPr>
                <w:rFonts w:hint="eastAsia"/>
              </w:rPr>
              <w:t>- 필수 입력 사항</w:t>
            </w:r>
          </w:p>
          <w:p w:rsidR="00141622" w:rsidP="00141622" w:rsidRDefault="00141622" w14:paraId="1C00B971" w14:textId="372DDF0C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계정 내 수신자의 전화번호 중복 등록 불가</w:t>
            </w:r>
          </w:p>
        </w:tc>
      </w:tr>
      <w:tr w:rsidR="00141622" w:rsidTr="000212A2" w14:paraId="0A7E4368" w14:textId="77777777">
        <w:tc>
          <w:tcPr>
            <w:tcW w:w="1155" w:type="dxa"/>
          </w:tcPr>
          <w:p w:rsidR="00141622" w:rsidP="00B41B8E" w:rsidRDefault="00141622" w14:paraId="6667CF9A" w14:textId="602D183A">
            <w:r>
              <w:rPr>
                <w:rFonts w:hint="eastAsia"/>
              </w:rPr>
              <w:t>이름</w:t>
            </w:r>
          </w:p>
        </w:tc>
        <w:tc>
          <w:tcPr>
            <w:tcW w:w="3827" w:type="dxa"/>
          </w:tcPr>
          <w:p w:rsidR="00141622" w:rsidP="00B41B8E" w:rsidRDefault="00141622" w14:paraId="3794358A" w14:textId="51C906CE">
            <w:r>
              <w:rPr>
                <w:rFonts w:hint="eastAsia"/>
              </w:rPr>
              <w:t>수신자의 이름</w:t>
            </w:r>
          </w:p>
        </w:tc>
        <w:tc>
          <w:tcPr>
            <w:tcW w:w="3634" w:type="dxa"/>
          </w:tcPr>
          <w:p w:rsidR="00141622" w:rsidP="00B41B8E" w:rsidRDefault="00141622" w14:paraId="4BD6CCDE" w14:textId="77777777"/>
        </w:tc>
      </w:tr>
      <w:tr w:rsidR="00141622" w:rsidTr="000212A2" w14:paraId="55CE76A8" w14:textId="77777777">
        <w:tc>
          <w:tcPr>
            <w:tcW w:w="1155" w:type="dxa"/>
          </w:tcPr>
          <w:p w:rsidR="00141622" w:rsidP="00B41B8E" w:rsidRDefault="00141622" w14:paraId="28ECAFB2" w14:textId="74B958E8">
            <w:r>
              <w:rPr>
                <w:rFonts w:hint="eastAsia"/>
              </w:rPr>
              <w:t>변수</w:t>
            </w:r>
          </w:p>
        </w:tc>
        <w:tc>
          <w:tcPr>
            <w:tcW w:w="3827" w:type="dxa"/>
          </w:tcPr>
          <w:p w:rsidR="00141622" w:rsidP="00B41B8E" w:rsidRDefault="00141622" w14:paraId="1B1CFB03" w14:textId="28558B09">
            <w:r>
              <w:rPr>
                <w:rFonts w:hint="eastAsia"/>
              </w:rPr>
              <w:t xml:space="preserve">메시지에 삽입되는 </w:t>
            </w:r>
            <w:proofErr w:type="spellStart"/>
            <w:r>
              <w:rPr>
                <w:rFonts w:hint="eastAsia"/>
              </w:rPr>
              <w:t>개인화값</w:t>
            </w:r>
            <w:proofErr w:type="spellEnd"/>
          </w:p>
        </w:tc>
        <w:tc>
          <w:tcPr>
            <w:tcW w:w="3634" w:type="dxa"/>
          </w:tcPr>
          <w:p w:rsidR="00141622" w:rsidP="00141622" w:rsidRDefault="00141622" w14:paraId="10DEF959" w14:textId="1BAE11C0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최대 </w:t>
            </w:r>
            <w:r>
              <w:t>3</w:t>
            </w:r>
            <w:r>
              <w:rPr>
                <w:rFonts w:hint="eastAsia"/>
              </w:rPr>
              <w:t>개 입력 가능</w:t>
            </w:r>
          </w:p>
          <w:p w:rsidR="00141622" w:rsidP="00141622" w:rsidRDefault="00141622" w14:paraId="41D6502C" w14:textId="2C068311">
            <w:r>
              <w:rPr>
                <w:rFonts w:hint="eastAsia"/>
              </w:rPr>
              <w:t xml:space="preserve">- 변수 데이터가 </w:t>
            </w:r>
            <w:r>
              <w:t>null</w:t>
            </w:r>
            <w:r>
              <w:rPr>
                <w:rFonts w:hint="eastAsia"/>
              </w:rPr>
              <w:t>인 경우 메시지 발송 시 공백으로 처리</w:t>
            </w:r>
          </w:p>
        </w:tc>
      </w:tr>
    </w:tbl>
    <w:p w:rsidR="00141622" w:rsidP="00B41B8E" w:rsidRDefault="00141622" w14:paraId="7AFD0359" w14:textId="77777777">
      <w:pPr>
        <w:ind w:left="400" w:leftChars="200"/>
      </w:pPr>
    </w:p>
    <w:p w:rsidR="00B41B8E" w:rsidP="00B41B8E" w:rsidRDefault="00B41B8E" w14:paraId="02296C43" w14:textId="15BFD28C">
      <w:pPr>
        <w:ind w:left="400" w:leftChars="200"/>
      </w:pPr>
      <w:r>
        <w:t xml:space="preserve">5.2.2 </w:t>
      </w:r>
      <w:r>
        <w:rPr>
          <w:rFonts w:hint="eastAsia"/>
        </w:rPr>
        <w:t>추가 방법</w:t>
      </w:r>
    </w:p>
    <w:p w:rsidR="00B41B8E" w:rsidP="00B41B8E" w:rsidRDefault="00B41B8E" w14:paraId="0A2AF7CC" w14:textId="5A79518D">
      <w:pPr>
        <w:ind w:left="600" w:leftChars="300"/>
      </w:pPr>
      <w:r>
        <w:rPr>
          <w:rFonts w:hint="eastAsia"/>
        </w:rPr>
        <w:t>5.</w:t>
      </w:r>
      <w:r>
        <w:t xml:space="preserve">2.2.1 </w:t>
      </w:r>
      <w:r>
        <w:rPr>
          <w:rFonts w:hint="eastAsia"/>
        </w:rPr>
        <w:t xml:space="preserve">주소 추가 </w:t>
      </w:r>
    </w:p>
    <w:p w:rsidR="00141622" w:rsidP="00141622" w:rsidRDefault="00141622" w14:paraId="71466870" w14:textId="160E4438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회원이 </w:t>
      </w:r>
      <w:proofErr w:type="spellStart"/>
      <w:r>
        <w:rPr>
          <w:rFonts w:hint="eastAsia"/>
        </w:rPr>
        <w:t>톡벨</w:t>
      </w:r>
      <w:proofErr w:type="spellEnd"/>
      <w:r>
        <w:rPr>
          <w:rFonts w:hint="eastAsia"/>
        </w:rPr>
        <w:t xml:space="preserve"> 주소록에 수동으로 </w:t>
      </w:r>
      <w:r>
        <w:t>1</w:t>
      </w:r>
      <w:r>
        <w:rPr>
          <w:rFonts w:hint="eastAsia"/>
        </w:rPr>
        <w:t>건씩 수신자의 전화번호를 주소록에 추가한다.</w:t>
      </w:r>
    </w:p>
    <w:p w:rsidR="00B41B8E" w:rsidP="00B41B8E" w:rsidRDefault="00B41B8E" w14:paraId="2D70FC18" w14:textId="7CFA348D">
      <w:pPr>
        <w:ind w:left="600" w:leftChars="300"/>
      </w:pPr>
      <w:r>
        <w:rPr>
          <w:rFonts w:hint="eastAsia"/>
        </w:rPr>
        <w:t>5.</w:t>
      </w:r>
      <w:r>
        <w:t xml:space="preserve">2.2.2 </w:t>
      </w:r>
      <w:r>
        <w:rPr>
          <w:rFonts w:hint="eastAsia"/>
        </w:rPr>
        <w:t xml:space="preserve">엑셀 업로드 </w:t>
      </w:r>
      <w:r>
        <w:t>(</w:t>
      </w:r>
      <w:r>
        <w:rPr>
          <w:rFonts w:hint="eastAsia"/>
        </w:rPr>
        <w:t>샘플 이미지 추가)</w:t>
      </w:r>
    </w:p>
    <w:p w:rsidR="00141622" w:rsidP="00B41B8E" w:rsidRDefault="00141622" w14:paraId="25BEFDDC" w14:textId="170B1EBA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회원이 </w:t>
      </w:r>
      <w:proofErr w:type="spellStart"/>
      <w:r>
        <w:rPr>
          <w:rFonts w:hint="eastAsia"/>
        </w:rPr>
        <w:t>톡벨</w:t>
      </w:r>
      <w:proofErr w:type="spellEnd"/>
      <w:r>
        <w:rPr>
          <w:rFonts w:hint="eastAsia"/>
        </w:rPr>
        <w:t xml:space="preserve"> 주소록에 엑셀 파일을</w:t>
      </w:r>
      <w:r>
        <w:t xml:space="preserve"> </w:t>
      </w:r>
      <w:r>
        <w:rPr>
          <w:rFonts w:hint="eastAsia"/>
        </w:rPr>
        <w:t xml:space="preserve">통해 </w:t>
      </w:r>
      <w:commentRangeStart w:id="298"/>
      <w:commentRangeStart w:id="299"/>
      <w:r>
        <w:rPr>
          <w:rFonts w:hint="eastAsia"/>
        </w:rPr>
        <w:t xml:space="preserve">대량의 주소록을 </w:t>
      </w:r>
      <w:commentRangeEnd w:id="298"/>
      <w:r w:rsidR="005A0613">
        <w:rPr>
          <w:rStyle w:val="a4"/>
          <w:rFonts w:hint="eastAsia"/>
          <w:sz w:val="20"/>
          <w:szCs w:val="22"/>
        </w:rPr>
        <w:commentReference w:id="298"/>
      </w:r>
      <w:commentRangeEnd w:id="299"/>
      <w:r>
        <w:rPr>
          <w:rStyle w:val="CommentReference"/>
        </w:rPr>
        <w:commentReference w:id="299"/>
      </w:r>
      <w:r>
        <w:rPr>
          <w:rFonts w:hint="eastAsia"/>
        </w:rPr>
        <w:t>한 번에 주소록에 추가한다.</w:t>
      </w:r>
    </w:p>
    <w:p w:rsidR="00141622" w:rsidP="00141622" w:rsidRDefault="27FC1335" w14:paraId="76098A04" w14:textId="5712E08E">
      <w:pPr>
        <w:ind w:left="600" w:leftChars="300"/>
      </w:pPr>
      <w:r w:rsidRPr="7862A931">
        <w:t>- 엑셀 행에 ‘이름’, ‘전화번호’, ‘변수1’, ‘변수2’, ‘변수3’ 으로 값을 지정해 데이터를 매치할 수 있게 한다.</w:t>
      </w:r>
    </w:p>
    <w:p w:rsidR="006C229E" w:rsidP="00141622" w:rsidRDefault="006C229E" w14:paraId="0A3D9CA1" w14:textId="46A6A16F">
      <w:pPr>
        <w:ind w:left="600" w:leftChars="300"/>
      </w:pPr>
      <w:r>
        <w:rPr>
          <w:noProof/>
        </w:rPr>
        <w:drawing>
          <wp:inline distT="0" distB="0" distL="0" distR="0" wp14:anchorId="018BFA97" wp14:editId="72192F78">
            <wp:extent cx="4914900" cy="181927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622" w:rsidP="00141622" w:rsidRDefault="00141622" w14:paraId="0579BC52" w14:textId="1395AF84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전화번호가 중복되거나 </w:t>
      </w:r>
      <w:proofErr w:type="spellStart"/>
      <w:r>
        <w:rPr>
          <w:rFonts w:hint="eastAsia"/>
        </w:rPr>
        <w:t>오탈자</w:t>
      </w:r>
      <w:proofErr w:type="spellEnd"/>
      <w:r>
        <w:rPr>
          <w:rFonts w:hint="eastAsia"/>
        </w:rPr>
        <w:t xml:space="preserve"> 등으로 오류가 있을 경우,</w:t>
      </w:r>
      <w:r>
        <w:t xml:space="preserve"> </w:t>
      </w:r>
      <w:r>
        <w:rPr>
          <w:rFonts w:hint="eastAsia"/>
        </w:rPr>
        <w:t>해당 전화번호는 제외하며 업로</w:t>
      </w:r>
      <w:r>
        <w:rPr>
          <w:rFonts w:hint="eastAsia"/>
        </w:rPr>
        <w:t>드한다.</w:t>
      </w:r>
    </w:p>
    <w:p w:rsidR="00B41B8E" w:rsidP="00B41B8E" w:rsidRDefault="00B41B8E" w14:paraId="6283EAEA" w14:textId="77777777">
      <w:pPr>
        <w:ind w:left="600" w:leftChars="300"/>
      </w:pPr>
      <w:r>
        <w:rPr>
          <w:rFonts w:hint="eastAsia"/>
        </w:rPr>
        <w:t>5.</w:t>
      </w:r>
      <w:r>
        <w:t xml:space="preserve">2.2.3 </w:t>
      </w:r>
      <w:r>
        <w:rPr>
          <w:rFonts w:hint="eastAsia"/>
        </w:rPr>
        <w:t xml:space="preserve">발송 화면 내 주소록에 추가 </w:t>
      </w:r>
    </w:p>
    <w:p w:rsidR="00141622" w:rsidP="00141622" w:rsidRDefault="00141622" w14:paraId="14066FCF" w14:textId="0CDE104A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문자</w:t>
      </w:r>
      <w:r>
        <w:t xml:space="preserve"> </w:t>
      </w:r>
      <w:r>
        <w:rPr>
          <w:rFonts w:hint="eastAsia"/>
        </w:rPr>
        <w:t>또는 카카오톡 발송 중 입력한 전화번호가 주소록에 등록되지 않은 경우,</w:t>
      </w:r>
      <w:r>
        <w:t xml:space="preserve"> ‘</w:t>
      </w:r>
      <w:r>
        <w:rPr>
          <w:rFonts w:hint="eastAsia"/>
        </w:rPr>
        <w:t>주소록에 추가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통해 해당 전화번호들을 주소록에 저장한다.</w:t>
      </w:r>
      <w:r>
        <w:t xml:space="preserve"> </w:t>
      </w:r>
    </w:p>
    <w:p w:rsidR="007B3B9C" w:rsidP="00141622" w:rsidRDefault="007B3B9C" w14:paraId="3E238F0B" w14:textId="2478049A">
      <w:pPr>
        <w:ind w:left="600" w:leftChars="300"/>
      </w:pPr>
      <w:r>
        <w:rPr>
          <w:rFonts w:hint="eastAsia"/>
        </w:rPr>
        <w:t>5</w:t>
      </w:r>
      <w:r>
        <w:t xml:space="preserve">.2.3 </w:t>
      </w:r>
      <w:r>
        <w:rPr>
          <w:rFonts w:hint="eastAsia"/>
        </w:rPr>
        <w:t>주소록에서 발신번호 삭제</w:t>
      </w:r>
    </w:p>
    <w:p w:rsidR="007B3B9C" w:rsidP="00141622" w:rsidRDefault="007B3B9C" w14:paraId="579F27F6" w14:textId="5DA7DC42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회원은 주소록에 등록된 전화번호를 삭제할 수 있다.</w:t>
      </w:r>
    </w:p>
    <w:p w:rsidR="007B3B9C" w:rsidP="00141622" w:rsidRDefault="007B3B9C" w14:paraId="5A06D095" w14:textId="3BD02672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발송 중 또는 예약 발송 </w:t>
      </w:r>
      <w:r w:rsidR="008366EC">
        <w:rPr>
          <w:rFonts w:hint="eastAsia"/>
        </w:rPr>
        <w:t>대기 중인 전화번호는 주소록에서 삭제하더라도 발송 목록에서 제외되지 않는다.</w:t>
      </w:r>
      <w:r w:rsidR="008366EC">
        <w:t xml:space="preserve"> </w:t>
      </w:r>
    </w:p>
    <w:p w:rsidR="00B41B8E" w:rsidP="00141622" w:rsidRDefault="00B41B8E" w14:paraId="79D80B87" w14:textId="24B3FAAB">
      <w:pPr>
        <w:ind w:left="200" w:leftChars="100"/>
      </w:pPr>
      <w:r>
        <w:rPr>
          <w:rFonts w:hint="eastAsia"/>
        </w:rPr>
        <w:t>5.</w:t>
      </w:r>
      <w:r w:rsidR="00141622">
        <w:t>3</w:t>
      </w:r>
      <w:r>
        <w:t xml:space="preserve"> </w:t>
      </w:r>
      <w:r>
        <w:rPr>
          <w:rFonts w:hint="eastAsia"/>
        </w:rPr>
        <w:t>수신번호 상태</w:t>
      </w:r>
    </w:p>
    <w:p w:rsidR="007E1F3A" w:rsidP="00DD3C7D" w:rsidRDefault="007E1F3A" w14:paraId="20B714FC" w14:textId="0E4EF146">
      <w:pPr>
        <w:ind w:left="200" w:leftChars="1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전화번호의 수신 가능 여부 또는 상태에 따라 시스템이 전화번호의 상태를 자동으로 분류하여 화면에 노출한다.</w:t>
      </w:r>
      <w:r>
        <w:t xml:space="preserve"> </w:t>
      </w:r>
    </w:p>
    <w:tbl>
      <w:tblPr>
        <w:tblStyle w:val="a8"/>
        <w:tblW w:w="0" w:type="auto"/>
        <w:tblInd w:w="200" w:type="dxa"/>
        <w:tblLook w:val="04A0" w:firstRow="1" w:lastRow="0" w:firstColumn="1" w:lastColumn="0" w:noHBand="0" w:noVBand="1"/>
      </w:tblPr>
      <w:tblGrid>
        <w:gridCol w:w="1638"/>
        <w:gridCol w:w="7178"/>
      </w:tblGrid>
      <w:tr w:rsidR="00141622" w:rsidTr="00581613" w14:paraId="681CF575" w14:textId="77777777">
        <w:tc>
          <w:tcPr>
            <w:tcW w:w="1638" w:type="dxa"/>
          </w:tcPr>
          <w:p w:rsidR="00141622" w:rsidP="00141622" w:rsidRDefault="00141622" w14:paraId="3D51213F" w14:textId="435961EF">
            <w:r>
              <w:rPr>
                <w:rFonts w:hint="eastAsia"/>
              </w:rPr>
              <w:t>정상</w:t>
            </w:r>
          </w:p>
        </w:tc>
        <w:tc>
          <w:tcPr>
            <w:tcW w:w="7178" w:type="dxa"/>
          </w:tcPr>
          <w:p w:rsidR="00141622" w:rsidP="00141622" w:rsidRDefault="00141622" w14:paraId="6C75391D" w14:textId="2CCB20A3">
            <w:r>
              <w:rPr>
                <w:rFonts w:hint="eastAsia"/>
              </w:rPr>
              <w:t>정상적으로 메시지 수신이 가능한 상태</w:t>
            </w:r>
          </w:p>
        </w:tc>
      </w:tr>
      <w:tr w:rsidR="00141622" w:rsidTr="00581613" w14:paraId="01F2107D" w14:textId="77777777">
        <w:tc>
          <w:tcPr>
            <w:tcW w:w="1638" w:type="dxa"/>
          </w:tcPr>
          <w:p w:rsidR="00141622" w:rsidP="00141622" w:rsidRDefault="00141622" w14:paraId="3A01874F" w14:textId="6897F62C">
            <w:r>
              <w:rPr>
                <w:rFonts w:hint="eastAsia"/>
              </w:rPr>
              <w:t>수신거부</w:t>
            </w:r>
          </w:p>
        </w:tc>
        <w:tc>
          <w:tcPr>
            <w:tcW w:w="7178" w:type="dxa"/>
          </w:tcPr>
          <w:p w:rsidR="00141622" w:rsidP="00141622" w:rsidRDefault="00581613" w14:paraId="67B0BA90" w14:textId="414D1781">
            <w:r>
              <w:rPr>
                <w:rFonts w:hint="eastAsia"/>
              </w:rPr>
              <w:t>고객이 마케팅 수신 거부 처리를 하여 메시지 수신이 불가능한 상태</w:t>
            </w:r>
          </w:p>
        </w:tc>
      </w:tr>
    </w:tbl>
    <w:p w:rsidR="00141622" w:rsidP="00141622" w:rsidRDefault="00141622" w14:paraId="28549272" w14:textId="77777777">
      <w:pPr>
        <w:ind w:left="200" w:leftChars="100"/>
      </w:pPr>
    </w:p>
    <w:p w:rsidR="00B41B8E" w:rsidP="00B41B8E" w:rsidRDefault="00B41B8E" w14:paraId="703F2D94" w14:textId="66B9CF4A">
      <w:pPr>
        <w:ind w:left="200" w:leftChars="100"/>
      </w:pPr>
      <w:r>
        <w:rPr>
          <w:rFonts w:hint="eastAsia"/>
        </w:rPr>
        <w:t>5.</w:t>
      </w:r>
      <w:r w:rsidR="00141622">
        <w:t>4</w:t>
      </w:r>
      <w:r>
        <w:t xml:space="preserve"> </w:t>
      </w:r>
      <w:r>
        <w:rPr>
          <w:rFonts w:hint="eastAsia"/>
        </w:rPr>
        <w:t>그룹</w:t>
      </w:r>
    </w:p>
    <w:p w:rsidR="00B41B8E" w:rsidP="00B41B8E" w:rsidRDefault="00B41B8E" w14:paraId="42C48A91" w14:textId="47F83165">
      <w:pPr>
        <w:ind w:left="400" w:leftChars="200"/>
      </w:pPr>
      <w:r>
        <w:rPr>
          <w:rFonts w:hint="eastAsia"/>
        </w:rPr>
        <w:t>5</w:t>
      </w:r>
      <w:r w:rsidR="00141622">
        <w:t>.4</w:t>
      </w:r>
      <w:r>
        <w:t xml:space="preserve">.1 </w:t>
      </w:r>
      <w:r>
        <w:rPr>
          <w:rFonts w:hint="eastAsia"/>
        </w:rPr>
        <w:t>그룹 정의</w:t>
      </w:r>
    </w:p>
    <w:p w:rsidRPr="00581613" w:rsidR="00581613" w:rsidP="00B41B8E" w:rsidRDefault="00581613" w14:paraId="178BD140" w14:textId="3FA7427A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주소록 내의 전화번호를 회원이 분류 편의를 위해 공통된 기준으로 묶어 한 번에 선택</w:t>
      </w:r>
      <w:r>
        <w:t>·</w:t>
      </w:r>
      <w:r>
        <w:rPr>
          <w:rFonts w:hint="eastAsia"/>
        </w:rPr>
        <w:t>관리하고 문자 발송을 쉽게 할 수 있도록 돕는 기능이다.</w:t>
      </w:r>
    </w:p>
    <w:p w:rsidR="00B41B8E" w:rsidP="00B41B8E" w:rsidRDefault="00B41B8E" w14:paraId="0904A3A3" w14:textId="4FB02CAC">
      <w:pPr>
        <w:ind w:left="400" w:leftChars="200"/>
      </w:pPr>
      <w:r>
        <w:rPr>
          <w:rFonts w:hint="eastAsia"/>
        </w:rPr>
        <w:t>5.</w:t>
      </w:r>
      <w:r w:rsidR="00141622">
        <w:t>4</w:t>
      </w:r>
      <w:r>
        <w:t xml:space="preserve">.2 </w:t>
      </w:r>
      <w:r>
        <w:rPr>
          <w:rFonts w:hint="eastAsia"/>
        </w:rPr>
        <w:t>그룹 추가 및 삭제</w:t>
      </w:r>
    </w:p>
    <w:p w:rsidR="006A2456" w:rsidP="00B41B8E" w:rsidRDefault="006A2456" w14:paraId="25B376BE" w14:textId="33F84A7C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회원은 </w:t>
      </w:r>
      <w:r>
        <w:t>‘</w:t>
      </w:r>
      <w:r>
        <w:rPr>
          <w:rFonts w:hint="eastAsia"/>
        </w:rPr>
        <w:t>추가</w:t>
      </w:r>
      <w:r>
        <w:t xml:space="preserve">’ </w:t>
      </w:r>
      <w:r>
        <w:rPr>
          <w:rFonts w:hint="eastAsia"/>
        </w:rPr>
        <w:t>버튼을 클릭해 신규 그룹을 생성할 수 있다.</w:t>
      </w:r>
    </w:p>
    <w:p w:rsidR="006A2456" w:rsidP="006A2456" w:rsidRDefault="006A2456" w14:paraId="65E2FAA6" w14:textId="48042785">
      <w:pPr>
        <w:ind w:left="400" w:leftChars="200"/>
      </w:pPr>
      <w:commentRangeStart w:id="300"/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회원은 </w:t>
      </w:r>
      <w:r>
        <w:t>‘</w:t>
      </w:r>
      <w:r>
        <w:rPr>
          <w:rFonts w:hint="eastAsia"/>
        </w:rPr>
        <w:t>삭제</w:t>
      </w:r>
      <w:r>
        <w:t xml:space="preserve">’ </w:t>
      </w:r>
      <w:r>
        <w:rPr>
          <w:rFonts w:hint="eastAsia"/>
        </w:rPr>
        <w:t>버튼을 클릭해 기존 생성된 그룹을 삭제할 수 있다. 그룹에 저장된 전화번호의 유무와 상관없이 그룹은 언제든 삭제가 가능하다.</w:t>
      </w:r>
      <w:commentRangeEnd w:id="300"/>
      <w:r>
        <w:rPr>
          <w:rStyle w:val="a4"/>
          <w:sz w:val="20"/>
          <w:szCs w:val="22"/>
        </w:rPr>
        <w:commentReference w:id="300"/>
      </w:r>
    </w:p>
    <w:p w:rsidR="006857B3" w:rsidP="008366EC" w:rsidRDefault="00B41B8E" w14:paraId="04F0AEA8" w14:textId="2C61D256">
      <w:pPr>
        <w:widowControl/>
        <w:wordWrap/>
        <w:autoSpaceDE/>
        <w:autoSpaceDN/>
        <w:ind w:left="400" w:leftChars="200"/>
      </w:pPr>
      <w:r>
        <w:rPr>
          <w:rFonts w:hint="eastAsia"/>
        </w:rPr>
        <w:t>5.</w:t>
      </w:r>
      <w:r w:rsidR="00141622">
        <w:t>4</w:t>
      </w:r>
      <w:r>
        <w:t xml:space="preserve">.3 </w:t>
      </w:r>
      <w:r>
        <w:rPr>
          <w:rFonts w:hint="eastAsia"/>
        </w:rPr>
        <w:t>그룹에 수신번호 추가</w:t>
      </w:r>
      <w:r w:rsidR="007B3B9C">
        <w:rPr>
          <w:rFonts w:hint="eastAsia"/>
        </w:rPr>
        <w:t xml:space="preserve"> 및 삭제</w:t>
      </w:r>
    </w:p>
    <w:p w:rsidR="007B3B9C" w:rsidP="008366EC" w:rsidRDefault="007B3B9C" w14:paraId="1F0D1B6A" w14:textId="3FCEFEB1">
      <w:pPr>
        <w:widowControl/>
        <w:wordWrap/>
        <w:autoSpaceDE/>
        <w:autoSpaceDN/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그룹에는 1개 이상의 전화번호를 등록할 수 있으며,</w:t>
      </w:r>
      <w:r>
        <w:t xml:space="preserve"> </w:t>
      </w:r>
      <w:r>
        <w:rPr>
          <w:rFonts w:hint="eastAsia"/>
        </w:rPr>
        <w:t xml:space="preserve">하나의 전화번호는 </w:t>
      </w:r>
      <w:r>
        <w:t>1</w:t>
      </w:r>
      <w:r>
        <w:rPr>
          <w:rFonts w:hint="eastAsia"/>
        </w:rPr>
        <w:t>개 이상의 그룹에</w:t>
      </w:r>
      <w:r>
        <w:t xml:space="preserve"> </w:t>
      </w:r>
      <w:r>
        <w:rPr>
          <w:rFonts w:hint="eastAsia"/>
        </w:rPr>
        <w:t>속할 수 있다.</w:t>
      </w:r>
      <w:r>
        <w:t xml:space="preserve"> </w:t>
      </w:r>
    </w:p>
    <w:p w:rsidR="008366EC" w:rsidP="008366EC" w:rsidRDefault="007B3B9C" w14:paraId="629BBBE8" w14:textId="77777777">
      <w:pPr>
        <w:widowControl/>
        <w:wordWrap/>
        <w:autoSpaceDE/>
        <w:autoSpaceDN/>
        <w:ind w:left="400" w:leftChars="200"/>
      </w:pPr>
      <w:r>
        <w:t xml:space="preserve">- </w:t>
      </w:r>
      <w:r>
        <w:rPr>
          <w:rFonts w:hint="eastAsia"/>
        </w:rPr>
        <w:t>그룹에서 전화번호를 삭제하더라도 주소록에서 전화번호가 삭제되지 않는다</w:t>
      </w:r>
      <w:r>
        <w:t>.</w:t>
      </w:r>
    </w:p>
    <w:p w:rsidR="001861E8" w:rsidP="001861E8" w:rsidRDefault="001861E8" w14:paraId="32C83FC5" w14:textId="77777777">
      <w:pPr>
        <w:ind w:left="200" w:leftChars="100"/>
        <w:rPr>
          <w:ins w:author="김나영" w:date="2026-01-08T16:19:00Z" w:id="301"/>
        </w:rPr>
      </w:pPr>
      <w:ins w:author="김나영" w:date="2026-01-08T16:19:00Z" w:id="302">
        <w:r>
          <w:rPr>
            <w:rFonts w:hint="eastAsia"/>
          </w:rPr>
          <w:t>5</w:t>
        </w:r>
        <w:r>
          <w:t xml:space="preserve">.5 </w:t>
        </w:r>
        <w:r>
          <w:rPr>
            <w:rFonts w:hint="eastAsia"/>
          </w:rPr>
          <w:t>주소록 다운로드</w:t>
        </w:r>
      </w:ins>
    </w:p>
    <w:p w:rsidR="008366EC" w:rsidRDefault="001861E8" w14:paraId="5BF894E0" w14:textId="7701A7DC">
      <w:pPr>
        <w:ind w:left="200" w:leftChars="100"/>
        <w:rPr>
          <w:ins w:author="김나영" w:date="2026-01-08T16:19:00Z" w:id="303"/>
        </w:rPr>
        <w:pPrChange w:author="김나영" w:date="2026-01-08T16:19:00Z" w:id="304">
          <w:pPr>
            <w:widowControl/>
            <w:wordWrap/>
            <w:autoSpaceDE/>
            <w:autoSpaceDN/>
          </w:pPr>
        </w:pPrChange>
      </w:pPr>
      <w:ins w:author="김나영" w:date="2026-01-08T16:19:00Z" w:id="305">
        <w:r>
          <w:rPr>
            <w:rFonts w:hint="eastAsia"/>
          </w:rPr>
          <w:t>-</w:t>
        </w:r>
        <w:r>
          <w:t xml:space="preserve"> </w:t>
        </w:r>
        <w:r>
          <w:rPr>
            <w:rFonts w:hint="eastAsia"/>
          </w:rPr>
          <w:t>회원은 주소록 또는 주소록 내 그룹으로 저장된 연락처를 다운로드 받을 수 있다.</w:t>
        </w:r>
      </w:ins>
    </w:p>
    <w:p w:rsidR="001861E8" w:rsidP="001861E8" w:rsidRDefault="001861E8" w14:paraId="15919F02" w14:textId="77777777">
      <w:pPr>
        <w:widowControl/>
        <w:wordWrap/>
        <w:autoSpaceDE/>
        <w:autoSpaceDN/>
      </w:pPr>
    </w:p>
    <w:p w:rsidRPr="006731CD" w:rsidR="008366EC" w:rsidP="008366EC" w:rsidRDefault="007B3B9C" w14:paraId="67F26984" w14:textId="77777777">
      <w:pPr>
        <w:rPr>
          <w:b/>
          <w:sz w:val="28"/>
        </w:rPr>
      </w:pPr>
      <w:r>
        <w:t xml:space="preserve"> </w:t>
      </w:r>
      <w:r w:rsidR="008366EC">
        <w:rPr>
          <w:rFonts w:hint="eastAsia"/>
          <w:b/>
          <w:sz w:val="28"/>
        </w:rPr>
        <w:t>6.</w:t>
      </w:r>
      <w:r w:rsidRPr="006731CD" w:rsidR="008366EC">
        <w:rPr>
          <w:b/>
          <w:sz w:val="28"/>
        </w:rPr>
        <w:t xml:space="preserve"> </w:t>
      </w:r>
      <w:r w:rsidRPr="006731CD" w:rsidR="008366EC">
        <w:rPr>
          <w:rFonts w:hint="eastAsia"/>
          <w:b/>
          <w:sz w:val="28"/>
        </w:rPr>
        <w:t>수신거부 및 스팸 관리</w:t>
      </w:r>
    </w:p>
    <w:p w:rsidR="008366EC" w:rsidP="008366EC" w:rsidRDefault="008366EC" w14:paraId="59C6E908" w14:textId="77777777">
      <w:pPr>
        <w:ind w:left="200" w:leftChars="100"/>
      </w:pPr>
      <w:r>
        <w:rPr>
          <w:rFonts w:hint="eastAsia"/>
        </w:rPr>
        <w:t>6.</w:t>
      </w:r>
      <w:r>
        <w:t xml:space="preserve">1 </w:t>
      </w:r>
      <w:r>
        <w:rPr>
          <w:rFonts w:hint="eastAsia"/>
        </w:rPr>
        <w:t xml:space="preserve">수신 거부 요청 </w:t>
      </w:r>
    </w:p>
    <w:p w:rsidR="008366EC" w:rsidP="008366EC" w:rsidRDefault="008366EC" w14:paraId="3EE6D051" w14:textId="68F2E0FE">
      <w:pPr>
        <w:ind w:left="400" w:leftChars="200"/>
      </w:pPr>
      <w:r>
        <w:rPr>
          <w:rFonts w:hint="eastAsia"/>
        </w:rPr>
        <w:t>6.</w:t>
      </w:r>
      <w:r>
        <w:t xml:space="preserve">1.1 080 </w:t>
      </w:r>
      <w:r>
        <w:rPr>
          <w:rFonts w:hint="eastAsia"/>
        </w:rPr>
        <w:t>수신거부</w:t>
      </w:r>
    </w:p>
    <w:p w:rsidR="008366EC" w:rsidP="008366EC" w:rsidRDefault="008366EC" w14:paraId="48AE4ED5" w14:textId="3587C0C7">
      <w:pPr>
        <w:ind w:left="400" w:leftChars="200"/>
      </w:pPr>
      <w:r>
        <w:rPr>
          <w:rFonts w:hint="eastAsia"/>
        </w:rPr>
        <w:t>-</w:t>
      </w:r>
      <w:r>
        <w:t xml:space="preserve"> 080 </w:t>
      </w:r>
      <w:r>
        <w:rPr>
          <w:rFonts w:hint="eastAsia"/>
        </w:rPr>
        <w:t>무료 수신거부 번호는 모든 광고성 메시지에 포함되어 제공한다.</w:t>
      </w:r>
      <w:r>
        <w:t xml:space="preserve"> </w:t>
      </w:r>
    </w:p>
    <w:p w:rsidR="008366EC" w:rsidP="008366EC" w:rsidRDefault="008366EC" w14:paraId="37D2894B" w14:textId="27C242BE">
      <w:pPr>
        <w:ind w:left="600" w:leftChars="300"/>
      </w:pPr>
      <w:r>
        <w:rPr>
          <w:rFonts w:hint="eastAsia"/>
        </w:rPr>
        <w:t>6.</w:t>
      </w:r>
      <w:r>
        <w:t xml:space="preserve">1.1.1 </w:t>
      </w:r>
      <w:proofErr w:type="spellStart"/>
      <w:r>
        <w:rPr>
          <w:rFonts w:hint="eastAsia"/>
        </w:rPr>
        <w:t>톡벨</w:t>
      </w:r>
      <w:proofErr w:type="spellEnd"/>
      <w:r>
        <w:rPr>
          <w:rFonts w:hint="eastAsia"/>
        </w:rPr>
        <w:t xml:space="preserve"> </w:t>
      </w:r>
      <w:r>
        <w:t xml:space="preserve">080 </w:t>
      </w:r>
      <w:r>
        <w:rPr>
          <w:rFonts w:hint="eastAsia"/>
        </w:rPr>
        <w:t xml:space="preserve">번호 규정 </w:t>
      </w:r>
      <w:r>
        <w:t>(</w:t>
      </w:r>
      <w:r>
        <w:rPr>
          <w:rFonts w:hint="eastAsia"/>
        </w:rPr>
        <w:t>1개 번호 사용자에게 모두 제공)</w:t>
      </w:r>
    </w:p>
    <w:p w:rsidR="008366EC" w:rsidP="008366EC" w:rsidRDefault="008366EC" w14:paraId="2FDBC5C1" w14:textId="47998A3B">
      <w:pPr>
        <w:ind w:left="600" w:leftChars="300"/>
      </w:pPr>
      <w:r>
        <w:rPr>
          <w:rFonts w:hint="eastAsia"/>
        </w:rPr>
        <w:t>-</w:t>
      </w:r>
      <w:r>
        <w:t xml:space="preserve"> </w:t>
      </w:r>
      <w:proofErr w:type="spellStart"/>
      <w:r>
        <w:rPr>
          <w:rFonts w:hint="eastAsia"/>
        </w:rPr>
        <w:t>톡벨은</w:t>
      </w:r>
      <w:proofErr w:type="spellEnd"/>
      <w:r>
        <w:rPr>
          <w:rFonts w:hint="eastAsia"/>
        </w:rPr>
        <w:t xml:space="preserve"> 모든 회원들에게 </w:t>
      </w:r>
      <w:r>
        <w:t>1</w:t>
      </w:r>
      <w:r>
        <w:rPr>
          <w:rFonts w:hint="eastAsia"/>
        </w:rPr>
        <w:t xml:space="preserve">개의 동일한 </w:t>
      </w:r>
      <w:r>
        <w:t xml:space="preserve">080 </w:t>
      </w:r>
      <w:r>
        <w:rPr>
          <w:rFonts w:hint="eastAsia"/>
        </w:rPr>
        <w:t>수신거부 번호를 제공한다.</w:t>
      </w:r>
      <w:r>
        <w:t xml:space="preserve"> </w:t>
      </w:r>
    </w:p>
    <w:p w:rsidR="008366EC" w:rsidP="008366EC" w:rsidRDefault="008366EC" w14:paraId="62873495" w14:textId="2248717D">
      <w:pPr>
        <w:ind w:left="600" w:leftChars="300"/>
      </w:pPr>
      <w:r>
        <w:t xml:space="preserve">- </w:t>
      </w:r>
      <w:proofErr w:type="spellStart"/>
      <w:r>
        <w:rPr>
          <w:rFonts w:hint="eastAsia"/>
        </w:rPr>
        <w:t>톡벨에서</w:t>
      </w:r>
      <w:proofErr w:type="spellEnd"/>
      <w:r>
        <w:rPr>
          <w:rFonts w:hint="eastAsia"/>
        </w:rPr>
        <w:t xml:space="preserve"> 광고 문자,</w:t>
      </w:r>
      <w:r>
        <w:t xml:space="preserve"> </w:t>
      </w:r>
      <w:r>
        <w:rPr>
          <w:rFonts w:hint="eastAsia"/>
        </w:rPr>
        <w:t xml:space="preserve">카카오 브랜드 메시지를 발송할 시 본문 하단에 자동으로 </w:t>
      </w:r>
      <w:r>
        <w:t xml:space="preserve">080 </w:t>
      </w:r>
      <w:r>
        <w:rPr>
          <w:rFonts w:hint="eastAsia"/>
        </w:rPr>
        <w:t>수신거부 번호가 표시된다.</w:t>
      </w:r>
      <w:r>
        <w:t xml:space="preserve"> </w:t>
      </w:r>
    </w:p>
    <w:p w:rsidR="008366EC" w:rsidP="008366EC" w:rsidRDefault="008366EC" w14:paraId="50368447" w14:textId="292CB2FB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광고 메시지를 보내는 회원은 </w:t>
      </w:r>
      <w:r>
        <w:t xml:space="preserve">080 </w:t>
      </w:r>
      <w:r>
        <w:rPr>
          <w:rFonts w:hint="eastAsia"/>
        </w:rPr>
        <w:t>수신거부 번호 표기를 임의로 삭제할 수 없다.</w:t>
      </w:r>
      <w:r>
        <w:t xml:space="preserve"> </w:t>
      </w:r>
    </w:p>
    <w:p w:rsidR="008366EC" w:rsidP="008366EC" w:rsidRDefault="008366EC" w14:paraId="22E9E23B" w14:textId="77777777">
      <w:pPr>
        <w:ind w:left="600" w:leftChars="300"/>
      </w:pPr>
      <w:r>
        <w:t xml:space="preserve">6.1.1.2 </w:t>
      </w:r>
      <w:r>
        <w:rPr>
          <w:rFonts w:hint="eastAsia"/>
        </w:rPr>
        <w:t xml:space="preserve">메시지 내 </w:t>
      </w:r>
      <w:r>
        <w:t xml:space="preserve">080 </w:t>
      </w:r>
      <w:r>
        <w:rPr>
          <w:rFonts w:hint="eastAsia"/>
        </w:rPr>
        <w:t>번호 표기 규정</w:t>
      </w:r>
    </w:p>
    <w:p w:rsidR="008366EC" w:rsidP="008366EC" w:rsidRDefault="008366EC" w14:paraId="354368A9" w14:textId="174AE3EC">
      <w:pPr>
        <w:ind w:left="600" w:leftChars="300"/>
      </w:pPr>
      <w:r>
        <w:t xml:space="preserve">- </w:t>
      </w:r>
      <w:r>
        <w:rPr>
          <w:rFonts w:hint="eastAsia"/>
        </w:rPr>
        <w:t xml:space="preserve">본문 하단에 </w:t>
      </w:r>
      <w:r>
        <w:t xml:space="preserve">080 </w:t>
      </w:r>
      <w:r>
        <w:rPr>
          <w:rFonts w:hint="eastAsia"/>
        </w:rPr>
        <w:t>수신거부 번호가 표기된다.</w:t>
      </w:r>
      <w:r>
        <w:t xml:space="preserve"> </w:t>
      </w:r>
    </w:p>
    <w:p w:rsidR="008366EC" w:rsidP="008366EC" w:rsidRDefault="008366EC" w14:paraId="01599FA4" w14:textId="485776E5">
      <w:pPr>
        <w:ind w:left="600" w:leftChars="300"/>
      </w:pPr>
      <w:r>
        <w:rPr>
          <w:rFonts w:hint="eastAsia"/>
        </w:rPr>
        <w:t>6</w:t>
      </w:r>
      <w:r>
        <w:t xml:space="preserve">.1.1.3 080 </w:t>
      </w:r>
      <w:r>
        <w:rPr>
          <w:rFonts w:hint="eastAsia"/>
        </w:rPr>
        <w:t>수신거부번호를 통한 수신거부 번호 등록 절차</w:t>
      </w:r>
    </w:p>
    <w:p w:rsidR="008366EC" w:rsidP="008366EC" w:rsidRDefault="002D68B7" w14:paraId="06A21BC2" w14:textId="486C74EB">
      <w:pPr>
        <w:ind w:left="600" w:leftChars="300"/>
        <w:rPr>
          <w:del w:author="김나영" w:date="2026-02-03T10:36:00Z" w:id="306"/>
        </w:rPr>
      </w:pPr>
      <w:ins w:author="김나영" w:date="2026-02-03T10:36:00Z" w:id="307">
        <w:r>
          <w:rPr>
            <w:noProof/>
          </w:rPr>
          <w:drawing>
            <wp:inline distT="0" distB="0" distL="0" distR="0" wp14:anchorId="03CE2481" wp14:editId="21F697DD">
              <wp:extent cx="5731510" cy="3877310"/>
              <wp:effectExtent l="0" t="0" r="2540" b="8890"/>
              <wp:docPr id="2" name="그림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수신 거부 플로우.jpg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38773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author="김나영" w:date="2026-02-03T10:36:00Z" w:id="308">
        <w:r w:rsidR="008366EC">
          <w:delText>&lt;</w:delText>
        </w:r>
        <w:r w:rsidR="008366EC">
          <w:rPr>
            <w:rFonts w:hint="eastAsia"/>
          </w:rPr>
          <w:delText>알고리즘 삽입</w:delText>
        </w:r>
        <w:r w:rsidR="008366EC">
          <w:delText>&gt;</w:delText>
        </w:r>
      </w:del>
    </w:p>
    <w:p w:rsidRPr="00072106" w:rsidR="008366EC" w:rsidP="008366EC" w:rsidRDefault="008366EC" w14:paraId="0D4C5E7F" w14:textId="6D85F332">
      <w:pPr>
        <w:ind w:left="600" w:leftChars="300"/>
        <w:rPr>
          <w:del w:author="김나영" w:date="2026-02-03T10:36:00Z" w:id="309"/>
        </w:rPr>
      </w:pPr>
      <w:del w:author="김나영" w:date="2026-02-03T10:36:00Z" w:id="310">
        <w:r>
          <w:delText>(</w:delText>
        </w:r>
        <w:r>
          <w:rPr>
            <w:rFonts w:hint="eastAsia"/>
          </w:rPr>
          <w:delText xml:space="preserve">수신자가 광고 메시지 수신 </w:delText>
        </w:r>
        <w:r>
          <w:delText xml:space="preserve">-&gt; </w:delText>
        </w:r>
        <w:r>
          <w:rPr>
            <w:rFonts w:hint="eastAsia"/>
          </w:rPr>
          <w:delText xml:space="preserve">하단의 </w:delText>
        </w:r>
        <w:r>
          <w:delText xml:space="preserve">080 </w:delText>
        </w:r>
        <w:r>
          <w:rPr>
            <w:rFonts w:hint="eastAsia"/>
          </w:rPr>
          <w:delText xml:space="preserve">번호로 전화 </w:delText>
        </w:r>
        <w:r>
          <w:delText xml:space="preserve">-&gt; ARS </w:delText>
        </w:r>
        <w:r>
          <w:rPr>
            <w:rFonts w:hint="eastAsia"/>
          </w:rPr>
          <w:delText xml:space="preserve">통해 고객에게 수신 차단할 발신번호 입력 </w:delText>
        </w:r>
        <w:r>
          <w:delText xml:space="preserve">-&gt; </w:delText>
        </w:r>
        <w:r>
          <w:rPr>
            <w:rFonts w:hint="eastAsia"/>
          </w:rPr>
          <w:delText xml:space="preserve">수신자 입력 종료 </w:delText>
        </w:r>
        <w:r>
          <w:delText xml:space="preserve">-&gt; </w:delText>
        </w:r>
        <w:r>
          <w:rPr>
            <w:rFonts w:hint="eastAsia"/>
          </w:rPr>
          <w:delText xml:space="preserve">통화 종료 </w:delText>
        </w:r>
        <w:r>
          <w:delText xml:space="preserve">&amp; </w:delText>
        </w:r>
        <w:r>
          <w:rPr>
            <w:rFonts w:hint="eastAsia"/>
          </w:rPr>
          <w:delText xml:space="preserve">수신거부 </w:delText>
        </w:r>
        <w:r>
          <w:delText>DB</w:delText>
        </w:r>
        <w:r>
          <w:rPr>
            <w:rFonts w:hint="eastAsia"/>
          </w:rPr>
          <w:delText xml:space="preserve">에 발신번호와 수신번호 기록 </w:delText>
        </w:r>
        <w:r>
          <w:delText xml:space="preserve">-&gt; </w:delText>
        </w:r>
        <w:r>
          <w:rPr>
            <w:rFonts w:hint="eastAsia"/>
          </w:rPr>
          <w:delText>회원의 수신거부 목록에 고객 수신번호 추가)</w:delText>
        </w:r>
        <w:r>
          <w:delText xml:space="preserve"> </w:delText>
        </w:r>
      </w:del>
    </w:p>
    <w:p w:rsidRPr="00072106" w:rsidR="002D68B7" w:rsidRDefault="002D68B7" w14:paraId="46CFBB67" w14:textId="77777777">
      <w:pPr>
        <w:ind w:left="600" w:leftChars="300"/>
        <w:rPr>
          <w:ins w:author="김나영" w:date="2026-02-03T10:36:00Z" w:id="311"/>
        </w:rPr>
      </w:pPr>
    </w:p>
    <w:p w:rsidRPr="002D68B7" w:rsidR="002D68B7" w:rsidP="002D68B7" w:rsidRDefault="002D68B7" w14:paraId="203FA5F7" w14:textId="24B603D6">
      <w:pPr>
        <w:ind w:left="600" w:leftChars="300"/>
        <w:rPr>
          <w:ins w:author="김나영" w:date="2026-02-03T10:37:00Z" w:id="312"/>
          <w:rPrChange w:author="김나영" w:date="2026-02-03T10:37:00Z" w:id="313">
            <w:rPr>
              <w:ins w:author="김나영" w:date="2026-02-03T10:37:00Z" w:id="314"/>
              <w:strike/>
            </w:rPr>
          </w:rPrChange>
        </w:rPr>
      </w:pPr>
      <w:ins w:author="김나영" w:date="2026-02-03T10:37:00Z" w:id="315">
        <w:r w:rsidRPr="002D68B7">
          <w:rPr>
            <w:rPrChange w:author="김나영" w:date="2026-02-03T10:37:00Z" w:id="316">
              <w:rPr>
                <w:strike/>
              </w:rPr>
            </w:rPrChange>
          </w:rPr>
          <w:t xml:space="preserve">(26.02.03 </w:t>
        </w:r>
        <w:r w:rsidRPr="002D68B7">
          <w:rPr>
            <w:rFonts w:hint="eastAsia"/>
            <w:rPrChange w:author="김나영" w:date="2026-02-03T10:37:00Z" w:id="317">
              <w:rPr>
                <w:rFonts w:hint="eastAsia"/>
                <w:strike/>
              </w:rPr>
            </w:rPrChange>
          </w:rPr>
          <w:t>추가</w:t>
        </w:r>
        <w:r w:rsidRPr="002D68B7">
          <w:rPr>
            <w:rPrChange w:author="김나영" w:date="2026-02-03T10:37:00Z" w:id="318">
              <w:rPr>
                <w:strike/>
              </w:rPr>
            </w:rPrChange>
          </w:rPr>
          <w:t>)</w:t>
        </w:r>
      </w:ins>
    </w:p>
    <w:p w:rsidRPr="004866F1" w:rsidR="008366EC" w:rsidRDefault="008366EC" w14:paraId="7612DE61" w14:textId="2A552A2C">
      <w:pPr>
        <w:ind w:left="600" w:leftChars="300"/>
        <w:rPr>
          <w:strike/>
        </w:rPr>
        <w:pPrChange w:author="김나영" w:date="2026-02-03T14:15:00Z" w:id="319">
          <w:pPr>
            <w:ind w:left="400" w:leftChars="200"/>
          </w:pPr>
        </w:pPrChange>
      </w:pPr>
      <w:r w:rsidRPr="004866F1">
        <w:rPr>
          <w:rFonts w:hint="eastAsia"/>
          <w:strike/>
        </w:rPr>
        <w:t>6.</w:t>
      </w:r>
      <w:r w:rsidRPr="004866F1">
        <w:rPr>
          <w:strike/>
        </w:rPr>
        <w:t xml:space="preserve">2 </w:t>
      </w:r>
      <w:r w:rsidRPr="004866F1" w:rsidR="002B1752">
        <w:rPr>
          <w:rFonts w:hint="eastAsia"/>
          <w:strike/>
        </w:rPr>
        <w:t>수신거부번호 직접 추가</w:t>
      </w:r>
      <w:r w:rsidRPr="004866F1">
        <w:rPr>
          <w:rFonts w:hint="eastAsia"/>
          <w:strike/>
        </w:rPr>
        <w:t xml:space="preserve"> </w:t>
      </w:r>
    </w:p>
    <w:p w:rsidRPr="004866F1" w:rsidR="008366EC" w:rsidP="008366EC" w:rsidRDefault="008366EC" w14:paraId="62795F4E" w14:textId="4FA5F19F">
      <w:pPr>
        <w:ind w:left="400" w:leftChars="200"/>
        <w:rPr>
          <w:strike/>
        </w:rPr>
      </w:pPr>
      <w:r w:rsidRPr="004866F1">
        <w:rPr>
          <w:strike/>
        </w:rPr>
        <w:t xml:space="preserve">- </w:t>
      </w:r>
      <w:r w:rsidRPr="004866F1" w:rsidR="002B1752">
        <w:rPr>
          <w:rFonts w:hint="eastAsia"/>
          <w:strike/>
        </w:rPr>
        <w:t xml:space="preserve">회원은 </w:t>
      </w:r>
      <w:proofErr w:type="spellStart"/>
      <w:r w:rsidRPr="004866F1" w:rsidR="002B1752">
        <w:rPr>
          <w:rFonts w:hint="eastAsia"/>
          <w:strike/>
        </w:rPr>
        <w:t>톡벨</w:t>
      </w:r>
      <w:proofErr w:type="spellEnd"/>
      <w:r w:rsidRPr="004866F1" w:rsidR="002B1752">
        <w:rPr>
          <w:rFonts w:hint="eastAsia"/>
          <w:strike/>
        </w:rPr>
        <w:t xml:space="preserve"> 서비스 내에 직접 수신거부 목록을 추가할 수 있다.</w:t>
      </w:r>
    </w:p>
    <w:p w:rsidRPr="004866F1" w:rsidR="008366EC" w:rsidP="008366EC" w:rsidRDefault="002B1752" w14:paraId="4BA43C68" w14:textId="0D04AD87">
      <w:pPr>
        <w:ind w:left="600" w:leftChars="300"/>
        <w:rPr>
          <w:strike/>
        </w:rPr>
      </w:pPr>
      <w:r w:rsidRPr="004866F1">
        <w:rPr>
          <w:strike/>
        </w:rPr>
        <w:t xml:space="preserve">6.2.1 </w:t>
      </w:r>
      <w:r w:rsidRPr="004866F1">
        <w:rPr>
          <w:rFonts w:hint="eastAsia"/>
          <w:strike/>
        </w:rPr>
        <w:t>수신거부 추가</w:t>
      </w:r>
    </w:p>
    <w:p w:rsidRPr="004866F1" w:rsidR="002B1752" w:rsidP="002B1752" w:rsidRDefault="002B1752" w14:paraId="0781D349" w14:textId="218EA4C4">
      <w:pPr>
        <w:ind w:left="400" w:leftChars="200"/>
        <w:rPr>
          <w:strike/>
        </w:rPr>
      </w:pPr>
      <w:r w:rsidRPr="004866F1">
        <w:rPr>
          <w:rFonts w:hint="eastAsia"/>
          <w:strike/>
        </w:rPr>
        <w:t>-</w:t>
      </w:r>
      <w:r w:rsidRPr="004866F1">
        <w:rPr>
          <w:strike/>
        </w:rPr>
        <w:t xml:space="preserve"> </w:t>
      </w:r>
      <w:r w:rsidRPr="004866F1">
        <w:rPr>
          <w:rFonts w:hint="eastAsia"/>
          <w:strike/>
        </w:rPr>
        <w:t xml:space="preserve">회원은 수신거부 추가 기능을 활용해 수신거부번호를 </w:t>
      </w:r>
      <w:r w:rsidRPr="004866F1">
        <w:rPr>
          <w:strike/>
        </w:rPr>
        <w:t>1</w:t>
      </w:r>
      <w:r w:rsidRPr="004866F1">
        <w:rPr>
          <w:rFonts w:hint="eastAsia"/>
          <w:strike/>
        </w:rPr>
        <w:t>건씩 추가할 수 있다.</w:t>
      </w:r>
    </w:p>
    <w:tbl>
      <w:tblPr>
        <w:tblStyle w:val="a8"/>
        <w:tblW w:w="0" w:type="auto"/>
        <w:tblInd w:w="400" w:type="dxa"/>
        <w:tblLook w:val="04A0" w:firstRow="1" w:lastRow="0" w:firstColumn="1" w:lastColumn="0" w:noHBand="0" w:noVBand="1"/>
      </w:tblPr>
      <w:tblGrid>
        <w:gridCol w:w="1155"/>
        <w:gridCol w:w="4588"/>
        <w:gridCol w:w="2873"/>
      </w:tblGrid>
      <w:tr w:rsidRPr="004866F1" w:rsidR="002B1752" w:rsidTr="00603121" w14:paraId="5B7C312D" w14:textId="77777777">
        <w:tc>
          <w:tcPr>
            <w:tcW w:w="1155" w:type="dxa"/>
          </w:tcPr>
          <w:p w:rsidRPr="004866F1" w:rsidR="002B1752" w:rsidP="00603121" w:rsidRDefault="002B1752" w14:paraId="04C5E82D" w14:textId="77777777">
            <w:pPr>
              <w:rPr>
                <w:strike/>
              </w:rPr>
            </w:pPr>
            <w:r w:rsidRPr="004866F1">
              <w:rPr>
                <w:rFonts w:hint="eastAsia"/>
                <w:strike/>
              </w:rPr>
              <w:t>정보</w:t>
            </w:r>
          </w:p>
        </w:tc>
        <w:tc>
          <w:tcPr>
            <w:tcW w:w="4588" w:type="dxa"/>
          </w:tcPr>
          <w:p w:rsidRPr="004866F1" w:rsidR="002B1752" w:rsidP="00603121" w:rsidRDefault="002B1752" w14:paraId="3768CB35" w14:textId="77777777">
            <w:pPr>
              <w:rPr>
                <w:strike/>
              </w:rPr>
            </w:pPr>
            <w:r w:rsidRPr="004866F1">
              <w:rPr>
                <w:rFonts w:hint="eastAsia"/>
                <w:strike/>
              </w:rPr>
              <w:t>정의</w:t>
            </w:r>
          </w:p>
        </w:tc>
        <w:tc>
          <w:tcPr>
            <w:tcW w:w="2873" w:type="dxa"/>
          </w:tcPr>
          <w:p w:rsidRPr="004866F1" w:rsidR="002B1752" w:rsidP="00603121" w:rsidRDefault="002B1752" w14:paraId="4A488752" w14:textId="77777777">
            <w:pPr>
              <w:rPr>
                <w:strike/>
              </w:rPr>
            </w:pPr>
            <w:r w:rsidRPr="004866F1">
              <w:rPr>
                <w:rFonts w:hint="eastAsia"/>
                <w:strike/>
              </w:rPr>
              <w:t>비고</w:t>
            </w:r>
          </w:p>
        </w:tc>
      </w:tr>
      <w:tr w:rsidRPr="004866F1" w:rsidR="002B1752" w:rsidTr="00603121" w14:paraId="7199FE9D" w14:textId="77777777">
        <w:tc>
          <w:tcPr>
            <w:tcW w:w="1155" w:type="dxa"/>
          </w:tcPr>
          <w:p w:rsidRPr="004866F1" w:rsidR="002B1752" w:rsidP="00603121" w:rsidRDefault="002B1752" w14:paraId="467763C3" w14:textId="04B03683">
            <w:pPr>
              <w:rPr>
                <w:strike/>
              </w:rPr>
            </w:pPr>
            <w:r w:rsidRPr="004866F1">
              <w:rPr>
                <w:rFonts w:hint="eastAsia"/>
                <w:strike/>
              </w:rPr>
              <w:t>전화번호</w:t>
            </w:r>
          </w:p>
        </w:tc>
        <w:tc>
          <w:tcPr>
            <w:tcW w:w="4588" w:type="dxa"/>
          </w:tcPr>
          <w:p w:rsidRPr="004866F1" w:rsidR="002B1752" w:rsidP="00603121" w:rsidRDefault="002B1752" w14:paraId="6D3B1690" w14:textId="77777777">
            <w:pPr>
              <w:rPr>
                <w:strike/>
              </w:rPr>
            </w:pPr>
            <w:r w:rsidRPr="004866F1">
              <w:rPr>
                <w:rFonts w:hint="eastAsia"/>
                <w:strike/>
              </w:rPr>
              <w:t>수신자의 전화번호</w:t>
            </w:r>
          </w:p>
        </w:tc>
        <w:tc>
          <w:tcPr>
            <w:tcW w:w="2873" w:type="dxa"/>
          </w:tcPr>
          <w:p w:rsidRPr="004866F1" w:rsidR="002B1752" w:rsidP="00603121" w:rsidRDefault="002B1752" w14:paraId="0EDD93A4" w14:textId="77777777">
            <w:pPr>
              <w:rPr>
                <w:strike/>
              </w:rPr>
            </w:pPr>
            <w:r w:rsidRPr="004866F1">
              <w:rPr>
                <w:rFonts w:hint="eastAsia"/>
                <w:strike/>
              </w:rPr>
              <w:t>- 필수 입력 사항</w:t>
            </w:r>
          </w:p>
          <w:p w:rsidRPr="004866F1" w:rsidR="002B1752" w:rsidP="00603121" w:rsidRDefault="002B1752" w14:paraId="6575C1D5" w14:textId="77777777">
            <w:pPr>
              <w:rPr>
                <w:strike/>
              </w:rPr>
            </w:pPr>
            <w:r w:rsidRPr="004866F1">
              <w:rPr>
                <w:rFonts w:hint="eastAsia"/>
                <w:strike/>
              </w:rPr>
              <w:t>-</w:t>
            </w:r>
            <w:r w:rsidRPr="004866F1">
              <w:rPr>
                <w:strike/>
              </w:rPr>
              <w:t xml:space="preserve"> </w:t>
            </w:r>
            <w:r w:rsidRPr="004866F1">
              <w:rPr>
                <w:rFonts w:hint="eastAsia"/>
                <w:strike/>
              </w:rPr>
              <w:t>계정 내 수신자의 전화번호 중복 등록 불가</w:t>
            </w:r>
          </w:p>
        </w:tc>
      </w:tr>
      <w:tr w:rsidRPr="004866F1" w:rsidR="002B1752" w:rsidTr="00603121" w14:paraId="0D59F517" w14:textId="77777777">
        <w:tc>
          <w:tcPr>
            <w:tcW w:w="1155" w:type="dxa"/>
          </w:tcPr>
          <w:p w:rsidRPr="004866F1" w:rsidR="002B1752" w:rsidP="00603121" w:rsidRDefault="002B1752" w14:paraId="5B74B929" w14:textId="7775793A">
            <w:pPr>
              <w:rPr>
                <w:strike/>
              </w:rPr>
            </w:pPr>
            <w:r w:rsidRPr="004866F1">
              <w:rPr>
                <w:rFonts w:hint="eastAsia"/>
                <w:strike/>
              </w:rPr>
              <w:t>발신번호</w:t>
            </w:r>
          </w:p>
        </w:tc>
        <w:tc>
          <w:tcPr>
            <w:tcW w:w="4588" w:type="dxa"/>
          </w:tcPr>
          <w:p w:rsidRPr="004866F1" w:rsidR="002B1752" w:rsidP="00603121" w:rsidRDefault="002B1752" w14:paraId="27F04891" w14:textId="1E7B2DA5">
            <w:pPr>
              <w:rPr>
                <w:strike/>
              </w:rPr>
            </w:pPr>
            <w:r w:rsidRPr="004866F1">
              <w:rPr>
                <w:rFonts w:hint="eastAsia"/>
                <w:strike/>
              </w:rPr>
              <w:t>발송을 차단할 발신번호</w:t>
            </w:r>
          </w:p>
        </w:tc>
        <w:tc>
          <w:tcPr>
            <w:tcW w:w="2873" w:type="dxa"/>
          </w:tcPr>
          <w:p w:rsidRPr="004866F1" w:rsidR="002B1752" w:rsidP="002B1752" w:rsidRDefault="002B1752" w14:paraId="481CA104" w14:textId="31622039">
            <w:pPr>
              <w:rPr>
                <w:strike/>
              </w:rPr>
            </w:pPr>
            <w:r w:rsidRPr="004866F1">
              <w:rPr>
                <w:rFonts w:hint="eastAsia"/>
                <w:strike/>
              </w:rPr>
              <w:t>- 필수 입력 사항</w:t>
            </w:r>
          </w:p>
        </w:tc>
      </w:tr>
      <w:tr w:rsidRPr="004866F1" w:rsidR="002B1752" w:rsidTr="00603121" w14:paraId="2A5FC929" w14:textId="77777777">
        <w:tc>
          <w:tcPr>
            <w:tcW w:w="1155" w:type="dxa"/>
          </w:tcPr>
          <w:p w:rsidRPr="004866F1" w:rsidR="002B1752" w:rsidP="00603121" w:rsidRDefault="002B1752" w14:paraId="3BC9BF00" w14:textId="6ED39764">
            <w:pPr>
              <w:rPr>
                <w:strike/>
              </w:rPr>
            </w:pPr>
            <w:r w:rsidRPr="004866F1">
              <w:rPr>
                <w:rFonts w:hint="eastAsia"/>
                <w:strike/>
              </w:rPr>
              <w:t>이름</w:t>
            </w:r>
          </w:p>
        </w:tc>
        <w:tc>
          <w:tcPr>
            <w:tcW w:w="4588" w:type="dxa"/>
          </w:tcPr>
          <w:p w:rsidRPr="004866F1" w:rsidR="002B1752" w:rsidP="00603121" w:rsidRDefault="002B1752" w14:paraId="45B1477B" w14:textId="77777777">
            <w:pPr>
              <w:rPr>
                <w:strike/>
              </w:rPr>
            </w:pPr>
            <w:r w:rsidRPr="004866F1">
              <w:rPr>
                <w:rFonts w:hint="eastAsia"/>
                <w:strike/>
              </w:rPr>
              <w:t>수신자의 이름</w:t>
            </w:r>
          </w:p>
        </w:tc>
        <w:tc>
          <w:tcPr>
            <w:tcW w:w="2873" w:type="dxa"/>
          </w:tcPr>
          <w:p w:rsidRPr="004866F1" w:rsidR="002B1752" w:rsidP="00603121" w:rsidRDefault="002B1752" w14:paraId="3D10036A" w14:textId="77777777">
            <w:pPr>
              <w:rPr>
                <w:strike/>
              </w:rPr>
            </w:pPr>
          </w:p>
        </w:tc>
      </w:tr>
      <w:tr w:rsidRPr="004866F1" w:rsidR="002B1752" w:rsidTr="00603121" w14:paraId="06E73634" w14:textId="77777777">
        <w:tc>
          <w:tcPr>
            <w:tcW w:w="1155" w:type="dxa"/>
          </w:tcPr>
          <w:p w:rsidRPr="004866F1" w:rsidR="002B1752" w:rsidP="00603121" w:rsidRDefault="002B1752" w14:paraId="58344C14" w14:textId="0C220475">
            <w:pPr>
              <w:rPr>
                <w:strike/>
              </w:rPr>
            </w:pPr>
            <w:r w:rsidRPr="004866F1">
              <w:rPr>
                <w:rFonts w:hint="eastAsia"/>
                <w:strike/>
              </w:rPr>
              <w:t>등록경로</w:t>
            </w:r>
          </w:p>
        </w:tc>
        <w:tc>
          <w:tcPr>
            <w:tcW w:w="4588" w:type="dxa"/>
          </w:tcPr>
          <w:p w:rsidRPr="004866F1" w:rsidR="002B1752" w:rsidP="00603121" w:rsidRDefault="002B1752" w14:paraId="69577A7F" w14:textId="0191E363">
            <w:pPr>
              <w:rPr>
                <w:strike/>
              </w:rPr>
            </w:pPr>
            <w:r w:rsidRPr="004866F1">
              <w:rPr>
                <w:rFonts w:hint="eastAsia"/>
                <w:strike/>
              </w:rPr>
              <w:t>수신거부가 등록된 경로</w:t>
            </w:r>
          </w:p>
        </w:tc>
        <w:tc>
          <w:tcPr>
            <w:tcW w:w="2873" w:type="dxa"/>
          </w:tcPr>
          <w:p w:rsidRPr="004866F1" w:rsidR="002B1752" w:rsidP="002B1752" w:rsidRDefault="002B1752" w14:paraId="5C03552B" w14:textId="3DF568FA">
            <w:pPr>
              <w:rPr>
                <w:strike/>
              </w:rPr>
            </w:pPr>
            <w:r w:rsidRPr="004866F1">
              <w:rPr>
                <w:rFonts w:hint="eastAsia"/>
                <w:strike/>
              </w:rPr>
              <w:t>-</w:t>
            </w:r>
            <w:r w:rsidRPr="004866F1">
              <w:rPr>
                <w:strike/>
              </w:rPr>
              <w:t xml:space="preserve"> </w:t>
            </w:r>
            <w:r w:rsidRPr="004866F1">
              <w:rPr>
                <w:rFonts w:hint="eastAsia"/>
                <w:strike/>
              </w:rPr>
              <w:t>수동 등록,</w:t>
            </w:r>
            <w:r w:rsidRPr="004866F1">
              <w:rPr>
                <w:strike/>
              </w:rPr>
              <w:t xml:space="preserve"> 080 </w:t>
            </w:r>
            <w:r w:rsidRPr="004866F1">
              <w:rPr>
                <w:rFonts w:hint="eastAsia"/>
                <w:strike/>
              </w:rPr>
              <w:t>수신거부,</w:t>
            </w:r>
            <w:r w:rsidRPr="004866F1">
              <w:rPr>
                <w:strike/>
              </w:rPr>
              <w:t xml:space="preserve"> </w:t>
            </w:r>
            <w:r w:rsidRPr="004866F1">
              <w:rPr>
                <w:rFonts w:hint="eastAsia"/>
                <w:strike/>
              </w:rPr>
              <w:t>고객 요청 등 입력 가능</w:t>
            </w:r>
          </w:p>
        </w:tc>
      </w:tr>
      <w:tr w:rsidRPr="004866F1" w:rsidR="002B1752" w:rsidTr="00603121" w14:paraId="33918C18" w14:textId="77777777">
        <w:tc>
          <w:tcPr>
            <w:tcW w:w="1155" w:type="dxa"/>
          </w:tcPr>
          <w:p w:rsidRPr="004866F1" w:rsidR="002B1752" w:rsidP="00603121" w:rsidRDefault="002B1752" w14:paraId="340A9865" w14:textId="357BCD80">
            <w:pPr>
              <w:rPr>
                <w:strike/>
              </w:rPr>
            </w:pPr>
            <w:r w:rsidRPr="004866F1">
              <w:rPr>
                <w:rFonts w:hint="eastAsia"/>
                <w:strike/>
              </w:rPr>
              <w:t>메모</w:t>
            </w:r>
          </w:p>
        </w:tc>
        <w:tc>
          <w:tcPr>
            <w:tcW w:w="4588" w:type="dxa"/>
          </w:tcPr>
          <w:p w:rsidRPr="004866F1" w:rsidR="002B1752" w:rsidP="00603121" w:rsidRDefault="002B1752" w14:paraId="1585343C" w14:textId="2538B125">
            <w:pPr>
              <w:rPr>
                <w:strike/>
              </w:rPr>
            </w:pPr>
            <w:r w:rsidRPr="004866F1">
              <w:rPr>
                <w:rFonts w:hint="eastAsia"/>
                <w:strike/>
              </w:rPr>
              <w:t>기타 메모사항</w:t>
            </w:r>
          </w:p>
        </w:tc>
        <w:tc>
          <w:tcPr>
            <w:tcW w:w="2873" w:type="dxa"/>
          </w:tcPr>
          <w:p w:rsidRPr="004866F1" w:rsidR="002B1752" w:rsidP="002B1752" w:rsidRDefault="002B1752" w14:paraId="32319799" w14:textId="77777777">
            <w:pPr>
              <w:rPr>
                <w:strike/>
              </w:rPr>
            </w:pPr>
          </w:p>
        </w:tc>
      </w:tr>
    </w:tbl>
    <w:p w:rsidRPr="004866F1" w:rsidR="002B1752" w:rsidP="008366EC" w:rsidRDefault="002B1752" w14:paraId="7853C1F3" w14:textId="19547AFA">
      <w:pPr>
        <w:ind w:left="600" w:leftChars="300"/>
        <w:rPr>
          <w:strike/>
        </w:rPr>
      </w:pPr>
    </w:p>
    <w:p w:rsidRPr="004866F1" w:rsidR="002B1752" w:rsidP="002B1752" w:rsidRDefault="002B1752" w14:paraId="06FE070A" w14:textId="072FE1B0">
      <w:pPr>
        <w:ind w:left="400" w:leftChars="200"/>
        <w:rPr>
          <w:strike/>
        </w:rPr>
      </w:pPr>
      <w:r w:rsidRPr="004866F1">
        <w:rPr>
          <w:rFonts w:hint="eastAsia"/>
          <w:strike/>
        </w:rPr>
        <w:t>6</w:t>
      </w:r>
      <w:r w:rsidRPr="004866F1">
        <w:rPr>
          <w:strike/>
        </w:rPr>
        <w:t xml:space="preserve">.2.2 </w:t>
      </w:r>
      <w:r w:rsidRPr="004866F1">
        <w:rPr>
          <w:rFonts w:hint="eastAsia"/>
          <w:strike/>
        </w:rPr>
        <w:t xml:space="preserve">엑셀 업로드 </w:t>
      </w:r>
    </w:p>
    <w:p w:rsidRPr="004866F1" w:rsidR="002B1752" w:rsidP="002B1752" w:rsidRDefault="002B1752" w14:paraId="226D9D54" w14:textId="5B8F5064">
      <w:pPr>
        <w:ind w:left="400" w:leftChars="200"/>
        <w:rPr>
          <w:strike/>
        </w:rPr>
      </w:pPr>
      <w:r w:rsidRPr="004866F1">
        <w:rPr>
          <w:rFonts w:hint="eastAsia"/>
          <w:strike/>
        </w:rPr>
        <w:t>-</w:t>
      </w:r>
      <w:r w:rsidRPr="004866F1">
        <w:rPr>
          <w:strike/>
        </w:rPr>
        <w:t xml:space="preserve"> </w:t>
      </w:r>
      <w:r w:rsidRPr="004866F1">
        <w:rPr>
          <w:rFonts w:hint="eastAsia"/>
          <w:strike/>
        </w:rPr>
        <w:t xml:space="preserve">회원이 </w:t>
      </w:r>
      <w:proofErr w:type="spellStart"/>
      <w:r w:rsidRPr="004866F1">
        <w:rPr>
          <w:rFonts w:hint="eastAsia"/>
          <w:strike/>
        </w:rPr>
        <w:t>톡벨</w:t>
      </w:r>
      <w:proofErr w:type="spellEnd"/>
      <w:r w:rsidRPr="004866F1">
        <w:rPr>
          <w:rFonts w:hint="eastAsia"/>
          <w:strike/>
        </w:rPr>
        <w:t xml:space="preserve"> 주소록에 엑셀 파일을</w:t>
      </w:r>
      <w:r w:rsidRPr="004866F1">
        <w:rPr>
          <w:strike/>
        </w:rPr>
        <w:t xml:space="preserve"> </w:t>
      </w:r>
      <w:r w:rsidRPr="004866F1">
        <w:rPr>
          <w:rFonts w:hint="eastAsia"/>
          <w:strike/>
        </w:rPr>
        <w:t>통해 대량의 수신거부번호를 한 번에 수신거부목록에 추가한다.</w:t>
      </w:r>
    </w:p>
    <w:p w:rsidRPr="004866F1" w:rsidR="002B1752" w:rsidP="002B1752" w:rsidRDefault="5FF68B41" w14:paraId="62395E4E" w14:textId="39271946">
      <w:pPr>
        <w:ind w:left="400" w:leftChars="200"/>
        <w:rPr>
          <w:strike/>
        </w:rPr>
      </w:pPr>
      <w:r w:rsidRPr="004866F1">
        <w:rPr>
          <w:strike/>
        </w:rPr>
        <w:t>- 엑셀 행에 ‘전화번호’, ‘발신번호’, ‘이름’, ‘등록경로’, ‘메모’로 값을 지정해 데이터를 매치할 수 있게 한다.</w:t>
      </w:r>
    </w:p>
    <w:p w:rsidRPr="004866F1" w:rsidR="002B1752" w:rsidP="002B1752" w:rsidRDefault="002B1752" w14:paraId="4DE3B86B" w14:textId="013AE6CF">
      <w:pPr>
        <w:ind w:left="400" w:leftChars="200"/>
        <w:rPr>
          <w:strike/>
        </w:rPr>
      </w:pPr>
      <w:r w:rsidRPr="004866F1">
        <w:rPr>
          <w:rFonts w:hint="eastAsia"/>
          <w:strike/>
        </w:rPr>
        <w:t>-</w:t>
      </w:r>
      <w:r w:rsidRPr="004866F1">
        <w:rPr>
          <w:strike/>
        </w:rPr>
        <w:t xml:space="preserve"> </w:t>
      </w:r>
      <w:r w:rsidRPr="004866F1">
        <w:rPr>
          <w:rFonts w:hint="eastAsia"/>
          <w:strike/>
        </w:rPr>
        <w:t xml:space="preserve">전화번호와 매치된 발신번호가 중복되거나 </w:t>
      </w:r>
      <w:proofErr w:type="spellStart"/>
      <w:r w:rsidRPr="004866F1">
        <w:rPr>
          <w:rFonts w:hint="eastAsia"/>
          <w:strike/>
        </w:rPr>
        <w:t>오탈자</w:t>
      </w:r>
      <w:proofErr w:type="spellEnd"/>
      <w:r w:rsidRPr="004866F1">
        <w:rPr>
          <w:rFonts w:hint="eastAsia"/>
          <w:strike/>
        </w:rPr>
        <w:t xml:space="preserve"> 등으로 오류가 있을 경우,</w:t>
      </w:r>
      <w:r w:rsidRPr="004866F1">
        <w:rPr>
          <w:strike/>
        </w:rPr>
        <w:t xml:space="preserve"> </w:t>
      </w:r>
      <w:r w:rsidRPr="004866F1">
        <w:rPr>
          <w:rFonts w:hint="eastAsia"/>
          <w:strike/>
        </w:rPr>
        <w:t>해당 전화번호는 제외하며 업로드한다.</w:t>
      </w:r>
    </w:p>
    <w:p w:rsidR="008366EC" w:rsidP="008366EC" w:rsidRDefault="008366EC" w14:paraId="76AE37CC" w14:textId="067614BB">
      <w:pPr>
        <w:ind w:left="200" w:leftChars="100"/>
      </w:pPr>
      <w:r>
        <w:rPr>
          <w:rFonts w:hint="eastAsia"/>
        </w:rPr>
        <w:t>6.</w:t>
      </w:r>
      <w:r w:rsidR="002B1752">
        <w:t>3</w:t>
      </w:r>
      <w:r>
        <w:t xml:space="preserve"> </w:t>
      </w:r>
      <w:r>
        <w:rPr>
          <w:rFonts w:hint="eastAsia"/>
        </w:rPr>
        <w:t xml:space="preserve">스팸 문자 </w:t>
      </w:r>
    </w:p>
    <w:p w:rsidR="008366EC" w:rsidP="008366EC" w:rsidRDefault="008366EC" w14:paraId="149F7B08" w14:textId="3C90D791">
      <w:pPr>
        <w:ind w:left="400" w:leftChars="200"/>
      </w:pPr>
      <w:r>
        <w:rPr>
          <w:rFonts w:hint="eastAsia"/>
        </w:rPr>
        <w:t>6.</w:t>
      </w:r>
      <w:r w:rsidR="002B1752">
        <w:t>3</w:t>
      </w:r>
      <w:r>
        <w:t xml:space="preserve">.1 </w:t>
      </w:r>
      <w:r>
        <w:rPr>
          <w:rFonts w:hint="eastAsia"/>
        </w:rPr>
        <w:t xml:space="preserve">스팸 정의 </w:t>
      </w:r>
    </w:p>
    <w:p w:rsidR="00603121" w:rsidP="32BA2A5F" w:rsidRDefault="00603121" w14:paraId="05CDAB71" w14:textId="5F427A0A">
      <w:pPr>
        <w:ind w:left="400" w:leftChars="200"/>
      </w:pPr>
      <w:r>
        <w:t xml:space="preserve">- </w:t>
      </w:r>
      <w:proofErr w:type="spellStart"/>
      <w:r>
        <w:t>톡벨은</w:t>
      </w:r>
      <w:proofErr w:type="spellEnd"/>
      <w:r>
        <w:t xml:space="preserve"> 다음과 같은 메시지를 스팸 메시지로 정의하며 해당 내용이 포함된 메시지를 발송함을 금지한다. 적발 시 </w:t>
      </w:r>
      <w:r w:rsidR="4C1DCDFF">
        <w:t xml:space="preserve">사전 통지 없이 </w:t>
      </w:r>
      <w:r>
        <w:t xml:space="preserve">즉시 </w:t>
      </w:r>
      <w:r w:rsidR="29EDA68F">
        <w:t>이용을 제한할 수 있다.</w:t>
      </w:r>
    </w:p>
    <w:tbl>
      <w:tblPr>
        <w:tblW w:w="8805" w:type="dxa"/>
        <w:tblInd w:w="19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3"/>
        <w:gridCol w:w="5322"/>
      </w:tblGrid>
      <w:tr w:rsidRPr="00603121" w:rsidR="00603121" w:rsidTr="00603121" w14:paraId="59FC0A14" w14:textId="77777777">
        <w:trPr>
          <w:trHeight w:val="300"/>
        </w:trPr>
        <w:tc>
          <w:tcPr>
            <w:tcW w:w="34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03121" w:rsidR="00603121" w:rsidP="00603121" w:rsidRDefault="00603121" w14:paraId="7F78FC5C" w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 w:rsidRPr="00603121">
              <w:rPr>
                <w:rFonts w:hint="eastAsia" w:ascii="맑은 고딕" w:hAnsi="맑은 고딕" w:eastAsia="맑은 고딕" w:cs="굴림"/>
                <w:kern w:val="0"/>
                <w:szCs w:val="20"/>
              </w:rPr>
              <w:t>행위 유형 </w:t>
            </w:r>
          </w:p>
        </w:tc>
        <w:tc>
          <w:tcPr>
            <w:tcW w:w="5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03121" w:rsidR="00603121" w:rsidP="00603121" w:rsidRDefault="00603121" w14:paraId="5F765732" w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 w:rsidRPr="00603121">
              <w:rPr>
                <w:rFonts w:hint="eastAsia" w:ascii="맑은 고딕" w:hAnsi="맑은 고딕" w:eastAsia="맑은 고딕" w:cs="굴림"/>
                <w:kern w:val="0"/>
                <w:szCs w:val="20"/>
              </w:rPr>
              <w:t>정의 </w:t>
            </w:r>
          </w:p>
        </w:tc>
      </w:tr>
      <w:tr w:rsidRPr="00603121" w:rsidR="00603121" w:rsidTr="00603121" w14:paraId="074345AE" w14:textId="77777777">
        <w:trPr>
          <w:trHeight w:val="300"/>
        </w:trPr>
        <w:tc>
          <w:tcPr>
            <w:tcW w:w="34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03121" w:rsidR="00603121" w:rsidP="00603121" w:rsidRDefault="00603121" w14:paraId="1811A213" w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Cs w:val="20"/>
              </w:rPr>
            </w:pPr>
            <w:proofErr w:type="spellStart"/>
            <w:r w:rsidRPr="00603121">
              <w:rPr>
                <w:rFonts w:hint="eastAsia" w:ascii="맑은 고딕" w:hAnsi="맑은 고딕" w:eastAsia="맑은 고딕" w:cs="굴림"/>
                <w:kern w:val="0"/>
                <w:szCs w:val="20"/>
              </w:rPr>
              <w:t>불법·도박·성인물</w:t>
            </w:r>
            <w:proofErr w:type="spellEnd"/>
            <w:r w:rsidRPr="00603121">
              <w:rPr>
                <w:rFonts w:hint="eastAsia" w:ascii="맑은 고딕" w:hAnsi="맑은 고딕" w:eastAsia="맑은 고딕" w:cs="굴림"/>
                <w:kern w:val="0"/>
                <w:szCs w:val="20"/>
              </w:rPr>
              <w:t> </w:t>
            </w:r>
          </w:p>
        </w:tc>
        <w:tc>
          <w:tcPr>
            <w:tcW w:w="5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603121" w:rsidR="00603121" w:rsidP="0099001A" w:rsidRDefault="00603121" w14:paraId="77836840" w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Cs w:val="20"/>
              </w:rPr>
            </w:pPr>
            <w:r w:rsidRPr="00603121">
              <w:rPr>
                <w:rFonts w:hint="eastAsia" w:ascii="맑은 고딕" w:hAnsi="맑은 고딕" w:eastAsia="맑은 고딕" w:cs="굴림"/>
                <w:kern w:val="0"/>
                <w:szCs w:val="20"/>
              </w:rPr>
              <w:t>불법 도박/사행성 및 불법 음란물/성인 서비스 홍보 </w:t>
            </w:r>
          </w:p>
        </w:tc>
      </w:tr>
      <w:tr w:rsidRPr="00603121" w:rsidR="00603121" w:rsidTr="00603121" w14:paraId="39675D01" w14:textId="77777777">
        <w:trPr>
          <w:trHeight w:val="300"/>
        </w:trPr>
        <w:tc>
          <w:tcPr>
            <w:tcW w:w="34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03121" w:rsidR="00603121" w:rsidP="00603121" w:rsidRDefault="00603121" w14:paraId="3AD4E360" w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Cs w:val="20"/>
              </w:rPr>
            </w:pPr>
            <w:proofErr w:type="spellStart"/>
            <w:r w:rsidRPr="00603121">
              <w:rPr>
                <w:rFonts w:hint="eastAsia" w:ascii="맑은 고딕" w:hAnsi="맑은 고딕" w:eastAsia="맑은 고딕" w:cs="굴림"/>
                <w:kern w:val="0"/>
                <w:szCs w:val="20"/>
              </w:rPr>
              <w:t>미인증·위험</w:t>
            </w:r>
            <w:proofErr w:type="spellEnd"/>
            <w:r w:rsidRPr="00603121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 서비스 </w:t>
            </w:r>
          </w:p>
        </w:tc>
        <w:tc>
          <w:tcPr>
            <w:tcW w:w="5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603121" w:rsidR="00603121" w:rsidP="0099001A" w:rsidRDefault="00603121" w14:paraId="1423B870" w14:textId="35F9352E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Cs w:val="20"/>
              </w:rPr>
            </w:pPr>
            <w:r w:rsidRPr="00603121">
              <w:rPr>
                <w:rFonts w:hint="eastAsia" w:ascii="맑은 고딕" w:hAnsi="맑은 고딕" w:eastAsia="맑은 고딕" w:cs="굴림"/>
                <w:kern w:val="0"/>
                <w:szCs w:val="20"/>
              </w:rPr>
              <w:t>금융위원회의 인허가를 받지 않은 미인가 투자</w:t>
            </w:r>
            <w:r w:rsidR="0099001A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 서비스,</w:t>
            </w:r>
            <w:r w:rsidR="0099001A">
              <w:rPr>
                <w:rFonts w:ascii="맑은 고딕" w:hAnsi="맑은 고딕" w:eastAsia="맑은 고딕" w:cs="굴림"/>
                <w:kern w:val="0"/>
                <w:szCs w:val="20"/>
              </w:rPr>
              <w:t xml:space="preserve"> </w:t>
            </w:r>
            <w:r w:rsidR="0099001A">
              <w:rPr>
                <w:rFonts w:hint="eastAsia" w:ascii="맑은 고딕" w:hAnsi="맑은 고딕" w:eastAsia="맑은 고딕" w:cs="굴림"/>
                <w:kern w:val="0"/>
                <w:szCs w:val="20"/>
              </w:rPr>
              <w:t>고수익 보장 등의 허위 과장 광고,</w:t>
            </w:r>
            <w:r w:rsidR="0099001A">
              <w:rPr>
                <w:rFonts w:ascii="맑은 고딕" w:hAnsi="맑은 고딕" w:eastAsia="맑은 고딕" w:cs="굴림"/>
                <w:kern w:val="0"/>
                <w:szCs w:val="20"/>
              </w:rPr>
              <w:t xml:space="preserve"> </w:t>
            </w:r>
            <w:r w:rsidR="0099001A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미등록 </w:t>
            </w:r>
            <w:proofErr w:type="spellStart"/>
            <w:r w:rsidR="0099001A">
              <w:rPr>
                <w:rFonts w:hint="eastAsia" w:ascii="맑은 고딕" w:hAnsi="맑은 고딕" w:eastAsia="맑은 고딕" w:cs="굴림"/>
                <w:kern w:val="0"/>
                <w:szCs w:val="20"/>
              </w:rPr>
              <w:t>대부업</w:t>
            </w:r>
            <w:proofErr w:type="spellEnd"/>
            <w:r w:rsidR="0099001A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 서비스 홍보</w:t>
            </w:r>
          </w:p>
        </w:tc>
      </w:tr>
      <w:tr w:rsidRPr="00603121" w:rsidR="00603121" w:rsidTr="00603121" w14:paraId="28F03088" w14:textId="77777777">
        <w:trPr>
          <w:trHeight w:val="300"/>
        </w:trPr>
        <w:tc>
          <w:tcPr>
            <w:tcW w:w="34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03121" w:rsidR="00603121" w:rsidP="00603121" w:rsidRDefault="00603121" w14:paraId="4D67D1AB" w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Cs w:val="20"/>
              </w:rPr>
            </w:pPr>
            <w:r w:rsidRPr="00603121">
              <w:rPr>
                <w:rFonts w:hint="eastAsia" w:ascii="맑은 고딕" w:hAnsi="맑은 고딕" w:eastAsia="맑은 고딕" w:cs="굴림"/>
                <w:kern w:val="0"/>
                <w:szCs w:val="20"/>
              </w:rPr>
              <w:t>타인 권리 침해 콘텐츠 </w:t>
            </w:r>
          </w:p>
        </w:tc>
        <w:tc>
          <w:tcPr>
            <w:tcW w:w="5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603121" w:rsidR="00603121" w:rsidP="0099001A" w:rsidRDefault="00603121" w14:paraId="22E372F3" w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Cs w:val="20"/>
              </w:rPr>
            </w:pPr>
            <w:r w:rsidRPr="00603121">
              <w:rPr>
                <w:rFonts w:hint="eastAsia" w:ascii="맑은 고딕" w:hAnsi="맑은 고딕" w:eastAsia="맑은 고딕" w:cs="굴림"/>
                <w:kern w:val="0"/>
                <w:szCs w:val="20"/>
              </w:rPr>
              <w:t>- 타인의 저작물, 이미지, 상표 등을 무단으로 사용하여 광고하거나 배포 </w:t>
            </w:r>
          </w:p>
          <w:p w:rsidRPr="00603121" w:rsidR="00603121" w:rsidP="0099001A" w:rsidRDefault="00603121" w14:paraId="0ABDA85A" w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Cs w:val="20"/>
              </w:rPr>
            </w:pPr>
            <w:r w:rsidRPr="00603121">
              <w:rPr>
                <w:rFonts w:hint="eastAsia" w:ascii="맑은 고딕" w:hAnsi="맑은 고딕" w:eastAsia="맑은 고딕" w:cs="굴림"/>
                <w:kern w:val="0"/>
                <w:szCs w:val="20"/>
              </w:rPr>
              <w:t>- 타인의 동의 없이 초상권을 침해하는 내용 배포 </w:t>
            </w:r>
          </w:p>
        </w:tc>
      </w:tr>
      <w:tr w:rsidRPr="00603121" w:rsidR="00603121" w:rsidTr="00603121" w14:paraId="4A760EFB" w14:textId="77777777">
        <w:trPr>
          <w:trHeight w:val="300"/>
        </w:trPr>
        <w:tc>
          <w:tcPr>
            <w:tcW w:w="34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03121" w:rsidR="00603121" w:rsidP="00603121" w:rsidRDefault="00603121" w14:paraId="21828EDA" w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Cs w:val="20"/>
              </w:rPr>
            </w:pPr>
            <w:r w:rsidRPr="00603121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사회적 </w:t>
            </w:r>
            <w:proofErr w:type="spellStart"/>
            <w:r w:rsidRPr="00603121">
              <w:rPr>
                <w:rFonts w:hint="eastAsia" w:ascii="맑은 고딕" w:hAnsi="맑은 고딕" w:eastAsia="맑은 고딕" w:cs="굴림"/>
                <w:kern w:val="0"/>
                <w:szCs w:val="20"/>
              </w:rPr>
              <w:t>물의·혐오·차별</w:t>
            </w:r>
            <w:proofErr w:type="spellEnd"/>
            <w:r w:rsidRPr="00603121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 조장 콘텐츠 </w:t>
            </w:r>
          </w:p>
        </w:tc>
        <w:tc>
          <w:tcPr>
            <w:tcW w:w="5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="0099001A" w:rsidP="0099001A" w:rsidRDefault="00603121" w14:paraId="5C4CCC22" w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Cs w:val="20"/>
              </w:rPr>
            </w:pPr>
            <w:r w:rsidRPr="00603121">
              <w:rPr>
                <w:rFonts w:hint="eastAsia" w:ascii="맑은 고딕" w:hAnsi="맑은 고딕" w:eastAsia="맑은 고딕" w:cs="굴림"/>
                <w:kern w:val="0"/>
                <w:szCs w:val="20"/>
              </w:rPr>
              <w:t>- 특정 집단, 인종, 성별, 지역 등에 대한</w:t>
            </w:r>
            <w:r w:rsidR="0099001A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 폭력,</w:t>
            </w:r>
            <w:r w:rsidR="0099001A">
              <w:rPr>
                <w:rFonts w:ascii="맑은 고딕" w:hAnsi="맑은 고딕" w:eastAsia="맑은 고딕" w:cs="굴림"/>
                <w:kern w:val="0"/>
                <w:szCs w:val="20"/>
              </w:rPr>
              <w:t xml:space="preserve"> </w:t>
            </w:r>
            <w:r w:rsidR="0099001A">
              <w:rPr>
                <w:rFonts w:hint="eastAsia" w:ascii="맑은 고딕" w:hAnsi="맑은 고딕" w:eastAsia="맑은 고딕" w:cs="굴림"/>
                <w:kern w:val="0"/>
                <w:szCs w:val="20"/>
              </w:rPr>
              <w:t>차별,</w:t>
            </w:r>
            <w:r w:rsidR="0099001A">
              <w:rPr>
                <w:rFonts w:ascii="맑은 고딕" w:hAnsi="맑은 고딕" w:eastAsia="맑은 고딕" w:cs="굴림"/>
                <w:kern w:val="0"/>
                <w:szCs w:val="20"/>
              </w:rPr>
              <w:t xml:space="preserve"> </w:t>
            </w:r>
            <w:r w:rsidR="0099001A">
              <w:rPr>
                <w:rFonts w:hint="eastAsia" w:ascii="맑은 고딕" w:hAnsi="맑은 고딕" w:eastAsia="맑은 고딕" w:cs="굴림"/>
                <w:kern w:val="0"/>
                <w:szCs w:val="20"/>
              </w:rPr>
              <w:t>혐오를 조장하거나 비방</w:t>
            </w:r>
          </w:p>
          <w:p w:rsidRPr="00603121" w:rsidR="00603121" w:rsidP="0099001A" w:rsidRDefault="00603121" w14:paraId="5A9CBFC7" w14:textId="6F138E73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Cs w:val="20"/>
              </w:rPr>
            </w:pPr>
            <w:r w:rsidRPr="00603121">
              <w:rPr>
                <w:rFonts w:hint="eastAsia" w:ascii="맑은 고딕" w:hAnsi="맑은 고딕" w:eastAsia="맑은 고딕" w:cs="굴림"/>
                <w:kern w:val="0"/>
                <w:szCs w:val="20"/>
              </w:rPr>
              <w:t>- 사회 질서를 해치거나 공공의 이익에 반하는 내용을 포함하여 사회적 물의를 일으킬 가능성이 있는 내용 </w:t>
            </w:r>
          </w:p>
        </w:tc>
      </w:tr>
    </w:tbl>
    <w:p w:rsidRPr="00603121" w:rsidR="00603121" w:rsidDel="001861E8" w:rsidP="008366EC" w:rsidRDefault="00603121" w14:paraId="076907EA" w14:textId="77777777">
      <w:pPr>
        <w:ind w:left="400" w:leftChars="200"/>
        <w:rPr>
          <w:del w:author="김나영" w:date="2026-01-08T16:20:00Z" w:id="320"/>
        </w:rPr>
      </w:pPr>
    </w:p>
    <w:p w:rsidR="001861E8" w:rsidRDefault="001861E8" w14:paraId="6ADD45C2" w14:textId="77777777">
      <w:pPr>
        <w:rPr>
          <w:ins w:author="김나영" w:date="2026-01-08T16:20:00Z" w:id="321"/>
        </w:rPr>
        <w:pPrChange w:author="김나영" w:date="2026-01-08T16:20:00Z" w:id="322">
          <w:pPr>
            <w:ind w:left="400" w:leftChars="200"/>
          </w:pPr>
        </w:pPrChange>
      </w:pPr>
    </w:p>
    <w:p w:rsidR="001861E8" w:rsidP="001861E8" w:rsidRDefault="001861E8" w14:paraId="45CA2208" w14:textId="77777777">
      <w:pPr>
        <w:ind w:left="400" w:leftChars="200"/>
        <w:rPr>
          <w:ins w:author="김나영" w:date="2026-01-08T16:20:00Z" w:id="323"/>
        </w:rPr>
      </w:pPr>
      <w:ins w:author="김나영" w:date="2026-01-08T16:20:00Z" w:id="324">
        <w:r>
          <w:t>6.3.2 스팸 모니터링</w:t>
        </w:r>
      </w:ins>
    </w:p>
    <w:p w:rsidR="001861E8" w:rsidP="001861E8" w:rsidRDefault="001861E8" w14:paraId="76885ECD" w14:textId="77777777">
      <w:pPr>
        <w:ind w:left="400" w:leftChars="200"/>
        <w:rPr>
          <w:ins w:author="김나영" w:date="2026-01-08T16:20:00Z" w:id="325"/>
        </w:rPr>
      </w:pPr>
      <w:ins w:author="김나영" w:date="2026-01-08T16:20:00Z" w:id="326">
        <w:r>
          <w:t>- 스팸 메시지에 자주 사용되는 단어를 스팸 필터 단어로 등록하여 해당 필터 단어를 포함한 메시지가 발송될 경우, 관리자 페이지의 스팸 메시지 모니터링 대상으로 노출된다.</w:t>
        </w:r>
      </w:ins>
    </w:p>
    <w:p w:rsidR="008366EC" w:rsidDel="001861E8" w:rsidP="008366EC" w:rsidRDefault="001861E8" w14:paraId="453FA75D" w14:textId="350716E0">
      <w:pPr>
        <w:ind w:left="400" w:leftChars="200"/>
        <w:rPr>
          <w:del w:author="김나영" w:date="2026-01-08T16:20:00Z" w:id="327"/>
        </w:rPr>
      </w:pPr>
      <w:ins w:author="김나영" w:date="2026-01-08T16:20:00Z" w:id="328">
        <w:r>
          <w:t xml:space="preserve">- 운영진은 스팸 메시지로 의심되는 메시지 내용을 모니터링한 후, 스팸 메시지에 해당할 경우 한국인터넷진흥원(KISA)에 신고한다. </w:t>
        </w:r>
      </w:ins>
      <w:del w:author="김나영" w:date="2026-01-08T16:20:00Z" w:id="329">
        <w:r w:rsidDel="001861E8" w:rsidR="008366EC">
          <w:rPr>
            <w:rFonts w:hint="eastAsia"/>
          </w:rPr>
          <w:delText>6.</w:delText>
        </w:r>
        <w:r w:rsidDel="001861E8" w:rsidR="002B1752">
          <w:delText>3</w:delText>
        </w:r>
        <w:r w:rsidDel="001861E8" w:rsidR="008366EC">
          <w:delText xml:space="preserve">.2 </w:delText>
        </w:r>
        <w:r w:rsidDel="001861E8" w:rsidR="008366EC">
          <w:rPr>
            <w:rFonts w:hint="eastAsia"/>
          </w:rPr>
          <w:delText>스팸 필터링 단어 등록</w:delText>
        </w:r>
      </w:del>
    </w:p>
    <w:p w:rsidR="001861E8" w:rsidP="001861E8" w:rsidRDefault="001861E8" w14:paraId="6C055F8C" w14:textId="77777777">
      <w:pPr>
        <w:ind w:left="400" w:leftChars="200"/>
        <w:rPr>
          <w:ins w:author="김나영" w:date="2026-01-08T16:21:00Z" w:id="330"/>
        </w:rPr>
      </w:pPr>
    </w:p>
    <w:p w:rsidR="00F92589" w:rsidDel="001861E8" w:rsidP="008366EC" w:rsidRDefault="00F92589" w14:paraId="3CA33FCF" w14:textId="03043A02">
      <w:pPr>
        <w:ind w:left="400" w:leftChars="200"/>
        <w:rPr>
          <w:del w:author="김나영" w:date="2026-01-08T16:20:00Z" w:id="331"/>
        </w:rPr>
      </w:pPr>
      <w:del w:author="김나영" w:date="2026-01-08T16:20:00Z" w:id="332">
        <w:r w:rsidDel="001861E8">
          <w:rPr>
            <w:rFonts w:hint="eastAsia"/>
          </w:rPr>
          <w:delText>-</w:delText>
        </w:r>
        <w:r w:rsidDel="001861E8">
          <w:delText xml:space="preserve"> </w:delText>
        </w:r>
        <w:r w:rsidDel="001861E8" w:rsidR="009D0BDF">
          <w:rPr>
            <w:rFonts w:hint="eastAsia"/>
          </w:rPr>
          <w:delText>스팸</w:delText>
        </w:r>
        <w:r w:rsidDel="001861E8" w:rsidR="009D0BDF">
          <w:delText xml:space="preserve"> </w:delText>
        </w:r>
        <w:r w:rsidDel="001861E8" w:rsidR="009D0BDF">
          <w:rPr>
            <w:rFonts w:hint="eastAsia"/>
          </w:rPr>
          <w:delText>메시지에 자주 사용되는 단어를 금지어로 설정하여 해당 단어를 포함한 메시지는 발송이 불가하도록 처리한다.</w:delText>
        </w:r>
      </w:del>
    </w:p>
    <w:p w:rsidR="008366EC" w:rsidP="008366EC" w:rsidRDefault="008366EC" w14:paraId="3604833C" w14:textId="2D2ABDD2">
      <w:pPr>
        <w:ind w:left="400" w:leftChars="200"/>
      </w:pPr>
      <w:r>
        <w:rPr>
          <w:rFonts w:hint="eastAsia"/>
        </w:rPr>
        <w:t>6.</w:t>
      </w:r>
      <w:r w:rsidR="002B1752">
        <w:t>3</w:t>
      </w:r>
      <w:r>
        <w:t xml:space="preserve">.3 </w:t>
      </w:r>
      <w:r>
        <w:rPr>
          <w:rFonts w:hint="eastAsia"/>
        </w:rPr>
        <w:t>스팸 확인 절차</w:t>
      </w:r>
    </w:p>
    <w:p w:rsidR="009D0BDF" w:rsidP="00145F2C" w:rsidRDefault="009D0BDF" w14:paraId="5BC0FCA0" w14:textId="6643C6EC">
      <w:pPr>
        <w:ind w:left="600" w:leftChars="300"/>
      </w:pPr>
      <w:r>
        <w:rPr>
          <w:rFonts w:hint="eastAsia"/>
        </w:rPr>
        <w:t>6</w:t>
      </w:r>
      <w:r>
        <w:t xml:space="preserve">.3.3.1 </w:t>
      </w:r>
      <w:r>
        <w:rPr>
          <w:rFonts w:hint="eastAsia"/>
        </w:rPr>
        <w:t>통신사의 스팸 신고</w:t>
      </w:r>
    </w:p>
    <w:p w:rsidRPr="00145F2C" w:rsidR="00145F2C" w:rsidP="00145F2C" w:rsidRDefault="00145F2C" w14:paraId="51333934" w14:textId="5E025C42">
      <w:pPr>
        <w:ind w:left="600" w:leftChars="300"/>
      </w:pPr>
      <w:r>
        <w:rPr>
          <w:rFonts w:hint="eastAsia"/>
        </w:rPr>
        <w:t xml:space="preserve">(통신사에서 스팸 신고 메일 </w:t>
      </w:r>
      <w:r>
        <w:t xml:space="preserve">-&gt; </w:t>
      </w:r>
      <w:r>
        <w:rPr>
          <w:rFonts w:hint="eastAsia"/>
        </w:rPr>
        <w:t xml:space="preserve">로그 조회 (발신고객 </w:t>
      </w:r>
      <w:r>
        <w:t xml:space="preserve">ID, </w:t>
      </w:r>
      <w:r>
        <w:rPr>
          <w:rFonts w:hint="eastAsia"/>
        </w:rPr>
        <w:t>기업명,</w:t>
      </w:r>
      <w:r>
        <w:t xml:space="preserve"> </w:t>
      </w:r>
      <w:r>
        <w:rPr>
          <w:rFonts w:hint="eastAsia"/>
        </w:rPr>
        <w:t>발신번호,</w:t>
      </w:r>
      <w:r>
        <w:t xml:space="preserve"> </w:t>
      </w:r>
      <w:r>
        <w:rPr>
          <w:rFonts w:hint="eastAsia"/>
        </w:rPr>
        <w:t>발송 일시,</w:t>
      </w:r>
      <w:r>
        <w:t xml:space="preserve"> </w:t>
      </w:r>
      <w:proofErr w:type="spellStart"/>
      <w:r>
        <w:rPr>
          <w:rFonts w:hint="eastAsia"/>
        </w:rPr>
        <w:t>발송량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수신 수,</w:t>
      </w:r>
      <w:r>
        <w:t xml:space="preserve"> </w:t>
      </w:r>
      <w:r>
        <w:rPr>
          <w:rFonts w:hint="eastAsia"/>
        </w:rPr>
        <w:t>메시지 내용,</w:t>
      </w:r>
      <w:r>
        <w:t xml:space="preserve"> </w:t>
      </w:r>
      <w:r>
        <w:rPr>
          <w:rFonts w:hint="eastAsia"/>
        </w:rPr>
        <w:t>발송 경로)</w:t>
      </w:r>
      <w:r>
        <w:t xml:space="preserve"> -&gt; </w:t>
      </w:r>
      <w:r>
        <w:rPr>
          <w:rFonts w:hint="eastAsia"/>
        </w:rPr>
        <w:t>스팸</w:t>
      </w:r>
      <w:r>
        <w:t>·</w:t>
      </w:r>
      <w:r>
        <w:rPr>
          <w:rFonts w:hint="eastAsia"/>
        </w:rPr>
        <w:t xml:space="preserve">법 위반 여부 판단 </w:t>
      </w:r>
      <w:r>
        <w:t xml:space="preserve">-&gt; </w:t>
      </w:r>
      <w:r>
        <w:rPr>
          <w:rFonts w:hint="eastAsia"/>
        </w:rPr>
        <w:t>회원 제재 및 소명 기회 제공)</w:t>
      </w:r>
    </w:p>
    <w:p w:rsidR="009D0BDF" w:rsidP="00145F2C" w:rsidRDefault="009D0BDF" w14:paraId="62E55E6A" w14:textId="1463E280">
      <w:pPr>
        <w:ind w:left="600" w:leftChars="300"/>
      </w:pPr>
      <w:r>
        <w:rPr>
          <w:rFonts w:hint="eastAsia"/>
        </w:rPr>
        <w:t>6</w:t>
      </w:r>
      <w:r>
        <w:t xml:space="preserve">.3.3.2 </w:t>
      </w:r>
      <w:r>
        <w:rPr>
          <w:rFonts w:hint="eastAsia"/>
        </w:rPr>
        <w:t>한국인터넷진흥원(</w:t>
      </w:r>
      <w:r>
        <w:t xml:space="preserve">KISA) </w:t>
      </w:r>
      <w:r>
        <w:rPr>
          <w:rFonts w:hint="eastAsia"/>
        </w:rPr>
        <w:t>스팸 신고</w:t>
      </w:r>
    </w:p>
    <w:p w:rsidR="00603121" w:rsidP="008366EC" w:rsidRDefault="00603121" w14:paraId="18E4972C" w14:textId="499A9EEE">
      <w:pPr>
        <w:ind w:left="600" w:leftChars="300"/>
      </w:pPr>
      <w:r>
        <w:rPr>
          <w:rFonts w:hint="eastAsia"/>
        </w:rPr>
        <w:t>&lt;알고리즘 삽입</w:t>
      </w:r>
      <w:r>
        <w:t>&gt;</w:t>
      </w:r>
    </w:p>
    <w:p w:rsidR="009D0BDF" w:rsidP="008366EC" w:rsidRDefault="009D0BDF" w14:paraId="4BCFF0E5" w14:textId="0B79D3E5">
      <w:pPr>
        <w:ind w:left="600" w:leftChars="300"/>
      </w:pPr>
      <w:r>
        <w:rPr>
          <w:rFonts w:hint="eastAsia"/>
        </w:rPr>
        <w:t>(</w:t>
      </w:r>
      <w:r>
        <w:t>KISA</w:t>
      </w:r>
      <w:r>
        <w:rPr>
          <w:rFonts w:hint="eastAsia"/>
        </w:rPr>
        <w:t xml:space="preserve">에서 소명 요구 </w:t>
      </w:r>
      <w:r>
        <w:t xml:space="preserve">-&gt; </w:t>
      </w:r>
      <w:r>
        <w:rPr>
          <w:rFonts w:hint="eastAsia"/>
        </w:rPr>
        <w:t xml:space="preserve">로그 조회(발신고객 </w:t>
      </w:r>
      <w:r>
        <w:t xml:space="preserve">ID, </w:t>
      </w:r>
      <w:r>
        <w:rPr>
          <w:rFonts w:hint="eastAsia"/>
        </w:rPr>
        <w:t>기업명,</w:t>
      </w:r>
      <w:r>
        <w:t xml:space="preserve"> </w:t>
      </w:r>
      <w:r>
        <w:rPr>
          <w:rFonts w:hint="eastAsia"/>
        </w:rPr>
        <w:t>발신번호,</w:t>
      </w:r>
      <w:r>
        <w:t xml:space="preserve"> </w:t>
      </w:r>
      <w:r>
        <w:rPr>
          <w:rFonts w:hint="eastAsia"/>
        </w:rPr>
        <w:t>발송 일시,</w:t>
      </w:r>
      <w:r>
        <w:t xml:space="preserve"> </w:t>
      </w:r>
      <w:proofErr w:type="spellStart"/>
      <w:r>
        <w:rPr>
          <w:rFonts w:hint="eastAsia"/>
        </w:rPr>
        <w:t>발송량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수신 수,</w:t>
      </w:r>
      <w:r>
        <w:t xml:space="preserve"> </w:t>
      </w:r>
      <w:r>
        <w:rPr>
          <w:rFonts w:hint="eastAsia"/>
        </w:rPr>
        <w:t>메시지 내용,</w:t>
      </w:r>
      <w:r>
        <w:t xml:space="preserve"> </w:t>
      </w:r>
      <w:r>
        <w:rPr>
          <w:rFonts w:hint="eastAsia"/>
        </w:rPr>
        <w:t>발송 경로)</w:t>
      </w:r>
      <w:r>
        <w:t xml:space="preserve"> -&gt; KISA</w:t>
      </w:r>
      <w:r>
        <w:rPr>
          <w:rFonts w:hint="eastAsia"/>
        </w:rPr>
        <w:t>에 전달</w:t>
      </w:r>
      <w:r w:rsidR="00145F2C">
        <w:rPr>
          <w:rFonts w:hint="eastAsia"/>
        </w:rPr>
        <w:t xml:space="preserve"> </w:t>
      </w:r>
      <w:r w:rsidR="00145F2C">
        <w:t xml:space="preserve">-&gt; </w:t>
      </w:r>
      <w:r w:rsidR="00145F2C">
        <w:rPr>
          <w:rFonts w:hint="eastAsia"/>
        </w:rPr>
        <w:t>회원 제재 및 소명 기회 제공</w:t>
      </w:r>
      <w:r>
        <w:t>)</w:t>
      </w:r>
    </w:p>
    <w:p w:rsidR="008366EC" w:rsidP="00603121" w:rsidRDefault="00603121" w14:paraId="2C70E72E" w14:textId="2A737DAC">
      <w:pPr>
        <w:ind w:left="200" w:leftChars="100"/>
      </w:pPr>
      <w:r>
        <w:t>6.4</w:t>
      </w:r>
      <w:r w:rsidR="008366EC">
        <w:t xml:space="preserve"> </w:t>
      </w:r>
      <w:r w:rsidR="008366EC">
        <w:rPr>
          <w:rFonts w:hint="eastAsia"/>
        </w:rPr>
        <w:t>회원 제재</w:t>
      </w:r>
      <w:r w:rsidR="009D0BDF">
        <w:rPr>
          <w:rFonts w:hint="eastAsia"/>
        </w:rPr>
        <w:t xml:space="preserve"> 정책</w:t>
      </w:r>
    </w:p>
    <w:p w:rsidR="00145F2C" w:rsidP="00603121" w:rsidRDefault="00145F2C" w14:paraId="2BA8E6B5" w14:textId="7091D407">
      <w:pPr>
        <w:ind w:left="200" w:leftChars="100"/>
      </w:pPr>
      <w:r>
        <w:rPr>
          <w:rFonts w:hint="eastAsia"/>
        </w:rPr>
        <w:t>6</w:t>
      </w:r>
      <w:r>
        <w:t xml:space="preserve">.4.1 </w:t>
      </w:r>
      <w:r>
        <w:rPr>
          <w:rFonts w:hint="eastAsia"/>
        </w:rPr>
        <w:t>서비스 위반 메시지 유형</w:t>
      </w:r>
    </w:p>
    <w:tbl>
      <w:tblPr>
        <w:tblW w:w="0" w:type="dxa"/>
        <w:tblInd w:w="19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4410"/>
      </w:tblGrid>
      <w:tr w:rsidRPr="00145F2C" w:rsidR="00145F2C" w:rsidTr="00145F2C" w14:paraId="1782D112" w14:textId="77777777">
        <w:trPr>
          <w:trHeight w:val="300"/>
        </w:trPr>
        <w:tc>
          <w:tcPr>
            <w:tcW w:w="4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145F2C" w:rsidR="00145F2C" w:rsidP="00145F2C" w:rsidRDefault="00145F2C" w14:paraId="646CF612" w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 w:val="18"/>
                <w:szCs w:val="18"/>
              </w:rPr>
            </w:pPr>
            <w:r w:rsidRPr="00145F2C">
              <w:rPr>
                <w:rFonts w:hint="eastAsia" w:ascii="맑은 고딕" w:hAnsi="맑은 고딕" w:eastAsia="맑은 고딕" w:cs="굴림"/>
                <w:kern w:val="0"/>
                <w:szCs w:val="20"/>
              </w:rPr>
              <w:t>대량 발송을 통한 서비스 장애 유발 </w:t>
            </w:r>
          </w:p>
        </w:tc>
        <w:tc>
          <w:tcPr>
            <w:tcW w:w="4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145F2C" w:rsidR="00145F2C" w:rsidP="00145F2C" w:rsidRDefault="00145F2C" w14:paraId="432903C7" w14:textId="1B93C4A4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 w:val="18"/>
                <w:szCs w:val="18"/>
              </w:rPr>
            </w:pPr>
            <w:proofErr w:type="spellStart"/>
            <w:r w:rsidRPr="00145F2C">
              <w:rPr>
                <w:rFonts w:hint="eastAsia" w:ascii="맑은 고딕" w:hAnsi="맑은 고딕" w:eastAsia="맑은 고딕" w:cs="굴림"/>
                <w:kern w:val="0"/>
                <w:szCs w:val="20"/>
              </w:rPr>
              <w:t>톡벨</w:t>
            </w:r>
            <w:proofErr w:type="spellEnd"/>
            <w:r w:rsidRPr="00145F2C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 시스템에 과부하를 초래할 수 </w:t>
            </w:r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있는 비정상적인 대량 메시지 </w:t>
            </w:r>
            <w:r w:rsidRPr="00145F2C">
              <w:rPr>
                <w:rFonts w:hint="eastAsia" w:ascii="맑은 고딕" w:hAnsi="맑은 고딕" w:eastAsia="맑은 고딕" w:cs="굴림"/>
                <w:kern w:val="0"/>
                <w:szCs w:val="20"/>
              </w:rPr>
              <w:t>발송 </w:t>
            </w:r>
          </w:p>
        </w:tc>
      </w:tr>
      <w:tr w:rsidRPr="00145F2C" w:rsidR="00145F2C" w:rsidTr="00145F2C" w14:paraId="46A5E0FB" w14:textId="77777777">
        <w:trPr>
          <w:trHeight w:val="300"/>
        </w:trPr>
        <w:tc>
          <w:tcPr>
            <w:tcW w:w="4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145F2C" w:rsidR="00145F2C" w:rsidP="00145F2C" w:rsidRDefault="00145F2C" w14:paraId="109B68F9" w14:textId="68CC0A6B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 w:val="18"/>
                <w:szCs w:val="18"/>
              </w:rPr>
            </w:pPr>
            <w:r>
              <w:rPr>
                <w:rFonts w:hint="eastAsia" w:ascii="맑은 고딕" w:hAnsi="맑은 고딕" w:eastAsia="맑은 고딕" w:cs="굴림"/>
                <w:kern w:val="0"/>
                <w:sz w:val="18"/>
                <w:szCs w:val="18"/>
              </w:rPr>
              <w:t>스팸 메시지 발송</w:t>
            </w:r>
          </w:p>
        </w:tc>
        <w:tc>
          <w:tcPr>
            <w:tcW w:w="4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145F2C" w:rsidR="00145F2C" w:rsidP="00145F2C" w:rsidRDefault="00145F2C" w14:paraId="3516CC3C" w14:textId="5B8369BE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 w:val="18"/>
                <w:szCs w:val="18"/>
              </w:rPr>
            </w:pPr>
            <w:proofErr w:type="spellStart"/>
            <w:r>
              <w:rPr>
                <w:rFonts w:hint="eastAsia" w:ascii="맑은 고딕" w:hAnsi="맑은 고딕" w:eastAsia="맑은 고딕" w:cs="굴림"/>
                <w:kern w:val="0"/>
                <w:sz w:val="18"/>
                <w:szCs w:val="18"/>
              </w:rPr>
              <w:t>톡벨에서</w:t>
            </w:r>
            <w:proofErr w:type="spellEnd"/>
            <w:r>
              <w:rPr>
                <w:rFonts w:hint="eastAsia" w:ascii="맑은 고딕" w:hAnsi="맑은 고딕" w:eastAsia="맑은 고딕" w:cs="굴림"/>
                <w:kern w:val="0"/>
                <w:sz w:val="18"/>
                <w:szCs w:val="18"/>
              </w:rPr>
              <w:t xml:space="preserve"> 정의한 스팸 메시지 발송</w:t>
            </w:r>
          </w:p>
        </w:tc>
      </w:tr>
      <w:tr w:rsidRPr="00145F2C" w:rsidR="00145F2C" w:rsidTr="00145F2C" w14:paraId="4737A471" w14:textId="77777777">
        <w:trPr>
          <w:trHeight w:val="300"/>
        </w:trPr>
        <w:tc>
          <w:tcPr>
            <w:tcW w:w="4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145F2C" w:rsidP="00145F2C" w:rsidRDefault="00145F2C" w14:paraId="6AF3A3C7" w14:textId="670C28F9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 w:val="18"/>
                <w:szCs w:val="18"/>
              </w:rPr>
            </w:pPr>
            <w:r>
              <w:rPr>
                <w:rStyle w:val="normaltextrun"/>
                <w:rFonts w:hint="eastAsia" w:ascii="맑은 고딕" w:hAnsi="맑은 고딕" w:eastAsia="맑은 고딕"/>
                <w:color w:val="000000"/>
                <w:szCs w:val="20"/>
                <w:bdr w:val="none" w:color="auto" w:sz="0" w:space="0" w:frame="1"/>
              </w:rPr>
              <w:t>시스템 무단 접근 및 악용</w:t>
            </w:r>
          </w:p>
        </w:tc>
        <w:tc>
          <w:tcPr>
            <w:tcW w:w="4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145F2C" w:rsidP="00145F2C" w:rsidRDefault="00145F2C" w14:paraId="1FDEF3B2" w14:textId="634358FB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 w:val="18"/>
                <w:szCs w:val="18"/>
              </w:rPr>
            </w:pPr>
            <w:proofErr w:type="spellStart"/>
            <w:r>
              <w:rPr>
                <w:rStyle w:val="normaltextrun"/>
                <w:rFonts w:hint="eastAsia" w:ascii="맑은 고딕" w:hAnsi="맑은 고딕" w:eastAsia="맑은 고딕"/>
                <w:color w:val="000000"/>
                <w:szCs w:val="20"/>
                <w:shd w:val="clear" w:color="auto" w:fill="FFFFFF"/>
              </w:rPr>
              <w:t>톡벨</w:t>
            </w:r>
            <w:proofErr w:type="spellEnd"/>
            <w:r>
              <w:rPr>
                <w:rStyle w:val="normaltextrun"/>
                <w:rFonts w:hint="eastAsia" w:ascii="맑은 고딕" w:hAnsi="맑은 고딕" w:eastAsia="맑은 고딕"/>
                <w:color w:val="000000"/>
                <w:szCs w:val="20"/>
                <w:shd w:val="clear" w:color="auto" w:fill="FFFFFF"/>
              </w:rPr>
              <w:t> 서비스의 취약점을 이용하거나, 무단으로 서버 및 DB에 접근하여 정보를 탈취하거나 기능을 </w:t>
            </w:r>
            <w:proofErr w:type="spellStart"/>
            <w:r>
              <w:rPr>
                <w:rStyle w:val="normaltextrun"/>
                <w:rFonts w:hint="eastAsia" w:ascii="맑은 고딕" w:hAnsi="맑은 고딕" w:eastAsia="맑은 고딕"/>
                <w:color w:val="000000"/>
                <w:szCs w:val="20"/>
                <w:shd w:val="clear" w:color="auto" w:fill="FFE5E5"/>
              </w:rPr>
              <w:t>오작동시키려는</w:t>
            </w:r>
            <w:proofErr w:type="spellEnd"/>
            <w:r>
              <w:rPr>
                <w:rStyle w:val="normaltextrun"/>
                <w:rFonts w:hint="eastAsia" w:ascii="맑은 고딕" w:hAnsi="맑은 고딕" w:eastAsia="맑은 고딕"/>
                <w:color w:val="000000"/>
                <w:szCs w:val="20"/>
                <w:shd w:val="clear" w:color="auto" w:fill="FFFFFF"/>
              </w:rPr>
              <w:t> 행위</w:t>
            </w:r>
            <w:r>
              <w:rPr>
                <w:rStyle w:val="eop"/>
                <w:rFonts w:hint="eastAsia" w:ascii="맑은 고딕" w:hAnsi="맑은 고딕" w:eastAsia="맑은 고딕"/>
                <w:color w:val="000000"/>
                <w:szCs w:val="20"/>
                <w:shd w:val="clear" w:color="auto" w:fill="FFFFFF"/>
              </w:rPr>
              <w:t> </w:t>
            </w:r>
          </w:p>
        </w:tc>
      </w:tr>
      <w:tr w:rsidRPr="00145F2C" w:rsidR="00145F2C" w:rsidTr="00145F2C" w14:paraId="30789D87" w14:textId="77777777">
        <w:trPr>
          <w:trHeight w:val="300"/>
        </w:trPr>
        <w:tc>
          <w:tcPr>
            <w:tcW w:w="43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145F2C" w:rsidP="00145F2C" w:rsidRDefault="00145F2C" w14:paraId="775BECFD" w14:textId="1571FAE5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Style w:val="normaltextrun"/>
                <w:rFonts w:ascii="맑은 고딕" w:hAnsi="맑은 고딕" w:eastAsia="맑은 고딕"/>
                <w:color w:val="000000"/>
                <w:szCs w:val="20"/>
                <w:bdr w:val="none" w:color="auto" w:sz="0" w:space="0" w:frame="1"/>
              </w:rPr>
            </w:pPr>
            <w:r>
              <w:rPr>
                <w:rStyle w:val="normaltextrun"/>
                <w:rFonts w:hint="eastAsia" w:ascii="맑은 고딕" w:hAnsi="맑은 고딕" w:eastAsia="맑은 고딕"/>
                <w:color w:val="000000"/>
                <w:szCs w:val="20"/>
                <w:bdr w:val="none" w:color="auto" w:sz="0" w:space="0" w:frame="1"/>
              </w:rPr>
              <w:t xml:space="preserve">명의 </w:t>
            </w:r>
            <w:r>
              <w:rPr>
                <w:rStyle w:val="normaltextrun"/>
                <w:rFonts w:hint="eastAsia"/>
                <w:color w:val="000000"/>
                <w:bdr w:val="none" w:color="auto" w:sz="0" w:space="0" w:frame="1"/>
              </w:rPr>
              <w:t>도용/부정 사용</w:t>
            </w:r>
          </w:p>
        </w:tc>
        <w:tc>
          <w:tcPr>
            <w:tcW w:w="4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145F2C" w:rsidP="00145F2C" w:rsidRDefault="00145F2C" w14:paraId="1C9F9089" w14:textId="46022732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Style w:val="normaltextrun"/>
                <w:rFonts w:ascii="맑은 고딕" w:hAnsi="맑은 고딕" w:eastAsia="맑은 고딕"/>
                <w:color w:val="000000"/>
                <w:szCs w:val="20"/>
                <w:shd w:val="clear" w:color="auto" w:fill="FFFFFF"/>
              </w:rPr>
            </w:pPr>
            <w:r>
              <w:rPr>
                <w:rStyle w:val="normaltextrun"/>
                <w:rFonts w:hint="eastAsia" w:ascii="맑은 고딕" w:hAnsi="맑은 고딕" w:eastAsia="맑은 고딕"/>
                <w:color w:val="000000"/>
                <w:szCs w:val="20"/>
                <w:shd w:val="clear" w:color="auto" w:fill="FFFFFF"/>
              </w:rPr>
              <w:t xml:space="preserve">타인의 </w:t>
            </w:r>
            <w:r w:rsidR="00CA2351">
              <w:rPr>
                <w:rStyle w:val="normaltextrun"/>
                <w:rFonts w:hint="eastAsia" w:ascii="맑은 고딕" w:hAnsi="맑은 고딕" w:eastAsia="맑은 고딕"/>
                <w:color w:val="000000"/>
                <w:szCs w:val="20"/>
                <w:shd w:val="clear" w:color="auto" w:fill="FFFFFF"/>
              </w:rPr>
              <w:t>이메일</w:t>
            </w:r>
            <w:r>
              <w:rPr>
                <w:rStyle w:val="normaltextrun"/>
                <w:rFonts w:hint="eastAsia" w:ascii="맑은 고딕" w:hAnsi="맑은 고딕" w:eastAsia="맑은 고딕"/>
                <w:color w:val="000000"/>
                <w:szCs w:val="20"/>
                <w:shd w:val="clear" w:color="auto" w:fill="FFFFFF"/>
              </w:rPr>
              <w:t>, 발신번호 등을 도용하거나 부정하게 사용하는 행위</w:t>
            </w:r>
            <w:r>
              <w:rPr>
                <w:rStyle w:val="eop"/>
                <w:rFonts w:hint="eastAsia" w:ascii="맑은 고딕" w:hAnsi="맑은 고딕" w:eastAsia="맑은 고딕"/>
                <w:color w:val="000000"/>
                <w:szCs w:val="20"/>
                <w:shd w:val="clear" w:color="auto" w:fill="FFFFFF"/>
              </w:rPr>
              <w:t> </w:t>
            </w:r>
          </w:p>
        </w:tc>
      </w:tr>
    </w:tbl>
    <w:p w:rsidR="00145F2C" w:rsidP="00603121" w:rsidRDefault="00145F2C" w14:paraId="257FF480" w14:textId="19D67091">
      <w:pPr>
        <w:ind w:left="200" w:leftChars="100"/>
      </w:pPr>
    </w:p>
    <w:p w:rsidRPr="00DD3C7D" w:rsidR="007266C6" w:rsidP="00DD3C7D" w:rsidRDefault="00145F2C" w14:paraId="6463429B" w14:textId="1E97A0A8">
      <w:pPr>
        <w:ind w:left="200" w:leftChars="100"/>
      </w:pPr>
      <w:commentRangeStart w:id="333"/>
      <w:commentRangeStart w:id="334"/>
      <w:r>
        <w:rPr>
          <w:rFonts w:hint="eastAsia"/>
        </w:rPr>
        <w:t>6</w:t>
      </w:r>
      <w:r>
        <w:t xml:space="preserve">.4.2 </w:t>
      </w:r>
      <w:r w:rsidR="007266C6">
        <w:rPr>
          <w:rFonts w:hint="eastAsia"/>
        </w:rPr>
        <w:t>위반 회원에 대한 제재 기준</w:t>
      </w:r>
      <w:commentRangeEnd w:id="333"/>
      <w:r w:rsidRPr="00DD3C7D" w:rsidR="007266C6">
        <w:rPr>
          <w:rStyle w:val="a4"/>
          <w:sz w:val="20"/>
          <w:szCs w:val="22"/>
        </w:rPr>
        <w:commentReference w:id="333"/>
      </w:r>
      <w:commentRangeEnd w:id="334"/>
      <w:r>
        <w:rPr>
          <w:rStyle w:val="CommentReference"/>
        </w:rPr>
        <w:commentReference w:id="334"/>
      </w:r>
    </w:p>
    <w:tbl>
      <w:tblPr>
        <w:tblW w:w="8790" w:type="dxa"/>
        <w:tblInd w:w="19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9"/>
        <w:gridCol w:w="3516"/>
        <w:gridCol w:w="2925"/>
      </w:tblGrid>
      <w:tr w:rsidRPr="007266C6" w:rsidR="007266C6" w:rsidTr="1F872E25" w14:paraId="11707192" w14:textId="77777777">
        <w:trPr>
          <w:trHeight w:val="300"/>
        </w:trPr>
        <w:tc>
          <w:tcPr>
            <w:tcW w:w="2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7266C6" w:rsidR="007266C6" w:rsidP="007266C6" w:rsidRDefault="007266C6" w14:paraId="4EFF19B0" w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 w:rsidRPr="007266C6">
              <w:rPr>
                <w:rFonts w:hint="eastAsia" w:ascii="맑은 고딕" w:hAnsi="맑은 고딕" w:eastAsia="맑은 고딕" w:cs="굴림"/>
                <w:kern w:val="0"/>
                <w:szCs w:val="20"/>
              </w:rPr>
              <w:t>구분 </w:t>
            </w:r>
          </w:p>
        </w:tc>
        <w:tc>
          <w:tcPr>
            <w:tcW w:w="35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7266C6" w:rsidR="007266C6" w:rsidP="007266C6" w:rsidRDefault="007266C6" w14:paraId="2B894590" w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 w:rsidRPr="007266C6">
              <w:rPr>
                <w:rFonts w:hint="eastAsia" w:ascii="맑은 고딕" w:hAnsi="맑은 고딕" w:eastAsia="맑은 고딕" w:cs="굴림"/>
                <w:kern w:val="0"/>
                <w:szCs w:val="20"/>
              </w:rPr>
              <w:t>위반 내용 </w:t>
            </w:r>
          </w:p>
        </w:tc>
        <w:tc>
          <w:tcPr>
            <w:tcW w:w="2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7266C6" w:rsidR="007266C6" w:rsidP="007266C6" w:rsidRDefault="007266C6" w14:paraId="4C3E69DF" w14:textId="77777777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 w:rsidRPr="007266C6">
              <w:rPr>
                <w:rFonts w:hint="eastAsia" w:ascii="맑은 고딕" w:hAnsi="맑은 고딕" w:eastAsia="맑은 고딕" w:cs="굴림"/>
                <w:kern w:val="0"/>
                <w:szCs w:val="20"/>
              </w:rPr>
              <w:t>제재 수준 </w:t>
            </w:r>
          </w:p>
        </w:tc>
      </w:tr>
      <w:tr w:rsidRPr="007266C6" w:rsidR="007266C6" w:rsidTr="1F872E25" w14:paraId="3F37BBC7" w14:textId="77777777">
        <w:trPr>
          <w:trHeight w:val="300"/>
        </w:trPr>
        <w:tc>
          <w:tcPr>
            <w:tcW w:w="2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266C6" w:rsidR="007266C6" w:rsidP="007266C6" w:rsidRDefault="009F458C" w14:paraId="7D7AF72F" w14:textId="3AB54091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>서비스(약관)</w:t>
            </w:r>
            <w:r w:rsidRPr="007266C6" w:rsidR="007266C6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 위반 </w:t>
            </w:r>
          </w:p>
        </w:tc>
        <w:tc>
          <w:tcPr>
            <w:tcW w:w="35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7266C6" w:rsidR="007266C6" w:rsidP="007266C6" w:rsidRDefault="00AB2D5C" w14:paraId="7169CE71" w14:textId="6AA260CD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Cs w:val="20"/>
              </w:rPr>
            </w:pPr>
            <w:proofErr w:type="spellStart"/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>톡벨</w:t>
            </w:r>
            <w:r w:rsidR="009E37B2">
              <w:rPr>
                <w:rFonts w:hint="eastAsia" w:ascii="맑은 고딕" w:hAnsi="맑은 고딕" w:eastAsia="맑은 고딕" w:cs="굴림"/>
                <w:kern w:val="0"/>
                <w:szCs w:val="20"/>
              </w:rPr>
              <w:t>의</w:t>
            </w:r>
            <w:proofErr w:type="spellEnd"/>
            <w:r w:rsidR="009E37B2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 이용 약관에 명시된 위반 행위를 시도</w:t>
            </w:r>
          </w:p>
        </w:tc>
        <w:tc>
          <w:tcPr>
            <w:tcW w:w="2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9F458C" w:rsidP="007266C6" w:rsidRDefault="009F458C" w14:paraId="003BEB1F" w14:textId="298B1B00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Cs w:val="20"/>
              </w:rPr>
            </w:pPr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>-</w:t>
            </w:r>
            <w:r>
              <w:rPr>
                <w:rFonts w:ascii="맑은 고딕" w:hAnsi="맑은 고딕" w:eastAsia="맑은 고딕" w:cs="굴림"/>
                <w:kern w:val="0"/>
                <w:szCs w:val="20"/>
              </w:rPr>
              <w:t xml:space="preserve"> </w:t>
            </w:r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>계정 일시 정지</w:t>
            </w:r>
            <w:r w:rsidRPr="007266C6" w:rsidR="007266C6">
              <w:rPr>
                <w:rFonts w:ascii="맑은 고딕" w:hAnsi="맑은 고딕" w:eastAsia="맑은 고딕" w:cs="굴림"/>
                <w:kern w:val="0"/>
                <w:szCs w:val="20"/>
              </w:rPr>
              <w:t xml:space="preserve"> </w:t>
            </w:r>
          </w:p>
          <w:p w:rsidR="009F458C" w:rsidP="007266C6" w:rsidRDefault="009F458C" w14:paraId="58979821" w14:textId="2C53619D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Cs w:val="20"/>
              </w:rPr>
            </w:pPr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>-</w:t>
            </w:r>
            <w:r>
              <w:rPr>
                <w:rFonts w:ascii="맑은 고딕" w:hAnsi="맑은 고딕" w:eastAsia="맑은 고딕" w:cs="굴림"/>
                <w:kern w:val="0"/>
                <w:szCs w:val="20"/>
              </w:rPr>
              <w:t xml:space="preserve"> </w:t>
            </w:r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>발송,</w:t>
            </w:r>
            <w:r>
              <w:rPr>
                <w:rFonts w:ascii="맑은 고딕" w:hAnsi="맑은 고딕" w:eastAsia="맑은 고딕" w:cs="굴림"/>
                <w:kern w:val="0"/>
                <w:szCs w:val="20"/>
              </w:rPr>
              <w:t xml:space="preserve"> </w:t>
            </w:r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>환불,</w:t>
            </w:r>
            <w:r>
              <w:rPr>
                <w:rFonts w:ascii="맑은 고딕" w:hAnsi="맑은 고딕" w:eastAsia="맑은 고딕" w:cs="굴림"/>
                <w:kern w:val="0"/>
                <w:szCs w:val="20"/>
              </w:rPr>
              <w:t xml:space="preserve"> </w:t>
            </w:r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탈퇴 등 </w:t>
            </w:r>
            <w:proofErr w:type="spellStart"/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>톡벨</w:t>
            </w:r>
            <w:proofErr w:type="spellEnd"/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 서비스 이용 불가</w:t>
            </w:r>
          </w:p>
          <w:p w:rsidRPr="007266C6" w:rsidR="007266C6" w:rsidP="007266C6" w:rsidRDefault="009F458C" w14:paraId="0321B55F" w14:textId="447076D1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Cs w:val="20"/>
              </w:rPr>
            </w:pPr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>-</w:t>
            </w:r>
            <w:r>
              <w:rPr>
                <w:rFonts w:ascii="맑은 고딕" w:hAnsi="맑은 고딕" w:eastAsia="맑은 고딕" w:cs="굴림"/>
                <w:kern w:val="0"/>
                <w:szCs w:val="20"/>
              </w:rPr>
              <w:t xml:space="preserve"> </w:t>
            </w:r>
            <w:r w:rsidR="008E3643">
              <w:rPr>
                <w:rFonts w:hint="eastAsia" w:ascii="맑은 고딕" w:hAnsi="맑은 고딕" w:eastAsia="맑은 고딕" w:cs="굴림"/>
                <w:kern w:val="0"/>
                <w:szCs w:val="20"/>
              </w:rPr>
              <w:t>소명 완료 즉시 해제 가능</w:t>
            </w:r>
          </w:p>
        </w:tc>
      </w:tr>
      <w:tr w:rsidRPr="007266C6" w:rsidR="007266C6" w:rsidTr="1F872E25" w14:paraId="740BB9D1" w14:textId="77777777">
        <w:trPr>
          <w:trHeight w:val="300"/>
        </w:trPr>
        <w:tc>
          <w:tcPr>
            <w:tcW w:w="2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266C6" w:rsidR="007266C6" w:rsidP="007266C6" w:rsidRDefault="00DD3C7D" w14:paraId="582B98F6" w14:textId="070CB150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>법적</w:t>
            </w:r>
            <w:r w:rsidRPr="007266C6" w:rsidR="007266C6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 위반 </w:t>
            </w:r>
          </w:p>
        </w:tc>
        <w:tc>
          <w:tcPr>
            <w:tcW w:w="35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7266C6" w:rsidR="007266C6" w:rsidP="007266C6" w:rsidRDefault="007266C6" w14:paraId="1B97F3C8" w14:textId="27076638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Cs w:val="20"/>
              </w:rPr>
            </w:pPr>
            <w:r w:rsidRPr="007266C6">
              <w:rPr>
                <w:rFonts w:hint="eastAsia" w:ascii="맑은 고딕" w:hAnsi="맑은 고딕" w:eastAsia="맑은 고딕" w:cs="굴림"/>
                <w:kern w:val="0"/>
                <w:szCs w:val="20"/>
              </w:rPr>
              <w:t>도박</w:t>
            </w:r>
            <w:r w:rsidRPr="007266C6">
              <w:rPr>
                <w:rFonts w:ascii="맑은 고딕" w:hAnsi="맑은 고딕" w:eastAsia="맑은 고딕" w:cs="굴림"/>
                <w:kern w:val="0"/>
                <w:szCs w:val="20"/>
              </w:rPr>
              <w:t>/성인물/금융사기 등 불법 콘텐츠 전송, KISA 또는 사법기관 신고 누적, 시스템 데이터 탈취 등</w:t>
            </w:r>
            <w:r w:rsidR="00AB2D5C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 법적 위반 행위</w:t>
            </w:r>
          </w:p>
        </w:tc>
        <w:tc>
          <w:tcPr>
            <w:tcW w:w="2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7266C6" w:rsidP="007266C6" w:rsidRDefault="009F458C" w14:paraId="14F67760" w14:textId="76B60BA2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  <w:szCs w:val="20"/>
              </w:rPr>
            </w:pPr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>-</w:t>
            </w:r>
            <w:r>
              <w:rPr>
                <w:rFonts w:ascii="맑은 고딕" w:hAnsi="맑은 고딕" w:eastAsia="맑은 고딕" w:cs="굴림"/>
                <w:kern w:val="0"/>
                <w:szCs w:val="20"/>
              </w:rPr>
              <w:t xml:space="preserve"> </w:t>
            </w:r>
            <w:r w:rsidRPr="007266C6" w:rsidR="007266C6">
              <w:rPr>
                <w:rFonts w:hint="eastAsia" w:ascii="맑은 고딕" w:hAnsi="맑은 고딕" w:eastAsia="맑은 고딕" w:cs="굴림"/>
                <w:kern w:val="0"/>
                <w:szCs w:val="20"/>
              </w:rPr>
              <w:t>계정</w:t>
            </w:r>
            <w:r w:rsidRPr="007266C6" w:rsidR="007266C6">
              <w:rPr>
                <w:rFonts w:ascii="맑은 고딕" w:hAnsi="맑은 고딕" w:eastAsia="맑은 고딕" w:cs="굴림"/>
                <w:kern w:val="0"/>
                <w:szCs w:val="20"/>
              </w:rPr>
              <w:t xml:space="preserve"> 영구 </w:t>
            </w:r>
            <w:r w:rsidR="00AB2D5C">
              <w:rPr>
                <w:rFonts w:hint="eastAsia" w:ascii="맑은 고딕" w:hAnsi="맑은 고딕" w:eastAsia="맑은 고딕" w:cs="굴림"/>
                <w:kern w:val="0"/>
                <w:szCs w:val="20"/>
              </w:rPr>
              <w:t>정</w:t>
            </w:r>
            <w:r w:rsidRPr="007266C6" w:rsidR="007266C6">
              <w:rPr>
                <w:rFonts w:ascii="맑은 고딕" w:hAnsi="맑은 고딕" w:eastAsia="맑은 고딕" w:cs="굴림"/>
                <w:kern w:val="0"/>
                <w:szCs w:val="20"/>
              </w:rPr>
              <w:t>지</w:t>
            </w:r>
            <w:r>
              <w:rPr>
                <w:rFonts w:ascii="맑은 고딕" w:hAnsi="맑은 고딕" w:eastAsia="맑은 고딕" w:cs="굴림"/>
                <w:kern w:val="0"/>
                <w:szCs w:val="20"/>
              </w:rPr>
              <w:t xml:space="preserve"> </w:t>
            </w:r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>및</w:t>
            </w:r>
            <w:r w:rsidRPr="007266C6" w:rsidR="007266C6">
              <w:rPr>
                <w:rFonts w:ascii="맑은 고딕" w:hAnsi="맑은 고딕" w:eastAsia="맑은 고딕" w:cs="굴림"/>
                <w:kern w:val="0"/>
                <w:szCs w:val="20"/>
              </w:rPr>
              <w:t xml:space="preserve"> </w:t>
            </w:r>
            <w:r>
              <w:rPr>
                <w:rFonts w:ascii="맑은 고딕" w:hAnsi="맑은 고딕" w:eastAsia="맑은 고딕" w:cs="굴림"/>
                <w:kern w:val="0"/>
                <w:szCs w:val="20"/>
              </w:rPr>
              <w:br/>
            </w:r>
            <w:r w:rsidRPr="007266C6" w:rsidR="007266C6">
              <w:rPr>
                <w:rFonts w:ascii="맑은 고딕" w:hAnsi="맑은 고딕" w:eastAsia="맑은 고딕" w:cs="굴림"/>
                <w:kern w:val="0"/>
                <w:szCs w:val="20"/>
              </w:rPr>
              <w:t>관계 기관에 위반 이력 통보</w:t>
            </w:r>
          </w:p>
          <w:p w:rsidRPr="007266C6" w:rsidR="009F458C" w:rsidP="1F872E25" w:rsidRDefault="66035A1D" w14:paraId="2F6FEE0A" w14:textId="47126544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맑은 고딕" w:hAnsi="맑은 고딕" w:eastAsia="맑은 고딕" w:cs="굴림"/>
                <w:kern w:val="0"/>
              </w:rPr>
            </w:pPr>
            <w:r w:rsidRPr="1F872E25">
              <w:rPr>
                <w:rFonts w:ascii="맑은 고딕" w:hAnsi="맑은 고딕" w:eastAsia="맑은 고딕" w:cs="굴림"/>
                <w:kern w:val="0"/>
              </w:rPr>
              <w:t>- 발송</w:t>
            </w:r>
            <w:r w:rsidRPr="1F872E25" w:rsidR="5F01A53F">
              <w:rPr>
                <w:rFonts w:ascii="맑은 고딕" w:hAnsi="맑은 고딕" w:eastAsia="맑은 고딕" w:cs="굴림"/>
                <w:kern w:val="0"/>
              </w:rPr>
              <w:t>, 환불</w:t>
            </w:r>
            <w:r w:rsidRPr="1F872E25">
              <w:rPr>
                <w:rFonts w:ascii="맑은 고딕" w:hAnsi="맑은 고딕" w:eastAsia="맑은 고딕" w:cs="굴림"/>
                <w:kern w:val="0"/>
              </w:rPr>
              <w:t xml:space="preserve"> 불가 </w:t>
            </w:r>
          </w:p>
        </w:tc>
      </w:tr>
    </w:tbl>
    <w:p w:rsidRPr="007266C6" w:rsidR="007266C6" w:rsidP="007266C6" w:rsidRDefault="007266C6" w14:paraId="7F78787A" w14:textId="77777777">
      <w:pPr>
        <w:widowControl/>
        <w:wordWrap/>
        <w:autoSpaceDE/>
        <w:autoSpaceDN/>
        <w:spacing w:after="0" w:line="240" w:lineRule="auto"/>
        <w:ind w:left="225"/>
        <w:textAlignment w:val="baseline"/>
        <w:rPr>
          <w:rFonts w:ascii="맑은 고딕" w:hAnsi="맑은 고딕" w:eastAsia="맑은 고딕" w:cs="굴림"/>
          <w:kern w:val="0"/>
          <w:sz w:val="18"/>
          <w:szCs w:val="18"/>
        </w:rPr>
      </w:pPr>
      <w:r w:rsidRPr="007266C6">
        <w:rPr>
          <w:rFonts w:hint="eastAsia" w:ascii="맑은 고딕" w:hAnsi="맑은 고딕" w:eastAsia="맑은 고딕" w:cs="굴림"/>
          <w:kern w:val="0"/>
          <w:szCs w:val="20"/>
        </w:rPr>
        <w:t> </w:t>
      </w:r>
    </w:p>
    <w:p w:rsidR="007266C6" w:rsidP="007266C6" w:rsidRDefault="007266C6" w14:paraId="3EE18934" w14:textId="4DCCED32">
      <w:pPr>
        <w:ind w:left="200" w:leftChars="100"/>
      </w:pPr>
      <w:r w:rsidRPr="00145F2C">
        <w:rPr>
          <w:rFonts w:hint="eastAsia"/>
        </w:rPr>
        <w:t xml:space="preserve"> </w:t>
      </w:r>
    </w:p>
    <w:p w:rsidRPr="006731CD" w:rsidR="008E3643" w:rsidP="008E3643" w:rsidRDefault="008E3643" w14:paraId="38C96251" w14:textId="77777777">
      <w:pPr>
        <w:rPr>
          <w:b/>
          <w:sz w:val="28"/>
        </w:rPr>
      </w:pPr>
      <w:commentRangeStart w:id="335"/>
      <w:r w:rsidRPr="006731CD">
        <w:rPr>
          <w:rFonts w:hint="eastAsia"/>
          <w:b/>
          <w:sz w:val="28"/>
        </w:rPr>
        <w:t>7</w:t>
      </w:r>
      <w:r w:rsidRPr="006731CD">
        <w:rPr>
          <w:b/>
          <w:sz w:val="28"/>
        </w:rPr>
        <w:t xml:space="preserve">. </w:t>
      </w:r>
      <w:r w:rsidRPr="006731CD">
        <w:rPr>
          <w:rFonts w:hint="eastAsia"/>
          <w:b/>
          <w:sz w:val="28"/>
        </w:rPr>
        <w:t>충전</w:t>
      </w:r>
      <w:r w:rsidRPr="006731CD">
        <w:rPr>
          <w:b/>
          <w:sz w:val="28"/>
        </w:rPr>
        <w:t>·</w:t>
      </w:r>
      <w:r w:rsidRPr="006731CD">
        <w:rPr>
          <w:rFonts w:hint="eastAsia"/>
          <w:b/>
          <w:sz w:val="28"/>
        </w:rPr>
        <w:t>환불</w:t>
      </w:r>
      <w:r w:rsidRPr="006731CD">
        <w:rPr>
          <w:b/>
          <w:sz w:val="28"/>
        </w:rPr>
        <w:t>·</w:t>
      </w:r>
      <w:r w:rsidRPr="006731CD">
        <w:rPr>
          <w:rFonts w:hint="eastAsia"/>
          <w:b/>
          <w:sz w:val="28"/>
        </w:rPr>
        <w:t>정산 정책</w:t>
      </w:r>
      <w:commentRangeEnd w:id="335"/>
      <w:r w:rsidRPr="006731CD" w:rsidR="00824014">
        <w:rPr>
          <w:rStyle w:val="a4"/>
          <w:b/>
          <w:sz w:val="28"/>
          <w:szCs w:val="22"/>
        </w:rPr>
        <w:commentReference w:id="335"/>
      </w:r>
    </w:p>
    <w:p w:rsidR="008E3643" w:rsidP="008E3643" w:rsidRDefault="008E3643" w14:paraId="20CD91A6" w14:textId="77777777">
      <w:pPr>
        <w:ind w:left="400" w:leftChars="200"/>
      </w:pPr>
      <w:r>
        <w:rPr>
          <w:rFonts w:hint="eastAsia"/>
        </w:rPr>
        <w:t>7</w:t>
      </w:r>
      <w:r>
        <w:t xml:space="preserve">.1 </w:t>
      </w:r>
      <w:r>
        <w:rPr>
          <w:rFonts w:hint="eastAsia"/>
        </w:rPr>
        <w:t>요금 체계 및 과금 기준</w:t>
      </w:r>
    </w:p>
    <w:p w:rsidR="008E3643" w:rsidP="008E3643" w:rsidRDefault="008E3643" w14:paraId="09594714" w14:textId="5015D5C2">
      <w:pPr>
        <w:ind w:left="600" w:leftChars="300"/>
      </w:pPr>
      <w:r>
        <w:t xml:space="preserve">7.1.1 </w:t>
      </w:r>
      <w:r>
        <w:rPr>
          <w:rFonts w:hint="eastAsia"/>
        </w:rPr>
        <w:t>기본 요금</w:t>
      </w:r>
      <w:r>
        <w:t>·</w:t>
      </w:r>
      <w:r>
        <w:rPr>
          <w:rFonts w:hint="eastAsia"/>
        </w:rPr>
        <w:t>충전 구조</w:t>
      </w:r>
    </w:p>
    <w:p w:rsidR="001C5CB0" w:rsidP="008E3643" w:rsidRDefault="001C5CB0" w14:paraId="01415274" w14:textId="7D08E63A">
      <w:pPr>
        <w:ind w:left="600" w:leftChars="300"/>
      </w:pPr>
      <w:r w:rsidRPr="23DB3F61">
        <w:t>- 선</w:t>
      </w:r>
      <w:r w:rsidRPr="23DB3F61" w:rsidR="005542FD">
        <w:t>불</w:t>
      </w:r>
      <w:r w:rsidRPr="23DB3F61">
        <w:t xml:space="preserve"> 충전 방식을 기본으로 한다. </w:t>
      </w:r>
      <w:ins w:author="김나영" w:date="2026-01-22T00:08:00Z" w:id="336">
        <w:r w:rsidRPr="23DB3F61" w:rsidR="10C85A3F">
          <w:t>회원</w:t>
        </w:r>
      </w:ins>
      <w:ins w:author="김나영" w:date="2026-01-22T00:09:00Z" w:id="337">
        <w:r w:rsidRPr="23DB3F61" w:rsidR="10C85A3F">
          <w:t xml:space="preserve">은 선불 충전을 통해 포인트를 충전할 수 있으며, </w:t>
        </w:r>
      </w:ins>
      <w:r w:rsidRPr="23DB3F61">
        <w:t xml:space="preserve">회원이 미리 </w:t>
      </w:r>
      <w:ins w:author="김나영" w:date="2026-01-22T00:09:00Z" w:id="338">
        <w:r w:rsidRPr="23DB3F61" w:rsidR="3C6149CF">
          <w:t>충전</w:t>
        </w:r>
      </w:ins>
      <w:del w:author="김나영" w:date="2026-01-22T00:09:00Z" w:id="339">
        <w:r w:rsidRPr="23DB3F61" w:rsidDel="001C5CB0">
          <w:delText>구매</w:delText>
        </w:r>
      </w:del>
      <w:r w:rsidRPr="23DB3F61">
        <w:t xml:space="preserve">한 포인트 내에서 메시지 발송 </w:t>
      </w:r>
      <w:proofErr w:type="spellStart"/>
      <w:r w:rsidRPr="23DB3F61">
        <w:t>건별로</w:t>
      </w:r>
      <w:proofErr w:type="spellEnd"/>
      <w:r w:rsidRPr="23DB3F61">
        <w:t xml:space="preserve"> 포인트가 차감</w:t>
      </w:r>
      <w:ins w:author="김나영" w:date="2026-01-22T00:09:00Z" w:id="340">
        <w:r w:rsidRPr="23DB3F61" w:rsidR="6171A692">
          <w:t>된다.</w:t>
        </w:r>
      </w:ins>
      <w:del w:author="김나영" w:date="2026-01-22T00:09:00Z" w:id="341">
        <w:r w:rsidRPr="23DB3F61" w:rsidDel="001C5CB0">
          <w:delText>되며,</w:delText>
        </w:r>
      </w:del>
      <w:r w:rsidRPr="23DB3F61">
        <w:t xml:space="preserve"> 잔액 부족 시 발송이 제한된다.</w:t>
      </w:r>
    </w:p>
    <w:p w:rsidR="0053291E" w:rsidP="008E3643" w:rsidRDefault="0053291E" w14:paraId="412B78DA" w14:textId="380F0004">
      <w:pPr>
        <w:ind w:left="600" w:leftChars="300"/>
      </w:pPr>
      <w:r>
        <w:rPr>
          <w:rFonts w:hint="eastAsia"/>
        </w:rPr>
        <w:t>-</w:t>
      </w:r>
      <w:r>
        <w:t xml:space="preserve"> </w:t>
      </w:r>
      <w:r w:rsidR="00412AE8">
        <w:rPr>
          <w:rFonts w:hint="eastAsia"/>
        </w:rPr>
        <w:t xml:space="preserve">최소 충전 금액은 </w:t>
      </w:r>
      <w:r w:rsidR="00412AE8">
        <w:t>10,000</w:t>
      </w:r>
      <w:r w:rsidR="00412AE8">
        <w:rPr>
          <w:rFonts w:hint="eastAsia"/>
        </w:rPr>
        <w:t>원,</w:t>
      </w:r>
      <w:r w:rsidR="00412AE8">
        <w:t xml:space="preserve"> </w:t>
      </w:r>
      <w:r>
        <w:rPr>
          <w:rFonts w:hint="eastAsia"/>
        </w:rPr>
        <w:t xml:space="preserve">최대 충전 가능 금액은 </w:t>
      </w:r>
      <w:r w:rsidR="004866F1">
        <w:t>3</w:t>
      </w:r>
      <w:r>
        <w:t>,000,000</w:t>
      </w:r>
      <w:r>
        <w:rPr>
          <w:rFonts w:hint="eastAsia"/>
        </w:rPr>
        <w:t>원으로 제한</w:t>
      </w:r>
      <w:r w:rsidR="00412AE8">
        <w:rPr>
          <w:rFonts w:hint="eastAsia"/>
        </w:rPr>
        <w:t xml:space="preserve">하며 </w:t>
      </w:r>
      <w:r w:rsidR="00412AE8">
        <w:t>1</w:t>
      </w:r>
      <w:r w:rsidR="00412AE8">
        <w:rPr>
          <w:rFonts w:hint="eastAsia"/>
        </w:rPr>
        <w:t>만 원 단위로 충전이 가능하다</w:t>
      </w:r>
      <w:r>
        <w:rPr>
          <w:rFonts w:hint="eastAsia"/>
        </w:rPr>
        <w:t>.</w:t>
      </w:r>
      <w:r>
        <w:t xml:space="preserve"> </w:t>
      </w:r>
    </w:p>
    <w:p w:rsidR="002850F9" w:rsidP="008E3643" w:rsidRDefault="002850F9" w14:paraId="5D1CEF3A" w14:textId="0C0FBAE8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포인트의 만기일은 마지막 포인트 충전일로부터 </w:t>
      </w:r>
      <w:r>
        <w:t>5</w:t>
      </w:r>
      <w:r>
        <w:rPr>
          <w:rFonts w:hint="eastAsia"/>
        </w:rPr>
        <w:t>년이며,</w:t>
      </w:r>
      <w:r>
        <w:t xml:space="preserve"> 5</w:t>
      </w:r>
      <w:r>
        <w:rPr>
          <w:rFonts w:hint="eastAsia"/>
        </w:rPr>
        <w:t>년이 지나면 포인트는 소멸한다.</w:t>
      </w:r>
      <w:r>
        <w:t xml:space="preserve"> </w:t>
      </w:r>
    </w:p>
    <w:p w:rsidR="008E3643" w:rsidP="008E3643" w:rsidRDefault="008E3643" w14:paraId="70B65F5F" w14:textId="5505DDDB">
      <w:pPr>
        <w:ind w:left="600" w:leftChars="300"/>
      </w:pPr>
      <w:r>
        <w:rPr>
          <w:rFonts w:hint="eastAsia"/>
        </w:rPr>
        <w:t>-</w:t>
      </w:r>
      <w:r>
        <w:t xml:space="preserve"> </w:t>
      </w:r>
      <w:r w:rsidR="001C5CB0">
        <w:rPr>
          <w:rFonts w:hint="eastAsia"/>
        </w:rPr>
        <w:t xml:space="preserve">충전 시 </w:t>
      </w:r>
      <w:r>
        <w:rPr>
          <w:rFonts w:hint="eastAsia"/>
        </w:rPr>
        <w:t xml:space="preserve">금액 </w:t>
      </w:r>
      <w:r>
        <w:t>100</w:t>
      </w:r>
      <w:r>
        <w:rPr>
          <w:rFonts w:hint="eastAsia"/>
        </w:rPr>
        <w:t xml:space="preserve">원당 </w:t>
      </w:r>
      <w:r>
        <w:t>100</w:t>
      </w:r>
      <w:r>
        <w:rPr>
          <w:rFonts w:hint="eastAsia"/>
        </w:rPr>
        <w:t>포인</w:t>
      </w:r>
      <w:r w:rsidR="001C5CB0">
        <w:rPr>
          <w:rFonts w:hint="eastAsia"/>
        </w:rPr>
        <w:t>트로 계산하여 지급한다.</w:t>
      </w:r>
    </w:p>
    <w:p w:rsidR="001C5CB0" w:rsidP="008E3643" w:rsidRDefault="001C5CB0" w14:paraId="58E71107" w14:textId="5B4C0143">
      <w:pPr>
        <w:ind w:left="600" w:leftChars="300"/>
        <w:rPr>
          <w:ins w:author="김나영" w:date="2026-01-22T04:49:00Z" w:id="342"/>
        </w:rPr>
      </w:pPr>
      <w:r>
        <w:t xml:space="preserve">- </w:t>
      </w:r>
      <w:commentRangeStart w:id="343"/>
      <w:r>
        <w:t xml:space="preserve">1회 </w:t>
      </w:r>
      <w:r w:rsidR="009E37B2">
        <w:t>충전 시 충전 금액에 따라</w:t>
      </w:r>
      <w:r>
        <w:t xml:space="preserve"> 무료로 발송할 수 있는 마일리지를 추가로 지급한다.</w:t>
      </w:r>
      <w:commentRangeEnd w:id="343"/>
      <w:r>
        <w:rPr>
          <w:rStyle w:val="a4"/>
          <w:sz w:val="20"/>
          <w:szCs w:val="22"/>
        </w:rPr>
        <w:commentReference w:id="343"/>
      </w:r>
    </w:p>
    <w:p w:rsidR="5188DF75" w:rsidP="23DB3F61" w:rsidRDefault="5188DF75" w14:paraId="6886B13F" w14:textId="4EFB1192">
      <w:pPr>
        <w:ind w:left="600" w:leftChars="300"/>
        <w:rPr>
          <w:ins w:author="김나영" w:date="2026-01-22T04:50:00Z" w:id="344"/>
        </w:rPr>
      </w:pPr>
      <w:ins w:author="김나영" w:date="2026-01-22T04:50:00Z" w:id="345">
        <w:r>
          <w:t xml:space="preserve">- 메시지 발송 결과 ‘발송 실패’일 경우 실패 금액만큼 포인트 또는 마일리지를 복구한다. 단, 아래와 같은 경우 발송 실패가 되더라도 포인트는 복구되지 않는다. </w:t>
        </w:r>
      </w:ins>
      <w:ins w:author="김나영" w:date="2026-01-22T04:51:00Z" w:id="346">
        <w:r>
          <w:t>(26.01.22)</w:t>
        </w:r>
      </w:ins>
    </w:p>
    <w:tbl>
      <w:tblPr>
        <w:tblStyle w:val="a8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3DB3F61" w:rsidTr="23DB3F61" w14:paraId="05B68DDF" w14:textId="77777777">
        <w:trPr>
          <w:trHeight w:val="300"/>
          <w:ins w:author="김나영" w:date="2026-01-22T04:51:00Z" w:id="347"/>
        </w:trPr>
        <w:tc>
          <w:tcPr>
            <w:tcW w:w="4508" w:type="dxa"/>
          </w:tcPr>
          <w:p w:rsidR="5188DF75" w:rsidP="23DB3F61" w:rsidRDefault="5188DF75" w14:paraId="0BA2E1F1" w14:textId="02C0B8FD">
            <w:ins w:author="김나영" w:date="2026-01-22T04:51:00Z" w:id="348">
              <w:r>
                <w:t>포인트 복구 불가</w:t>
              </w:r>
            </w:ins>
          </w:p>
        </w:tc>
        <w:tc>
          <w:tcPr>
            <w:tcW w:w="4508" w:type="dxa"/>
          </w:tcPr>
          <w:p w:rsidR="5188DF75" w:rsidRDefault="5188DF75" w14:paraId="647F4AA1" w14:textId="4086B854">
            <w:pPr>
              <w:pStyle w:val="a3"/>
              <w:numPr>
                <w:ilvl w:val="0"/>
                <w:numId w:val="9"/>
              </w:numPr>
              <w:ind w:leftChars="0"/>
              <w:rPr>
                <w:ins w:author="김나영" w:date="2026-01-22T04:51:00Z" w:id="349"/>
              </w:rPr>
              <w:pPrChange w:author="김나영" w:date="2026-01-22T04:51:00Z" w:id="350">
                <w:pPr/>
              </w:pPrChange>
            </w:pPr>
            <w:ins w:author="김나영" w:date="2026-01-22T04:51:00Z" w:id="351">
              <w:r>
                <w:t xml:space="preserve">메시지 본문에 </w:t>
              </w:r>
              <w:proofErr w:type="spellStart"/>
              <w:r>
                <w:t>스팸성</w:t>
              </w:r>
              <w:proofErr w:type="spellEnd"/>
              <w:r>
                <w:t xml:space="preserve"> 문구 포함</w:t>
              </w:r>
            </w:ins>
          </w:p>
          <w:p w:rsidR="5188DF75" w:rsidRDefault="5188DF75" w14:paraId="710AA530" w14:textId="5B452B0C">
            <w:pPr>
              <w:pStyle w:val="a3"/>
              <w:numPr>
                <w:ilvl w:val="0"/>
                <w:numId w:val="9"/>
              </w:numPr>
              <w:ind w:leftChars="0"/>
              <w:pPrChange w:author="김나영" w:date="2026-01-22T04:51:00Z" w:id="352">
                <w:pPr/>
              </w:pPrChange>
            </w:pPr>
            <w:ins w:author="김나영" w:date="2026-01-22T04:51:00Z" w:id="353">
              <w:r>
                <w:t>KISA 요청 등으로 통신사가 강제로 발송을 차단한 경우</w:t>
              </w:r>
            </w:ins>
          </w:p>
        </w:tc>
      </w:tr>
    </w:tbl>
    <w:p w:rsidR="23DB3F61" w:rsidRDefault="23DB3F61" w14:paraId="6767BA80" w14:textId="25BE1418">
      <w:pPr>
        <w:ind w:left="600" w:leftChars="300"/>
        <w:pPrChange w:author="김나영" w:date="2026-01-22T04:51:00Z" w:id="354">
          <w:pPr/>
        </w:pPrChange>
      </w:pPr>
    </w:p>
    <w:p w:rsidR="002850F9" w:rsidRDefault="002850F9" w14:paraId="2D2DCCFE" w14:textId="1F8F4DE5">
      <w:pPr>
        <w:ind w:left="600" w:leftChars="300"/>
        <w:pPrChange w:author="김나영" w:date="2026-01-22T04:51:00Z" w:id="355">
          <w:pPr>
            <w:ind w:left="800" w:leftChars="400"/>
          </w:pPr>
        </w:pPrChange>
      </w:pPr>
      <w:commentRangeStart w:id="356"/>
      <w:r>
        <w:t>7.1.1.1 마일리지</w:t>
      </w:r>
      <w:commentRangeEnd w:id="356"/>
      <w:r>
        <w:rPr>
          <w:rStyle w:val="a4"/>
          <w:sz w:val="20"/>
          <w:szCs w:val="22"/>
        </w:rPr>
        <w:commentReference w:id="356"/>
      </w:r>
    </w:p>
    <w:p w:rsidR="002850F9" w:rsidP="002850F9" w:rsidRDefault="002850F9" w14:paraId="29B5B8DB" w14:textId="6C3E3492">
      <w:pPr>
        <w:ind w:left="800" w:leftChars="4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회원이 유</w:t>
      </w:r>
      <w:r w:rsidR="00637D5F">
        <w:rPr>
          <w:rFonts w:hint="eastAsia"/>
        </w:rPr>
        <w:t>료</w:t>
      </w:r>
      <w:r>
        <w:rPr>
          <w:rFonts w:hint="eastAsia"/>
        </w:rPr>
        <w:t xml:space="preserve"> 충전한 포인트와 무료 마일리지를 동시에 보유한 경우,</w:t>
      </w:r>
      <w:r>
        <w:t xml:space="preserve"> </w:t>
      </w:r>
      <w:r>
        <w:rPr>
          <w:rFonts w:hint="eastAsia"/>
        </w:rPr>
        <w:t xml:space="preserve">메시지 발송 시 </w:t>
      </w:r>
      <w:proofErr w:type="spellStart"/>
      <w:r>
        <w:rPr>
          <w:rFonts w:hint="eastAsia"/>
        </w:rPr>
        <w:t>마일리지에서</w:t>
      </w:r>
      <w:proofErr w:type="spellEnd"/>
      <w:r>
        <w:rPr>
          <w:rFonts w:hint="eastAsia"/>
        </w:rPr>
        <w:t xml:space="preserve"> 먼저 차감한 뒤 포인트를 차감한다.</w:t>
      </w:r>
    </w:p>
    <w:p w:rsidR="00F36CBA" w:rsidP="002850F9" w:rsidRDefault="53C6B6C6" w14:paraId="7191AA14" w14:textId="7B7F63CF">
      <w:pPr>
        <w:ind w:left="800" w:leftChars="400"/>
        <w:rPr>
          <w:ins w:author="김나영" w:date="2026-01-08T16:21:00Z" w:id="357"/>
        </w:rPr>
      </w:pPr>
      <w:r>
        <w:t xml:space="preserve">- 마일리지 만기일은 마일리지 지급일자로부터 </w:t>
      </w:r>
      <w:ins w:author="이주완" w:date="2026-02-05T02:41:00Z" w:id="358">
        <w:r w:rsidR="10AE50FE">
          <w:t>1</w:t>
        </w:r>
      </w:ins>
      <w:del w:author="이주완" w:date="2026-02-05T02:43:00Z" w:id="359">
        <w:r w:rsidDel="35E386F6" w:rsidR="002850F9">
          <w:delText>5</w:delText>
        </w:r>
      </w:del>
      <w:r>
        <w:t xml:space="preserve">년이며, </w:t>
      </w:r>
      <w:ins w:author="이주완" w:date="2026-02-05T02:41:00Z" w:id="360">
        <w:r w:rsidR="2BE6DC04">
          <w:t>1</w:t>
        </w:r>
      </w:ins>
      <w:del w:author="이주완" w:date="2026-02-05T02:43:00Z" w:id="361">
        <w:r w:rsidDel="35E386F6" w:rsidR="002850F9">
          <w:delText>5</w:delText>
        </w:r>
      </w:del>
      <w:r>
        <w:t>년이 지나면 마일리지는 소멸한다.</w:t>
      </w:r>
    </w:p>
    <w:p w:rsidR="001861E8" w:rsidP="001861E8" w:rsidRDefault="001861E8" w14:paraId="1C960237" w14:textId="77777777">
      <w:pPr>
        <w:ind w:left="800" w:leftChars="400"/>
        <w:rPr>
          <w:ins w:author="김나영" w:date="2026-01-08T16:21:00Z" w:id="362"/>
        </w:rPr>
      </w:pPr>
      <w:ins w:author="김나영" w:date="2026-01-08T16:21:00Z" w:id="363">
        <w:r>
          <w:t>7.1.1.2 포인트 및 마일리지 소멸 안내</w:t>
        </w:r>
      </w:ins>
    </w:p>
    <w:p w:rsidR="001861E8" w:rsidP="001861E8" w:rsidRDefault="001861E8" w14:paraId="264F683D" w14:textId="41DFA77C">
      <w:pPr>
        <w:ind w:left="800" w:leftChars="400"/>
      </w:pPr>
      <w:ins w:author="김나영" w:date="2026-01-08T16:21:00Z" w:id="364">
        <w:r>
          <w:t xml:space="preserve">- 회원이 보유한 포인트 및 마일리지의 소멸일자 30일 전, 7일 전, 1일 전 등록된 휴대전화번호 또는 이메일로 만료일자, 만료 금액, </w:t>
        </w:r>
        <w:proofErr w:type="spellStart"/>
        <w:r>
          <w:t>미사용</w:t>
        </w:r>
        <w:proofErr w:type="spellEnd"/>
        <w:r>
          <w:t xml:space="preserve"> 시 소멸 안내를 포함한 사전 안내를 실시한다. (마케팅 수신 동의와 상관없이 필수 발송)</w:t>
        </w:r>
      </w:ins>
    </w:p>
    <w:p w:rsidR="008E3643" w:rsidP="008E3643" w:rsidRDefault="008E3643" w14:paraId="196A108B" w14:textId="77777777">
      <w:pPr>
        <w:ind w:left="400" w:leftChars="200"/>
      </w:pPr>
      <w:r>
        <w:rPr>
          <w:rFonts w:hint="eastAsia"/>
        </w:rPr>
        <w:t>7</w:t>
      </w:r>
      <w:r>
        <w:t xml:space="preserve">.2 </w:t>
      </w:r>
      <w:r>
        <w:rPr>
          <w:rFonts w:hint="eastAsia"/>
        </w:rPr>
        <w:t>결제 수단 및 결제 방식</w:t>
      </w:r>
    </w:p>
    <w:p w:rsidR="008E3643" w:rsidP="008E3643" w:rsidRDefault="008E3643" w14:paraId="220DC24E" w14:textId="666F41CB">
      <w:pPr>
        <w:ind w:left="600" w:leftChars="300"/>
      </w:pPr>
      <w:commentRangeStart w:id="365"/>
      <w:r>
        <w:t>7.2.</w:t>
      </w:r>
      <w:r w:rsidR="00673282">
        <w:t>1</w:t>
      </w:r>
      <w:r>
        <w:t xml:space="preserve"> </w:t>
      </w:r>
      <w:r>
        <w:rPr>
          <w:rFonts w:hint="eastAsia"/>
        </w:rPr>
        <w:t>지원 결제 수단</w:t>
      </w:r>
      <w:commentRangeEnd w:id="365"/>
      <w:r w:rsidR="0053291E">
        <w:rPr>
          <w:rStyle w:val="a4"/>
          <w:sz w:val="20"/>
          <w:szCs w:val="22"/>
        </w:rPr>
        <w:commentReference w:id="365"/>
      </w:r>
    </w:p>
    <w:p w:rsidR="008E3643" w:rsidP="008E3643" w:rsidRDefault="00673282" w14:paraId="67E0CE44" w14:textId="66CD6E4C">
      <w:pPr>
        <w:ind w:left="800" w:leftChars="400"/>
      </w:pPr>
      <w:r>
        <w:t xml:space="preserve">- </w:t>
      </w:r>
      <w:proofErr w:type="spellStart"/>
      <w:r>
        <w:rPr>
          <w:rFonts w:hint="eastAsia"/>
        </w:rPr>
        <w:t>톡벨은</w:t>
      </w:r>
      <w:proofErr w:type="spellEnd"/>
      <w:r>
        <w:rPr>
          <w:rFonts w:hint="eastAsia"/>
        </w:rPr>
        <w:t xml:space="preserve"> 다음과 같은 결제 수단을 지원한다.</w:t>
      </w:r>
    </w:p>
    <w:p w:rsidR="00673282" w:rsidP="008E3643" w:rsidRDefault="00673282" w14:paraId="720D5A69" w14:textId="6B23E2C0">
      <w:pPr>
        <w:ind w:left="800" w:leftChars="400"/>
      </w:pPr>
      <w:r>
        <w:rPr>
          <w:rFonts w:hint="eastAsia"/>
        </w:rPr>
        <w:t>7</w:t>
      </w:r>
      <w:r>
        <w:t xml:space="preserve">.2.1.1 </w:t>
      </w:r>
      <w:r>
        <w:rPr>
          <w:rFonts w:hint="eastAsia"/>
        </w:rPr>
        <w:t>신용카드</w:t>
      </w:r>
    </w:p>
    <w:p w:rsidR="00673282" w:rsidP="00673282" w:rsidRDefault="00673282" w14:paraId="163050CF" w14:textId="77777777">
      <w:pPr>
        <w:ind w:left="800" w:leftChars="400"/>
      </w:pPr>
      <w:r>
        <w:t>- 신용카드와 체크카드 모두 결제 가능하며, 결제 후 할부변경/카드변경/기타 상품변경은 불가하다.</w:t>
      </w:r>
    </w:p>
    <w:p w:rsidR="00673282" w:rsidP="00673282" w:rsidRDefault="00673282" w14:paraId="5698E5D3" w14:textId="77777777">
      <w:pPr>
        <w:ind w:left="800" w:leftChars="400"/>
      </w:pPr>
      <w:r>
        <w:t xml:space="preserve">- 주문자 또는 구매회원과 다른 명의의 신용카드이더라도 결제가 가능하다. 단, 신용카드 결제 시 인터넷 안전결제(ISP), 안심클릭 서비스 또는 공인인증서 등을 통하여 신용카드의 소유자가 본인임이 입증되어야 한다. </w:t>
      </w:r>
    </w:p>
    <w:p w:rsidR="00673282" w:rsidP="00673282" w:rsidRDefault="00673282" w14:paraId="42B5AB37" w14:textId="77777777">
      <w:pPr>
        <w:ind w:left="800" w:leftChars="400"/>
      </w:pPr>
      <w:r>
        <w:t>- 법인카드는 사용 가능하나 할부결제가 불가능 하다.</w:t>
      </w:r>
    </w:p>
    <w:p w:rsidR="00673282" w:rsidP="00673282" w:rsidRDefault="00673282" w14:paraId="5ABEDCE1" w14:textId="1D24CFA3">
      <w:pPr>
        <w:ind w:left="800" w:leftChars="400"/>
      </w:pPr>
      <w:r w:rsidR="00673282">
        <w:rPr/>
        <w:t>- 신용카드로 결제 시</w:t>
      </w:r>
      <w:r w:rsidR="0053291E">
        <w:rPr/>
        <w:t xml:space="preserve"> 최소</w:t>
      </w:r>
      <w:r w:rsidR="00673282">
        <w:rPr/>
        <w:t xml:space="preserve"> </w:t>
      </w:r>
      <w:del w:author="김나영" w:date="2026-05-14T08:51:44.293Z" w16du:dateUtc="2026-05-14T08:51:44.293Z" w:id="1038829738">
        <w:r w:rsidDel="00673282">
          <w:delText>1</w:delText>
        </w:r>
      </w:del>
      <w:ins w:author="김나영" w:date="2026-05-14T08:51:42.464Z" w16du:dateUtc="2026-05-14T08:51:42.464Z" w:id="1994176666">
        <w:r w:rsidR="3D331610">
          <w:t>50</w:t>
        </w:r>
      </w:ins>
      <w:r w:rsidR="00673282">
        <w:rPr/>
        <w:t xml:space="preserve">,000원 </w:t>
      </w:r>
      <w:r w:rsidR="00673282">
        <w:rPr/>
        <w:t>이상만</w:t>
      </w:r>
      <w:r w:rsidR="00673282">
        <w:rPr/>
        <w:t xml:space="preserve"> </w:t>
      </w:r>
      <w:r w:rsidR="00673282">
        <w:rPr/>
        <w:t>결제</w:t>
      </w:r>
      <w:r w:rsidR="00673282">
        <w:rPr/>
        <w:t xml:space="preserve"> </w:t>
      </w:r>
      <w:r w:rsidR="00673282">
        <w:rPr/>
        <w:t>가능하다</w:t>
      </w:r>
      <w:r w:rsidR="00673282">
        <w:rPr/>
        <w:t>.</w:t>
      </w:r>
    </w:p>
    <w:p w:rsidR="005F7441" w:rsidP="4A3E9137" w:rsidRDefault="005F7441" w14:paraId="11C457EA" w14:textId="2CBDF015">
      <w:pPr>
        <w:ind w:left="800" w:leftChars="400"/>
        <w:rPr>
          <w:strike/>
          <w:rPrChange w:author="김나영" w:date="2026-04-07T02:24:00Z" w:id="366">
            <w:rPr/>
          </w:rPrChange>
        </w:rPr>
      </w:pPr>
      <w:r w:rsidRPr="4A3E9137">
        <w:rPr>
          <w:strike/>
          <w:rPrChange w:author="김나영" w:date="2026-04-07T02:24:00Z" w:id="367">
            <w:rPr/>
          </w:rPrChange>
        </w:rPr>
        <w:t>7.2.1.2 실시간 계좌이체</w:t>
      </w:r>
    </w:p>
    <w:p w:rsidR="005F7441" w:rsidP="4A3E9137" w:rsidRDefault="005F7441" w14:paraId="613B148D" w14:textId="3CD8FD0D">
      <w:pPr>
        <w:ind w:left="800" w:leftChars="400"/>
        <w:rPr>
          <w:strike/>
          <w:rPrChange w:author="김나영" w:date="2026-04-07T02:24:00Z" w:id="368">
            <w:rPr/>
          </w:rPrChange>
        </w:rPr>
      </w:pPr>
      <w:r w:rsidRPr="4A3E9137">
        <w:rPr>
          <w:strike/>
          <w:rPrChange w:author="김나영" w:date="2026-04-07T02:24:00Z" w:id="369">
            <w:rPr/>
          </w:rPrChange>
        </w:rPr>
        <w:t>- 회원의 은행계좌로부터</w:t>
      </w:r>
      <w:r w:rsidRPr="4A3E9137" w:rsidR="009B1273">
        <w:rPr>
          <w:strike/>
          <w:rPrChange w:author="김나영" w:date="2026-04-07T02:24:00Z" w:id="370">
            <w:rPr/>
          </w:rPrChange>
        </w:rPr>
        <w:t xml:space="preserve"> 금액이</w:t>
      </w:r>
      <w:r w:rsidRPr="4A3E9137">
        <w:rPr>
          <w:strike/>
          <w:rPrChange w:author="김나영" w:date="2026-04-07T02:24:00Z" w:id="371">
            <w:rPr/>
          </w:rPrChange>
        </w:rPr>
        <w:t xml:space="preserve"> 인출되는 방식으로 은행에 따라 공인인증서가 필요하다.</w:t>
      </w:r>
    </w:p>
    <w:p w:rsidR="005F7441" w:rsidP="4A3E9137" w:rsidRDefault="005F7441" w14:paraId="32904A61" w14:textId="66D87218">
      <w:pPr>
        <w:ind w:left="800" w:leftChars="400"/>
        <w:rPr>
          <w:strike/>
          <w:rPrChange w:author="김나영" w:date="2026-04-07T02:24:00Z" w:id="372">
            <w:rPr/>
          </w:rPrChange>
        </w:rPr>
      </w:pPr>
      <w:r w:rsidRPr="4A3E9137">
        <w:rPr>
          <w:strike/>
          <w:rPrChange w:author="김나영" w:date="2026-04-07T02:24:00Z" w:id="373">
            <w:rPr/>
          </w:rPrChange>
        </w:rPr>
        <w:t xml:space="preserve">- 은행과 직접 연동되어 있는 시스템으로 이체 가능 시간은 각 은행의 정책에 따라 달라질 수 있다. </w:t>
      </w:r>
    </w:p>
    <w:p w:rsidR="005F7441" w:rsidP="4A3E9137" w:rsidRDefault="005F7441" w14:paraId="0DB02A60" w14:textId="6430E758">
      <w:pPr>
        <w:ind w:left="800" w:leftChars="400"/>
        <w:rPr>
          <w:strike/>
          <w:rPrChange w:author="김나영" w:date="2026-04-07T02:24:00Z" w:id="374">
            <w:rPr/>
          </w:rPrChange>
        </w:rPr>
      </w:pPr>
      <w:r w:rsidRPr="4A3E9137">
        <w:rPr>
          <w:strike/>
          <w:rPrChange w:author="김나영" w:date="2026-04-07T02:24:00Z" w:id="375">
            <w:rPr/>
          </w:rPrChange>
        </w:rPr>
        <w:t xml:space="preserve">- 일일 이체한도는 결제대행사의 정책 한도 내에서 임의로 </w:t>
      </w:r>
      <w:proofErr w:type="gramStart"/>
      <w:r w:rsidRPr="4A3E9137">
        <w:rPr>
          <w:strike/>
          <w:rPrChange w:author="김나영" w:date="2026-04-07T02:24:00Z" w:id="376">
            <w:rPr/>
          </w:rPrChange>
        </w:rPr>
        <w:t>설정한다.</w:t>
      </w:r>
      <w:ins w:author="김나영" w:date="2026-04-07T02:24:00Z" w:id="377">
        <w:r w:rsidRPr="4A3E9137" w:rsidR="232C2FB7">
          <w:rPr>
            <w:rPrChange w:author="김나영" w:date="2026-04-07T02:24:00Z" w:id="378">
              <w:rPr>
                <w:strike/>
              </w:rPr>
            </w:rPrChange>
          </w:rPr>
          <w:t>(</w:t>
        </w:r>
        <w:proofErr w:type="gramEnd"/>
        <w:r w:rsidRPr="4A3E9137" w:rsidR="232C2FB7">
          <w:rPr>
            <w:rPrChange w:author="김나영" w:date="2026-04-07T02:24:00Z" w:id="379">
              <w:rPr>
                <w:strike/>
              </w:rPr>
            </w:rPrChange>
          </w:rPr>
          <w:t>26.04.07)</w:t>
        </w:r>
      </w:ins>
    </w:p>
    <w:p w:rsidR="005F7441" w:rsidP="005F7441" w:rsidRDefault="005F7441" w14:paraId="4456438E" w14:textId="3C3DF819">
      <w:pPr>
        <w:ind w:left="800" w:leftChars="400"/>
      </w:pPr>
      <w:r>
        <w:rPr>
          <w:rFonts w:hint="eastAsia"/>
        </w:rPr>
        <w:t>7</w:t>
      </w:r>
      <w:r>
        <w:t xml:space="preserve">.2.1.3 </w:t>
      </w:r>
      <w:r>
        <w:rPr>
          <w:rFonts w:hint="eastAsia"/>
        </w:rPr>
        <w:t>전용계좌</w:t>
      </w:r>
    </w:p>
    <w:p w:rsidR="00AF50BA" w:rsidP="005F7441" w:rsidRDefault="00AF50BA" w14:paraId="30639905" w14:textId="07F9A24F">
      <w:pPr>
        <w:ind w:left="800" w:leftChars="400"/>
      </w:pPr>
      <w:r w:rsidR="00AF50BA">
        <w:rPr/>
        <w:t>- 개설을 신청한 회원에게 발급되는 고유한 계좌로,</w:t>
      </w:r>
      <w:r w:rsidR="00AF50BA">
        <w:rPr/>
        <w:t xml:space="preserve"> </w:t>
      </w:r>
      <w:r w:rsidR="00AF50BA">
        <w:rPr/>
        <w:t>회원이 해당 계좌로 입금 시 자동 충전이 완료된다.</w:t>
      </w:r>
      <w:r w:rsidR="00AF50BA">
        <w:rPr/>
        <w:t xml:space="preserve"> </w:t>
      </w:r>
    </w:p>
    <w:p w:rsidR="3A8B9063" w:rsidP="5E4EF0F5" w:rsidRDefault="3A8B9063" w14:paraId="2FE595E9" w14:textId="1A96B454">
      <w:pPr>
        <w:ind w:left="800" w:leftChars="400"/>
        <w:rPr>
          <w:ins w:author="김나영" w:date="2026-05-14T08:52:24.893Z" w16du:dateUtc="2026-05-14T08:52:24.893Z" w:id="2087897652"/>
        </w:rPr>
      </w:pPr>
      <w:ins w:author="김나영" w:date="2026-05-14T08:51:58.603Z" w16du:dateUtc="2026-05-14T08:51:58.603Z" w:id="1069575639">
        <w:r w:rsidR="3A8B9063">
          <w:t xml:space="preserve">- </w:t>
        </w:r>
      </w:ins>
      <w:ins w:author="김나영" w:date="2026-05-14T08:52:24.328Z" w16du:dateUtc="2026-05-14T08:52:24.328Z" w:id="296683769">
        <w:r w:rsidR="3A8B9063">
          <w:t>전용계좌는 사업자 회원, 선거 회원에게 제공하며, 개인회원에게는 제공하지 않는다.</w:t>
        </w:r>
      </w:ins>
    </w:p>
    <w:p w:rsidR="3A8B9063" w:rsidP="5E4EF0F5" w:rsidRDefault="3A8B9063" w14:paraId="5CDB95DD" w14:textId="00511C0F">
      <w:pPr>
        <w:ind w:left="800" w:leftChars="400"/>
        <w:rPr>
          <w:ins w:author="김나영" w:date="2026-05-14T08:51:57.145Z" w16du:dateUtc="2026-05-14T08:51:57.145Z" w:id="2145686616"/>
        </w:rPr>
      </w:pPr>
      <w:ins w:author="김나영" w:date="2026-05-14T08:52:59.905Z" w16du:dateUtc="2026-05-14T08:52:59.905Z" w:id="1601270238">
        <w:r w:rsidR="3A8B9063">
          <w:t>- 개인회원이 전용계좌 개설을 원할 시, 고객센터에 문의하여 상담 후 제공하도록 한다. (26.0</w:t>
        </w:r>
      </w:ins>
      <w:ins w:author="김나영" w:date="2026-05-14T08:53:05.135Z" w16du:dateUtc="2026-05-14T08:53:05.135Z" w:id="171799025">
        <w:r w:rsidR="3A8B9063">
          <w:t>5.13 추가)</w:t>
        </w:r>
      </w:ins>
    </w:p>
    <w:p w:rsidR="00AF50BA" w:rsidP="005F7441" w:rsidRDefault="00AF50BA" w14:paraId="59E5121C" w14:textId="37B40D94">
      <w:pPr>
        <w:ind w:left="800" w:leftChars="400"/>
        <w:rPr>
          <w:del w:author="김나영" w:date="2026-05-14T08:51:55.639Z" w16du:dateUtc="2026-05-14T08:51:55.639Z" w:id="1160706412"/>
        </w:rPr>
      </w:pPr>
      <w:del w:author="김나영" w:date="2026-05-14T08:51:55.64Z" w16du:dateUtc="2026-05-14T08:51:55.64Z" w:id="998616350">
        <w:r w:rsidDel="00AF50BA">
          <w:delText>-</w:delText>
        </w:r>
        <w:r w:rsidDel="00AF50BA">
          <w:delText xml:space="preserve"> </w:delText>
        </w:r>
        <w:r w:rsidDel="00AF50BA">
          <w:delText xml:space="preserve">최소 </w:delText>
        </w:r>
        <w:r w:rsidDel="00AF50BA">
          <w:delText>NN,NNN</w:delText>
        </w:r>
        <w:r w:rsidDel="00AF50BA">
          <w:delText>원부터 입금이 가능하다.</w:delText>
        </w:r>
        <w:r w:rsidDel="00AF50BA">
          <w:delText xml:space="preserve"> </w:delText>
        </w:r>
      </w:del>
    </w:p>
    <w:p w:rsidR="005F7441" w:rsidP="005F7441" w:rsidRDefault="005F7441" w14:paraId="058D3A9C" w14:textId="14F833E7">
      <w:pPr>
        <w:ind w:left="800" w:leftChars="400"/>
      </w:pPr>
      <w:r>
        <w:rPr>
          <w:rFonts w:hint="eastAsia"/>
        </w:rPr>
        <w:t>7</w:t>
      </w:r>
      <w:r>
        <w:t xml:space="preserve">.2.1.4 </w:t>
      </w:r>
      <w:r>
        <w:rPr>
          <w:rFonts w:hint="eastAsia"/>
        </w:rPr>
        <w:t>가상계좌</w:t>
      </w:r>
    </w:p>
    <w:p w:rsidR="005F7441" w:rsidP="005F7441" w:rsidRDefault="005F7441" w14:paraId="74238460" w14:textId="29C386A1">
      <w:pPr>
        <w:ind w:left="800" w:leftChars="400"/>
      </w:pPr>
      <w:r>
        <w:t xml:space="preserve">- </w:t>
      </w:r>
      <w:r w:rsidR="00AF50BA">
        <w:rPr>
          <w:rFonts w:hint="eastAsia"/>
        </w:rPr>
        <w:t xml:space="preserve">가상계좌를 선택한 회원에게 </w:t>
      </w:r>
      <w:r w:rsidR="0053291E">
        <w:rPr>
          <w:rFonts w:hint="eastAsia"/>
        </w:rPr>
        <w:t>입금이 가능한 가상의 계좌번호를 제공하면 회원이 해당 계좌번호로 입금하여 충전하는 방식이다.</w:t>
      </w:r>
      <w:r w:rsidR="0053291E">
        <w:t xml:space="preserve"> </w:t>
      </w:r>
      <w:r>
        <w:t>PG사로 시스템을 진행한다.</w:t>
      </w:r>
    </w:p>
    <w:p w:rsidRPr="005F7441" w:rsidR="005F7441" w:rsidP="005F7441" w:rsidRDefault="005F7441" w14:paraId="10EBCE82" w14:textId="090642E8">
      <w:pPr>
        <w:ind w:left="800" w:leftChars="400"/>
      </w:pPr>
      <w:r>
        <w:t xml:space="preserve">- </w:t>
      </w:r>
      <w:commentRangeStart w:id="380"/>
      <w:r>
        <w:t xml:space="preserve">주문 후 </w:t>
      </w:r>
      <w:r w:rsidR="00AF50BA">
        <w:t>N</w:t>
      </w:r>
      <w:r>
        <w:t xml:space="preserve">일이 지나 입금이 되지 않으면 자동으로 </w:t>
      </w:r>
      <w:r w:rsidR="009B1273">
        <w:rPr>
          <w:rFonts w:hint="eastAsia"/>
        </w:rPr>
        <w:t>충전</w:t>
      </w:r>
      <w:r>
        <w:t>이 취소된다</w:t>
      </w:r>
      <w:commentRangeEnd w:id="380"/>
      <w:r w:rsidR="00AF50BA">
        <w:rPr>
          <w:rStyle w:val="a4"/>
          <w:sz w:val="20"/>
          <w:szCs w:val="22"/>
        </w:rPr>
        <w:commentReference w:id="380"/>
      </w:r>
      <w:r>
        <w:t xml:space="preserve">. </w:t>
      </w:r>
    </w:p>
    <w:p w:rsidR="008E3643" w:rsidP="008E3643" w:rsidRDefault="008E3643" w14:paraId="3655E962" w14:textId="77777777">
      <w:pPr>
        <w:ind w:left="400" w:leftChars="200"/>
      </w:pPr>
      <w:commentRangeStart w:id="381"/>
      <w:commentRangeStart w:id="382"/>
      <w:r>
        <w:rPr>
          <w:rFonts w:hint="eastAsia"/>
        </w:rPr>
        <w:t>7</w:t>
      </w:r>
      <w:r>
        <w:t xml:space="preserve">.3 </w:t>
      </w:r>
      <w:r>
        <w:rPr>
          <w:rFonts w:hint="eastAsia"/>
        </w:rPr>
        <w:t>환불 규정</w:t>
      </w:r>
      <w:commentRangeEnd w:id="381"/>
      <w:r w:rsidR="00F85526">
        <w:rPr>
          <w:rStyle w:val="a4"/>
          <w:sz w:val="20"/>
          <w:szCs w:val="22"/>
        </w:rPr>
        <w:commentReference w:id="381"/>
      </w:r>
      <w:commentRangeEnd w:id="382"/>
      <w:r>
        <w:rPr>
          <w:rStyle w:val="CommentReference"/>
        </w:rPr>
        <w:commentReference w:id="382"/>
      </w:r>
    </w:p>
    <w:p w:rsidR="0053291E" w:rsidP="0053291E" w:rsidRDefault="008E3643" w14:paraId="6D1BEE59" w14:textId="7D1D7CDC">
      <w:pPr>
        <w:ind w:left="600" w:leftChars="300"/>
      </w:pPr>
      <w:r>
        <w:rPr>
          <w:rFonts w:hint="eastAsia"/>
        </w:rPr>
        <w:t>7</w:t>
      </w:r>
      <w:r>
        <w:t xml:space="preserve">.3.1 </w:t>
      </w:r>
      <w:r>
        <w:rPr>
          <w:rFonts w:hint="eastAsia"/>
        </w:rPr>
        <w:t>환불 기준</w:t>
      </w:r>
      <w:r w:rsidR="00F36CBA">
        <w:rPr>
          <w:rFonts w:hint="eastAsia"/>
        </w:rPr>
        <w:t>(공통)</w:t>
      </w:r>
    </w:p>
    <w:p w:rsidR="0053291E" w:rsidP="0053291E" w:rsidRDefault="0053291E" w14:paraId="10F11E02" w14:textId="53D0688E">
      <w:pPr>
        <w:ind w:left="600" w:leftChars="300"/>
        <w:rPr>
          <w:ins w:author="이주완" w:date="2026-02-03T05:25:00Z" w:id="383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잔여금액이 </w:t>
      </w:r>
      <w:r>
        <w:t>1</w:t>
      </w:r>
      <w:r>
        <w:rPr>
          <w:rFonts w:hint="eastAsia"/>
        </w:rPr>
        <w:t>만 원 이상일 경우에만 환불 신청이 가능하며,</w:t>
      </w:r>
      <w:r>
        <w:t xml:space="preserve"> 1</w:t>
      </w:r>
      <w:r>
        <w:rPr>
          <w:rFonts w:hint="eastAsia"/>
        </w:rPr>
        <w:t>만 원 미만일 경우 환불 요청은 반려된다.</w:t>
      </w:r>
    </w:p>
    <w:p w:rsidR="6163C9DE" w:rsidP="58E40D44" w:rsidRDefault="6163C9DE" w14:paraId="3677F50D" w14:textId="55B3DB03">
      <w:pPr>
        <w:ind w:left="600" w:leftChars="300"/>
        <w:rPr>
          <w:ins w:author="이주완" w:date="2026-02-03T05:28:00Z" w:id="384"/>
        </w:rPr>
      </w:pPr>
      <w:ins w:author="이주완" w:date="2026-02-03T05:25:00Z" w:id="385">
        <w:r>
          <w:t>- 회원은</w:t>
        </w:r>
      </w:ins>
      <w:ins w:author="이주완" w:date="2026-02-03T05:26:00Z" w:id="386">
        <w:r>
          <w:t xml:space="preserve"> 환불 신청 시, 환불 계좌에 대한 통장 사본</w:t>
        </w:r>
      </w:ins>
      <w:ins w:author="이주완" w:date="2026-02-03T05:27:00Z" w:id="387">
        <w:r>
          <w:t xml:space="preserve">과 </w:t>
        </w:r>
      </w:ins>
      <w:ins w:author="이주완" w:date="2026-02-03T05:26:00Z" w:id="388">
        <w:r>
          <w:t xml:space="preserve">환불 사유를 제출해야 한다. </w:t>
        </w:r>
      </w:ins>
      <w:ins w:author="김나영" w:date="2026-02-03T15:16:00Z" w:id="389">
        <w:r w:rsidR="00F02436">
          <w:t xml:space="preserve">(26.02.03 </w:t>
        </w:r>
        <w:r w:rsidR="00F02436">
          <w:rPr>
            <w:rFonts w:hint="eastAsia"/>
          </w:rPr>
          <w:t>추가)</w:t>
        </w:r>
      </w:ins>
    </w:p>
    <w:p w:rsidR="6163C9DE" w:rsidP="085A4EBC" w:rsidRDefault="6163C9DE" w14:paraId="3A325703" w14:textId="2AF441C7">
      <w:pPr>
        <w:ind w:left="600" w:leftChars="300"/>
        <w:rPr>
          <w:ins w:author="김나영" w:date="2026-04-13T08:09:00Z" w:id="390"/>
        </w:rPr>
      </w:pPr>
      <w:ins w:author="이주완" w:date="2026-02-03T05:28:00Z" w:id="391">
        <w:r>
          <w:t xml:space="preserve">- </w:t>
        </w:r>
      </w:ins>
      <w:ins w:author="김나영" w:date="2026-02-03T15:17:00Z" w:id="392">
        <w:del w:author="이주완" w:date="2026-02-03T06:27:00Z" w:id="393">
          <w:r w:rsidDel="6163C9DE">
            <w:delText>또는</w:delText>
          </w:r>
        </w:del>
      </w:ins>
      <w:ins w:author="이주완" w:date="2026-02-03T06:27:00Z" w:id="394">
        <w:r w:rsidR="2556E113">
          <w:t>휴업, 폐업, 명의 변경 등 불가피한 사유로 인하여 회원</w:t>
        </w:r>
      </w:ins>
      <w:ins w:author="이주완" w:date="2026-02-03T06:30:00Z" w:id="395">
        <w:r w:rsidR="551C10C7">
          <w:t xml:space="preserve"> </w:t>
        </w:r>
      </w:ins>
      <w:ins w:author="이주완" w:date="2026-02-03T06:27:00Z" w:id="396">
        <w:r w:rsidR="2556E113">
          <w:t>(</w:t>
        </w:r>
      </w:ins>
      <w:ins w:author="이주완" w:date="2026-02-03T06:30:00Z" w:id="397">
        <w:r w:rsidR="551C10C7">
          <w:t xml:space="preserve">개인 및 </w:t>
        </w:r>
      </w:ins>
      <w:ins w:author="이주완" w:date="2026-02-03T06:27:00Z" w:id="398">
        <w:r w:rsidR="2556E113">
          <w:t>법인) 명의의 계좌로 환불이 불가능한 경우, 타인 명의 계좌로의 입금을 요청할 수 있으며 이</w:t>
        </w:r>
      </w:ins>
      <w:ins w:author="이주완" w:date="2026-02-03T06:30:00Z" w:id="399">
        <w:r w:rsidR="2C82DC2C">
          <w:t>를 입증할 수 있는</w:t>
        </w:r>
      </w:ins>
      <w:ins w:author="이주완" w:date="2026-02-03T06:27:00Z" w:id="400">
        <w:r w:rsidR="2556E113">
          <w:t xml:space="preserve"> 증빙 서류</w:t>
        </w:r>
      </w:ins>
      <w:ins w:author="이주완" w:date="2026-02-03T06:32:00Z" w:id="401">
        <w:r w:rsidR="7A02A29D">
          <w:t>(폐업사실증명원, 법인등기부등본, 환불 계좌 신분증 사본, 환불 계좌 통장 사본 등)</w:t>
        </w:r>
      </w:ins>
      <w:ins w:author="이주완" w:date="2026-02-03T06:27:00Z" w:id="402">
        <w:r w:rsidR="2556E113">
          <w:t>를 반드시 제출하여야 한다.</w:t>
        </w:r>
      </w:ins>
      <w:ins w:author="김나영" w:date="2026-02-03T15:16:00Z" w:id="403">
        <w:r w:rsidR="00F02436">
          <w:t xml:space="preserve"> (26.02.03 추가)</w:t>
        </w:r>
      </w:ins>
    </w:p>
    <w:p w:rsidR="382EF777" w:rsidP="085A4EBC" w:rsidRDefault="382EF777" w14:paraId="0AEAF04E" w14:textId="106EDB2D">
      <w:pPr>
        <w:ind w:left="600" w:leftChars="300"/>
        <w:rPr>
          <w:del w:author="이주완" w:date="2026-02-03T05:28:00Z" w:id="404"/>
        </w:rPr>
      </w:pPr>
      <w:ins w:author="김나영" w:date="2026-04-13T08:09:00Z" w:id="405">
        <w:r>
          <w:t xml:space="preserve">- 환불 시 소수점 단위 금액은 </w:t>
        </w:r>
        <w:proofErr w:type="spellStart"/>
        <w:r>
          <w:t>절사</w:t>
        </w:r>
        <w:proofErr w:type="spellEnd"/>
        <w:r>
          <w:t xml:space="preserve"> 처리한다. (26.04.13 추가)</w:t>
        </w:r>
      </w:ins>
    </w:p>
    <w:p w:rsidR="00AE63DC" w:rsidP="0359BF9F" w:rsidRDefault="00AE63DC" w14:paraId="2B7BF5E6" w14:textId="77777777">
      <w:pPr>
        <w:ind w:left="600" w:leftChars="300"/>
        <w:rPr>
          <w:ins w:author="김나영" w:date="2026-02-03T15:16:00Z" w:id="406"/>
        </w:rPr>
      </w:pPr>
    </w:p>
    <w:p w:rsidR="00DF2273" w:rsidP="0053291E" w:rsidRDefault="00DF2273" w14:paraId="7D480106" w14:textId="4336537C">
      <w:pPr>
        <w:ind w:left="600" w:leftChars="300"/>
        <w:rPr>
          <w:ins w:author="김나영" w:date="2026-01-08T17:14:00Z" w:id="407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회원은 환불 신청 시 모든 메시지 발송이 완료된 상태에만 환불 신청이 가능하다. </w:t>
      </w:r>
    </w:p>
    <w:p w:rsidR="00F005DD" w:rsidP="0053291E" w:rsidRDefault="00F005DD" w14:paraId="33C1C696" w14:textId="171399F6">
      <w:pPr>
        <w:ind w:left="600" w:leftChars="300"/>
      </w:pPr>
      <w:ins w:author="김나영" w:date="2026-01-08T17:14:00Z" w:id="408">
        <w:r>
          <w:rPr>
            <w:rFonts w:hint="eastAsia"/>
          </w:rPr>
          <w:t>- 회원이 환불 신청 시 예약 발송 건이 있는 경우,</w:t>
        </w:r>
        <w:r>
          <w:t xml:space="preserve"> </w:t>
        </w:r>
        <w:r>
          <w:rPr>
            <w:rFonts w:hint="eastAsia"/>
          </w:rPr>
          <w:t>예약 발송을 완료하거나 취소한 후에 환불 신청이 가능하다.</w:t>
        </w:r>
      </w:ins>
      <w:ins w:author="김나영" w:date="2026-01-08T17:15:00Z" w:id="409">
        <w:r>
          <w:t xml:space="preserve"> </w:t>
        </w:r>
      </w:ins>
    </w:p>
    <w:p w:rsidR="0053291E" w:rsidP="0053291E" w:rsidRDefault="0053291E" w14:paraId="04FA938C" w14:textId="59A4487F">
      <w:pPr>
        <w:ind w:left="600" w:leftChars="300"/>
        <w:rPr>
          <w:ins w:author="김나영" w:date="2026-01-08T17:14:00Z" w:id="410"/>
        </w:rPr>
      </w:pPr>
      <w:r>
        <w:rPr>
          <w:rFonts w:hint="eastAsia"/>
        </w:rPr>
        <w:t>-</w:t>
      </w:r>
      <w:r>
        <w:t xml:space="preserve"> </w:t>
      </w:r>
      <w:r w:rsidR="00F36CBA">
        <w:rPr>
          <w:rFonts w:hint="eastAsia"/>
        </w:rPr>
        <w:t xml:space="preserve">환불 금액은 환불 신청일자로부터 영업일 기준 </w:t>
      </w:r>
      <w:r w:rsidR="00F36CBA">
        <w:t>7</w:t>
      </w:r>
      <w:r w:rsidR="00F36CBA">
        <w:rPr>
          <w:rFonts w:hint="eastAsia"/>
        </w:rPr>
        <w:t>일 이내에 지급한다.</w:t>
      </w:r>
      <w:r w:rsidR="00F36CBA">
        <w:t xml:space="preserve"> </w:t>
      </w:r>
    </w:p>
    <w:p w:rsidR="007F505C" w:rsidP="0053291E" w:rsidRDefault="007F505C" w14:paraId="24491A46" w14:textId="3FFA2874">
      <w:pPr>
        <w:ind w:left="600" w:leftChars="300"/>
        <w:rPr>
          <w:ins w:author="김나영" w:date="2026-01-22T04:24:00Z" w:id="411"/>
        </w:rPr>
      </w:pPr>
      <w:ins w:author="김나영" w:date="2026-01-08T17:14:00Z" w:id="412">
        <w:r>
          <w:t xml:space="preserve">- 회원이 포인트 충전으로 지급받은 무료 추가 마일리지만 사용한 뒤 환불 신청을 한 경우, </w:t>
        </w:r>
        <w:r w:rsidRPr="23DB3F61">
          <w:rPr>
            <w:b/>
            <w:bCs/>
            <w:rPrChange w:author="김나영" w:date="2026-01-08T17:14:00Z" w:id="413">
              <w:rPr/>
            </w:rPrChange>
          </w:rPr>
          <w:t>남은 잔여 포인트에서 각 결제 수단 별 환불 수수료를 공제한 금액을 환불</w:t>
        </w:r>
        <w:r>
          <w:t>한다.</w:t>
        </w:r>
      </w:ins>
    </w:p>
    <w:p w:rsidR="69C8DA58" w:rsidP="23DB3F61" w:rsidRDefault="69C8DA58" w14:paraId="430A6EA0" w14:textId="6472C479">
      <w:pPr>
        <w:ind w:left="600" w:leftChars="300"/>
        <w:rPr>
          <w:ins w:author="김나영" w:date="2026-01-22T04:27:00Z" w:id="414"/>
        </w:rPr>
      </w:pPr>
      <w:ins w:author="김나영" w:date="2026-01-22T04:24:00Z" w:id="415">
        <w:r>
          <w:t>-</w:t>
        </w:r>
      </w:ins>
      <w:ins w:author="김나영" w:date="2026-01-22T04:26:00Z" w:id="416">
        <w:r w:rsidR="55C67EBD">
          <w:t xml:space="preserve"> 환불은 회원이 포인트를 충전했던 결제수단으로 환불을 진행한다. 이</w:t>
        </w:r>
      </w:ins>
      <w:ins w:author="김나영" w:date="2026-01-22T04:27:00Z" w:id="417">
        <w:r w:rsidR="55C67EBD">
          <w:t>때 개인회원은 본인명의의 계좌에, 법인계좌는 법인</w:t>
        </w:r>
        <w:r w:rsidR="5EA6E921">
          <w:t>계좌로 환불한다.</w:t>
        </w:r>
      </w:ins>
      <w:ins w:author="김나영" w:date="2026-01-22T04:28:00Z" w:id="418">
        <w:r w:rsidR="780FC414">
          <w:t xml:space="preserve"> (26.01.22)</w:t>
        </w:r>
      </w:ins>
    </w:p>
    <w:p w:rsidR="5EA6E921" w:rsidP="23DB3F61" w:rsidRDefault="5EA6E921" w14:paraId="64C4F977" w14:textId="0A14AF1F">
      <w:pPr>
        <w:ind w:left="600" w:leftChars="300"/>
        <w:rPr>
          <w:strike/>
          <w:rPrChange w:author="이주완" w:date="2026-02-03T15:23:00Z" w:id="419">
            <w:rPr/>
          </w:rPrChange>
        </w:rPr>
      </w:pPr>
      <w:ins w:author="김나영" w:date="2026-01-22T04:27:00Z" w:id="420">
        <w:r w:rsidRPr="20FD3D46">
          <w:rPr>
            <w:strike/>
            <w:rPrChange w:author="이주완" w:date="2026-02-03T15:23:00Z" w:id="421">
              <w:rPr/>
            </w:rPrChange>
          </w:rPr>
          <w:t>-</w:t>
        </w:r>
        <w:r w:rsidRPr="20FD3D46" w:rsidR="55C67EBD">
          <w:rPr>
            <w:strike/>
            <w:rPrChange w:author="이주완" w:date="2026-02-03T15:23:00Z" w:id="422">
              <w:rPr/>
            </w:rPrChange>
          </w:rPr>
          <w:t xml:space="preserve"> </w:t>
        </w:r>
      </w:ins>
      <w:ins w:author="김나영" w:date="2026-01-22T04:28:00Z" w:id="423">
        <w:r w:rsidRPr="20FD3D46" w:rsidR="7235D0DD">
          <w:rPr>
            <w:strike/>
            <w:rPrChange w:author="이주완" w:date="2026-02-03T15:23:00Z" w:id="424">
              <w:rPr/>
            </w:rPrChange>
          </w:rPr>
          <w:t xml:space="preserve">휴업, 폐업, 명의 변경 등 환불 계좌가 달라질 경우 회원은 고객센터에 요청하여 정보 변경을 진행한다. </w:t>
        </w:r>
        <w:proofErr w:type="spellStart"/>
        <w:r w:rsidRPr="20FD3D46" w:rsidR="7235D0DD">
          <w:rPr>
            <w:strike/>
            <w:rPrChange w:author="이주완" w:date="2026-02-03T15:23:00Z" w:id="425">
              <w:rPr/>
            </w:rPrChange>
          </w:rPr>
          <w:t>톡벨은</w:t>
        </w:r>
        <w:proofErr w:type="spellEnd"/>
        <w:r w:rsidRPr="20FD3D46" w:rsidR="7235D0DD">
          <w:rPr>
            <w:strike/>
            <w:rPrChange w:author="이주완" w:date="2026-02-03T15:23:00Z" w:id="426">
              <w:rPr/>
            </w:rPrChange>
          </w:rPr>
          <w:t xml:space="preserve"> 이 과정에서 회원에게 증빙 서류 제출을 요구할 수 있다. </w:t>
        </w:r>
        <w:r w:rsidRPr="20FD3D46" w:rsidR="3FF8DB9B">
          <w:rPr>
            <w:strike/>
            <w:rPrChange w:author="이주완" w:date="2026-02-03T15:23:00Z" w:id="427">
              <w:rPr/>
            </w:rPrChange>
          </w:rPr>
          <w:t>(26.01.22)</w:t>
        </w:r>
      </w:ins>
    </w:p>
    <w:p w:rsidR="008E3643" w:rsidP="008E3643" w:rsidRDefault="008E3643" w14:paraId="7932481B" w14:textId="1822958D">
      <w:pPr>
        <w:ind w:left="600" w:leftChars="300"/>
      </w:pPr>
      <w:r>
        <w:t xml:space="preserve">7.3.2 </w:t>
      </w:r>
      <w:del w:author="김나영" w:date="2026-04-07T02:24:00Z" w:id="428">
        <w:r w:rsidDel="008E3643">
          <w:delText xml:space="preserve">결제 수단 별 </w:delText>
        </w:r>
      </w:del>
      <w:r>
        <w:t>환불 정책</w:t>
      </w:r>
      <w:ins w:author="김나영" w:date="2026-04-07T02:24:00Z" w:id="429">
        <w:r w:rsidR="6E352BBB">
          <w:t>(공통) (26.04.07)</w:t>
        </w:r>
      </w:ins>
    </w:p>
    <w:p w:rsidR="00F36CBA" w:rsidP="008E3643" w:rsidRDefault="00F36CBA" w14:paraId="6EB9024F" w14:textId="0ADAF11E">
      <w:pPr>
        <w:ind w:left="600" w:leftChars="300"/>
        <w:rPr>
          <w:del w:author="김나영" w:date="2026-04-07T02:25:00Z" w:id="430"/>
        </w:rPr>
      </w:pPr>
      <w:del w:author="김나영" w:date="2026-04-07T02:25:00Z" w:id="431">
        <w:r w:rsidDel="00F36CBA">
          <w:delText>7.3.2.1 카드결제</w:delText>
        </w:r>
      </w:del>
    </w:p>
    <w:p w:rsidR="00F36CBA" w:rsidP="00F36CBA" w:rsidRDefault="00F36CBA" w14:paraId="72BA00B2" w14:textId="77777777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포인트 충전 후 </w:t>
      </w:r>
      <w:r>
        <w:t>7</w:t>
      </w:r>
      <w:r>
        <w:rPr>
          <w:rFonts w:hint="eastAsia"/>
        </w:rPr>
        <w:t>일 이내 포인트를 사용하지 않고 환불 요청을 할 경우 결제 취소로 판단하며,</w:t>
      </w:r>
      <w:r>
        <w:t xml:space="preserve"> </w:t>
      </w:r>
      <w:r>
        <w:rPr>
          <w:rFonts w:hint="eastAsia"/>
        </w:rPr>
        <w:t>수수료 없이 전액 환불을 진행한다.</w:t>
      </w:r>
    </w:p>
    <w:p w:rsidR="00F36CBA" w:rsidP="00F36CBA" w:rsidRDefault="00F36CBA" w14:paraId="64B99F14" w14:textId="77777777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포인트 충전 후 </w:t>
      </w:r>
      <w:r>
        <w:t>7</w:t>
      </w:r>
      <w:r>
        <w:rPr>
          <w:rFonts w:hint="eastAsia"/>
        </w:rPr>
        <w:t>일이 지났거나 포인트를 사용한 이후 환불을 요청할 경우,</w:t>
      </w:r>
      <w:r>
        <w:t xml:space="preserve"> </w:t>
      </w:r>
      <w:r>
        <w:rPr>
          <w:rFonts w:hint="eastAsia"/>
        </w:rPr>
        <w:t xml:space="preserve">요청일 기준 </w:t>
      </w:r>
      <w:r>
        <w:rPr>
          <w:rFonts w:hint="eastAsia"/>
        </w:rPr>
        <w:t xml:space="preserve">잔여금액의 </w:t>
      </w:r>
      <w:r>
        <w:t>10%</w:t>
      </w:r>
      <w:r>
        <w:rPr>
          <w:rFonts w:hint="eastAsia"/>
        </w:rPr>
        <w:t>를 수수료로 계산하여 제외 후 환불한다.</w:t>
      </w:r>
    </w:p>
    <w:p w:rsidR="00F36CBA" w:rsidP="4A3E9137" w:rsidRDefault="009B1273" w14:paraId="0C60CE37" w14:textId="57455462">
      <w:pPr>
        <w:ind w:left="600" w:leftChars="300"/>
        <w:rPr>
          <w:strike/>
          <w:rPrChange w:author="김나영" w:date="2026-04-07T02:25:00Z" w:id="432">
            <w:rPr/>
          </w:rPrChange>
        </w:rPr>
      </w:pPr>
      <w:r w:rsidRPr="4A3E9137">
        <w:rPr>
          <w:strike/>
          <w:rPrChange w:author="김나영" w:date="2026-04-07T02:25:00Z" w:id="433">
            <w:rPr/>
          </w:rPrChange>
        </w:rPr>
        <w:t>7.3.2.2 실시간 계좌이체</w:t>
      </w:r>
    </w:p>
    <w:p w:rsidRPr="00F85526" w:rsidR="009B1273" w:rsidP="4A3E9137" w:rsidRDefault="009B1273" w14:paraId="19C30666" w14:textId="0CEC7035">
      <w:pPr>
        <w:ind w:left="600" w:leftChars="300"/>
        <w:rPr>
          <w:strike/>
          <w:rPrChange w:author="김나영" w:date="2026-04-07T02:25:00Z" w:id="434">
            <w:rPr/>
          </w:rPrChange>
        </w:rPr>
      </w:pPr>
      <w:r w:rsidRPr="4A3E9137">
        <w:rPr>
          <w:strike/>
          <w:rPrChange w:author="김나영" w:date="2026-04-07T02:25:00Z" w:id="435">
            <w:rPr/>
          </w:rPrChange>
        </w:rPr>
        <w:t xml:space="preserve">- </w:t>
      </w:r>
      <w:r w:rsidRPr="4A3E9137" w:rsidR="00F85526">
        <w:rPr>
          <w:strike/>
          <w:rPrChange w:author="김나영" w:date="2026-04-07T02:25:00Z" w:id="436">
            <w:rPr/>
          </w:rPrChange>
        </w:rPr>
        <w:t xml:space="preserve">회원이 환불 요청 시 </w:t>
      </w:r>
      <w:proofErr w:type="gramStart"/>
      <w:r w:rsidRPr="4A3E9137" w:rsidR="00F85526">
        <w:rPr>
          <w:strike/>
          <w:rPrChange w:author="김나영" w:date="2026-04-07T02:25:00Z" w:id="437">
            <w:rPr/>
          </w:rPrChange>
        </w:rPr>
        <w:t>환불 받을</w:t>
      </w:r>
      <w:proofErr w:type="gramEnd"/>
      <w:r w:rsidRPr="4A3E9137" w:rsidR="00F85526">
        <w:rPr>
          <w:strike/>
          <w:rPrChange w:author="김나영" w:date="2026-04-07T02:25:00Z" w:id="438">
            <w:rPr/>
          </w:rPrChange>
        </w:rPr>
        <w:t xml:space="preserve"> 계좌의 정보를 요청한다. (</w:t>
      </w:r>
      <w:proofErr w:type="spellStart"/>
      <w:r w:rsidRPr="4A3E9137" w:rsidR="00F85526">
        <w:rPr>
          <w:strike/>
          <w:rPrChange w:author="김나영" w:date="2026-04-07T02:25:00Z" w:id="439">
            <w:rPr/>
          </w:rPrChange>
        </w:rPr>
        <w:t>은행명</w:t>
      </w:r>
      <w:proofErr w:type="spellEnd"/>
      <w:r w:rsidRPr="4A3E9137" w:rsidR="00F85526">
        <w:rPr>
          <w:strike/>
          <w:rPrChange w:author="김나영" w:date="2026-04-07T02:25:00Z" w:id="440">
            <w:rPr/>
          </w:rPrChange>
        </w:rPr>
        <w:t>, 계좌번호, 예금주)</w:t>
      </w:r>
    </w:p>
    <w:p w:rsidR="009B1273" w:rsidP="4A3E9137" w:rsidRDefault="009B1273" w14:paraId="084C8D34" w14:textId="65994DE9">
      <w:pPr>
        <w:ind w:left="600" w:leftChars="300"/>
        <w:rPr>
          <w:strike/>
          <w:rPrChange w:author="김나영" w:date="2026-04-07T02:25:00Z" w:id="441">
            <w:rPr/>
          </w:rPrChange>
        </w:rPr>
      </w:pPr>
      <w:r w:rsidRPr="4A3E9137">
        <w:rPr>
          <w:strike/>
          <w:rPrChange w:author="김나영" w:date="2026-04-07T02:25:00Z" w:id="442">
            <w:rPr/>
          </w:rPrChange>
        </w:rPr>
        <w:t>7.3.2.3 전용계좌</w:t>
      </w:r>
    </w:p>
    <w:p w:rsidRPr="00F85526" w:rsidR="00F85526" w:rsidP="4A3E9137" w:rsidRDefault="00F85526" w14:paraId="454EC760" w14:textId="0A5E78CE">
      <w:pPr>
        <w:ind w:left="600" w:leftChars="300"/>
        <w:rPr>
          <w:strike/>
          <w:rPrChange w:author="김나영" w:date="2026-04-07T02:25:00Z" w:id="443">
            <w:rPr/>
          </w:rPrChange>
        </w:rPr>
      </w:pPr>
      <w:r w:rsidRPr="4A3E9137">
        <w:rPr>
          <w:strike/>
          <w:rPrChange w:author="김나영" w:date="2026-04-07T02:25:00Z" w:id="444">
            <w:rPr/>
          </w:rPrChange>
        </w:rPr>
        <w:t xml:space="preserve">- 회원이 환불 요청 시 </w:t>
      </w:r>
      <w:proofErr w:type="gramStart"/>
      <w:r w:rsidRPr="4A3E9137">
        <w:rPr>
          <w:strike/>
          <w:rPrChange w:author="김나영" w:date="2026-04-07T02:25:00Z" w:id="445">
            <w:rPr/>
          </w:rPrChange>
        </w:rPr>
        <w:t>환불 받을</w:t>
      </w:r>
      <w:proofErr w:type="gramEnd"/>
      <w:r w:rsidRPr="4A3E9137">
        <w:rPr>
          <w:strike/>
          <w:rPrChange w:author="김나영" w:date="2026-04-07T02:25:00Z" w:id="446">
            <w:rPr/>
          </w:rPrChange>
        </w:rPr>
        <w:t xml:space="preserve"> 계좌의 정보를 요청한다. (</w:t>
      </w:r>
      <w:proofErr w:type="spellStart"/>
      <w:r w:rsidRPr="4A3E9137">
        <w:rPr>
          <w:strike/>
          <w:rPrChange w:author="김나영" w:date="2026-04-07T02:25:00Z" w:id="447">
            <w:rPr/>
          </w:rPrChange>
        </w:rPr>
        <w:t>은행명</w:t>
      </w:r>
      <w:proofErr w:type="spellEnd"/>
      <w:r w:rsidRPr="4A3E9137">
        <w:rPr>
          <w:strike/>
          <w:rPrChange w:author="김나영" w:date="2026-04-07T02:25:00Z" w:id="448">
            <w:rPr/>
          </w:rPrChange>
        </w:rPr>
        <w:t>, 계좌번호, 예금주)</w:t>
      </w:r>
    </w:p>
    <w:p w:rsidR="009B1273" w:rsidP="4A3E9137" w:rsidRDefault="009B1273" w14:paraId="1EE92EA4" w14:textId="5E3AF5A2">
      <w:pPr>
        <w:ind w:left="600" w:leftChars="300"/>
        <w:rPr>
          <w:strike/>
          <w:rPrChange w:author="김나영" w:date="2026-04-07T02:25:00Z" w:id="449">
            <w:rPr/>
          </w:rPrChange>
        </w:rPr>
      </w:pPr>
      <w:commentRangeStart w:id="450"/>
      <w:commentRangeStart w:id="451"/>
      <w:r w:rsidRPr="4A3E9137">
        <w:rPr>
          <w:strike/>
          <w:rPrChange w:author="김나영" w:date="2026-04-07T02:25:00Z" w:id="452">
            <w:rPr/>
          </w:rPrChange>
        </w:rPr>
        <w:t>7.3.2.4 가상계좌</w:t>
      </w:r>
      <w:commentRangeEnd w:id="450"/>
      <w:r>
        <w:rPr>
          <w:rStyle w:val="a4"/>
        </w:rPr>
        <w:commentReference w:id="450"/>
      </w:r>
      <w:commentRangeEnd w:id="451"/>
      <w:r>
        <w:rPr>
          <w:rStyle w:val="CommentReference"/>
        </w:rPr>
        <w:commentReference w:id="451"/>
      </w:r>
    </w:p>
    <w:p w:rsidR="00F85526" w:rsidP="4A3E9137" w:rsidRDefault="009B1273" w14:paraId="449BBD1D" w14:textId="0D302D3C">
      <w:pPr>
        <w:ind w:left="600" w:leftChars="300"/>
        <w:rPr>
          <w:rFonts w:ascii="맑은 고딕" w:hAnsi="맑은 고딕" w:eastAsia="맑은 고딕" w:cs="맑은 고딕"/>
          <w:strike/>
          <w:rPrChange w:author="김나영" w:date="2026-04-07T02:25:00Z" w:id="453">
            <w:rPr/>
          </w:rPrChange>
        </w:rPr>
      </w:pPr>
      <w:r w:rsidRPr="4A3E9137">
        <w:rPr>
          <w:strike/>
          <w:rPrChange w:author="김나영" w:date="2026-04-07T02:25:00Z" w:id="454">
            <w:rPr/>
          </w:rPrChange>
        </w:rPr>
        <w:t xml:space="preserve">- 회원이 환불 요청 시 </w:t>
      </w:r>
      <w:proofErr w:type="gramStart"/>
      <w:r w:rsidRPr="4A3E9137">
        <w:rPr>
          <w:strike/>
          <w:rPrChange w:author="김나영" w:date="2026-04-07T02:25:00Z" w:id="455">
            <w:rPr/>
          </w:rPrChange>
        </w:rPr>
        <w:t>환불 받을</w:t>
      </w:r>
      <w:proofErr w:type="gramEnd"/>
      <w:r w:rsidRPr="4A3E9137">
        <w:rPr>
          <w:strike/>
          <w:rPrChange w:author="김나영" w:date="2026-04-07T02:25:00Z" w:id="456">
            <w:rPr/>
          </w:rPrChange>
        </w:rPr>
        <w:t xml:space="preserve"> 계좌의 정보를 요청한다. (</w:t>
      </w:r>
      <w:proofErr w:type="spellStart"/>
      <w:r w:rsidRPr="4A3E9137">
        <w:rPr>
          <w:strike/>
          <w:rPrChange w:author="김나영" w:date="2026-04-07T02:25:00Z" w:id="457">
            <w:rPr/>
          </w:rPrChange>
        </w:rPr>
        <w:t>은행명</w:t>
      </w:r>
      <w:proofErr w:type="spellEnd"/>
      <w:r w:rsidRPr="4A3E9137">
        <w:rPr>
          <w:strike/>
          <w:rPrChange w:author="김나영" w:date="2026-04-07T02:25:00Z" w:id="458">
            <w:rPr/>
          </w:rPrChange>
        </w:rPr>
        <w:t>, 계좌번호, 예금주)</w:t>
      </w:r>
      <w:ins w:author="김나영" w:date="2026-04-07T02:25:00Z" w:id="459">
        <w:r w:rsidRPr="4A3E9137" w:rsidR="7BA584D0">
          <w:rPr>
            <w:rFonts w:ascii="맑은 고딕" w:hAnsi="맑은 고딕" w:eastAsia="맑은 고딕" w:cs="맑은 고딕"/>
          </w:rPr>
          <w:t xml:space="preserve"> (26.04.07)</w:t>
        </w:r>
      </w:ins>
    </w:p>
    <w:p w:rsidR="008E3643" w:rsidP="008E3643" w:rsidRDefault="008E3643" w14:paraId="76CBD2DE" w14:textId="77777777">
      <w:pPr>
        <w:ind w:left="400" w:leftChars="200"/>
      </w:pPr>
      <w:r>
        <w:t xml:space="preserve">7.4 </w:t>
      </w:r>
      <w:r>
        <w:rPr>
          <w:rFonts w:hint="eastAsia"/>
        </w:rPr>
        <w:t>정산</w:t>
      </w:r>
    </w:p>
    <w:p w:rsidR="001E24DA" w:rsidP="008E3643" w:rsidRDefault="001E24DA" w14:paraId="417CB4F2" w14:textId="6FF3E5E9">
      <w:pPr>
        <w:ind w:left="600" w:leftChars="300"/>
      </w:pPr>
      <w:r>
        <w:rPr>
          <w:rFonts w:hint="eastAsia"/>
        </w:rPr>
        <w:t>7</w:t>
      </w:r>
      <w:r>
        <w:t xml:space="preserve">.4.1 </w:t>
      </w:r>
      <w:r>
        <w:rPr>
          <w:rFonts w:hint="eastAsia"/>
        </w:rPr>
        <w:t>인보이스 정산</w:t>
      </w:r>
    </w:p>
    <w:p w:rsidR="001E24DA" w:rsidP="008E3643" w:rsidRDefault="001E24DA" w14:paraId="3AB854B9" w14:textId="27268BD2">
      <w:pPr>
        <w:ind w:left="600" w:leftChars="300"/>
      </w:pPr>
      <w:commentRangeStart w:id="460"/>
      <w:r>
        <w:t xml:space="preserve">- 매월 </w:t>
      </w:r>
      <w:r w:rsidR="00DF2273">
        <w:rPr>
          <w:rFonts w:hint="eastAsia"/>
        </w:rPr>
        <w:t>3일</w:t>
      </w:r>
      <w:r>
        <w:t xml:space="preserve"> </w:t>
      </w:r>
      <w:proofErr w:type="spellStart"/>
      <w:r>
        <w:t>인포빕에서</w:t>
      </w:r>
      <w:proofErr w:type="spellEnd"/>
      <w:r>
        <w:t xml:space="preserve"> 발행하는 인보이스와 </w:t>
      </w:r>
      <w:proofErr w:type="spellStart"/>
      <w:r>
        <w:t>톡벨의</w:t>
      </w:r>
      <w:proofErr w:type="spellEnd"/>
      <w:r>
        <w:t xml:space="preserve"> 월별 정산 내역을 대조한다. </w:t>
      </w:r>
      <w:commentRangeEnd w:id="460"/>
      <w:r>
        <w:rPr>
          <w:rStyle w:val="a4"/>
          <w:sz w:val="20"/>
          <w:szCs w:val="22"/>
        </w:rPr>
        <w:commentReference w:id="460"/>
      </w:r>
    </w:p>
    <w:p w:rsidR="001E24DA" w:rsidP="008E3643" w:rsidRDefault="001E24DA" w14:paraId="7AC807B1" w14:textId="1722EB18">
      <w:pPr>
        <w:ind w:left="600" w:leftChars="300"/>
      </w:pPr>
      <w:r>
        <w:t xml:space="preserve">- </w:t>
      </w:r>
      <w:r>
        <w:rPr>
          <w:rFonts w:hint="eastAsia"/>
        </w:rPr>
        <w:t>정산은 발신번호를 기준으로 하며,</w:t>
      </w:r>
      <w:r>
        <w:t xml:space="preserve"> </w:t>
      </w:r>
      <w:r>
        <w:rPr>
          <w:rFonts w:hint="eastAsia"/>
        </w:rPr>
        <w:t>정산이 맞지 않는 항목</w:t>
      </w:r>
      <w:r w:rsidR="00BC32B0">
        <w:rPr>
          <w:rFonts w:hint="eastAsia"/>
        </w:rPr>
        <w:t>(메시지 유형 별 발송 건수,</w:t>
      </w:r>
      <w:r w:rsidR="00BC32B0">
        <w:t xml:space="preserve"> </w:t>
      </w:r>
      <w:r w:rsidR="00BC32B0">
        <w:rPr>
          <w:rFonts w:hint="eastAsia"/>
        </w:rPr>
        <w:t>금액)</w:t>
      </w:r>
      <w:r>
        <w:rPr>
          <w:rFonts w:hint="eastAsia"/>
        </w:rPr>
        <w:t>이 있을 경우,</w:t>
      </w:r>
      <w:r>
        <w:t xml:space="preserve"> </w:t>
      </w:r>
      <w:r>
        <w:rPr>
          <w:rFonts w:hint="eastAsia"/>
        </w:rPr>
        <w:t xml:space="preserve">해당 대한 내역을 </w:t>
      </w:r>
      <w:proofErr w:type="spellStart"/>
      <w:r>
        <w:rPr>
          <w:rFonts w:hint="eastAsia"/>
        </w:rPr>
        <w:t>인포빕에</w:t>
      </w:r>
      <w:proofErr w:type="spellEnd"/>
      <w:r>
        <w:rPr>
          <w:rFonts w:hint="eastAsia"/>
        </w:rPr>
        <w:t xml:space="preserve"> 전달하여 확인 요청 후 정산을 맞추도록 한다</w:t>
      </w:r>
      <w:r>
        <w:t xml:space="preserve">. </w:t>
      </w:r>
    </w:p>
    <w:p w:rsidR="00DF2273" w:rsidP="003052A0" w:rsidRDefault="008E3643" w14:paraId="1A577FC3" w14:textId="2229C668">
      <w:pPr>
        <w:ind w:left="600" w:leftChars="300"/>
      </w:pPr>
      <w:r>
        <w:t>7.4.</w:t>
      </w:r>
      <w:r w:rsidR="001E24DA">
        <w:t>2</w:t>
      </w:r>
      <w:r>
        <w:t xml:space="preserve"> </w:t>
      </w:r>
      <w:r w:rsidR="00DF2273">
        <w:rPr>
          <w:rFonts w:hint="eastAsia"/>
        </w:rPr>
        <w:t>월간 정산</w:t>
      </w:r>
    </w:p>
    <w:p w:rsidR="003052A0" w:rsidP="003052A0" w:rsidRDefault="00DF2273" w14:paraId="01A1479E" w14:textId="5CC39E78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매월 </w:t>
      </w:r>
      <w:r>
        <w:t>3</w:t>
      </w:r>
      <w:r>
        <w:rPr>
          <w:rFonts w:hint="eastAsia"/>
        </w:rPr>
        <w:t>일</w:t>
      </w:r>
      <w:r w:rsidR="003052A0">
        <w:rPr>
          <w:rFonts w:hint="eastAsia"/>
        </w:rPr>
        <w:t>,</w:t>
      </w:r>
      <w:r>
        <w:rPr>
          <w:rFonts w:hint="eastAsia"/>
        </w:rPr>
        <w:t xml:space="preserve"> 전월 </w:t>
      </w:r>
      <w:r>
        <w:t>1</w:t>
      </w:r>
      <w:r>
        <w:rPr>
          <w:rFonts w:hint="eastAsia"/>
        </w:rPr>
        <w:t>일부터 말일</w:t>
      </w:r>
      <w:r w:rsidR="003052A0">
        <w:rPr>
          <w:rFonts w:hint="eastAsia"/>
        </w:rPr>
        <w:t>간의 내역을 기준으로 정산을 진행한다.</w:t>
      </w:r>
      <w:r w:rsidR="003052A0">
        <w:t xml:space="preserve"> </w:t>
      </w:r>
      <w:r w:rsidR="003052A0">
        <w:rPr>
          <w:rFonts w:hint="eastAsia"/>
        </w:rPr>
        <w:t>결제 유형,</w:t>
      </w:r>
      <w:r w:rsidR="003052A0">
        <w:t xml:space="preserve"> </w:t>
      </w:r>
      <w:r w:rsidR="003052A0">
        <w:rPr>
          <w:rFonts w:hint="eastAsia"/>
        </w:rPr>
        <w:t>회원 유형,</w:t>
      </w:r>
      <w:r w:rsidR="003052A0">
        <w:t xml:space="preserve"> </w:t>
      </w:r>
      <w:r w:rsidR="003052A0">
        <w:rPr>
          <w:rFonts w:hint="eastAsia"/>
        </w:rPr>
        <w:t>사업자 유형 별로 정산 후 총액과 대조한다.</w:t>
      </w:r>
    </w:p>
    <w:p w:rsidR="0042123D" w:rsidP="003052A0" w:rsidRDefault="0042123D" w14:paraId="57A3501D" w14:textId="2AD63201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월간 정산은 인보이스 정산과 함께 진행한다.</w:t>
      </w:r>
      <w:r>
        <w:t xml:space="preserve"> </w:t>
      </w:r>
    </w:p>
    <w:tbl>
      <w:tblPr>
        <w:tblStyle w:val="a8"/>
        <w:tblW w:w="0" w:type="auto"/>
        <w:tblInd w:w="562" w:type="dxa"/>
        <w:tblLook w:val="04A0" w:firstRow="1" w:lastRow="0" w:firstColumn="1" w:lastColumn="0" w:noHBand="0" w:noVBand="1"/>
      </w:tblPr>
      <w:tblGrid>
        <w:gridCol w:w="709"/>
        <w:gridCol w:w="2410"/>
        <w:gridCol w:w="2693"/>
        <w:gridCol w:w="2642"/>
      </w:tblGrid>
      <w:tr w:rsidR="003052A0" w:rsidTr="1F872E25" w14:paraId="02722151" w14:textId="77777777">
        <w:tc>
          <w:tcPr>
            <w:tcW w:w="709" w:type="dxa"/>
            <w:tcBorders>
              <w:top w:val="single" w:color="FFFFFF" w:themeColor="background1" w:sz="4" w:space="0"/>
              <w:left w:val="single" w:color="FFFFFF" w:themeColor="background1" w:sz="4" w:space="0"/>
            </w:tcBorders>
          </w:tcPr>
          <w:p w:rsidR="003052A0" w:rsidP="003052A0" w:rsidRDefault="003052A0" w14:paraId="1657A20B" w14:textId="77777777"/>
        </w:tc>
        <w:tc>
          <w:tcPr>
            <w:tcW w:w="2410" w:type="dxa"/>
          </w:tcPr>
          <w:p w:rsidR="003052A0" w:rsidP="003052A0" w:rsidRDefault="003052A0" w14:paraId="3AF03220" w14:textId="77BA58CE">
            <w:pPr>
              <w:jc w:val="center"/>
            </w:pPr>
            <w:r>
              <w:rPr>
                <w:rFonts w:hint="eastAsia"/>
              </w:rPr>
              <w:t>법인</w:t>
            </w:r>
          </w:p>
        </w:tc>
        <w:tc>
          <w:tcPr>
            <w:tcW w:w="2693" w:type="dxa"/>
          </w:tcPr>
          <w:p w:rsidR="003052A0" w:rsidP="003052A0" w:rsidRDefault="003052A0" w14:paraId="2BBFBCF5" w14:textId="78D51606">
            <w:pPr>
              <w:jc w:val="center"/>
            </w:pPr>
            <w:r>
              <w:rPr>
                <w:rFonts w:hint="eastAsia"/>
              </w:rPr>
              <w:t>개인 사업자</w:t>
            </w:r>
          </w:p>
        </w:tc>
        <w:tc>
          <w:tcPr>
            <w:tcW w:w="2642" w:type="dxa"/>
          </w:tcPr>
          <w:p w:rsidR="003052A0" w:rsidP="1F872E25" w:rsidRDefault="05727979" w14:paraId="75C0D9D8" w14:textId="4AF2E117">
            <w:pPr>
              <w:jc w:val="center"/>
            </w:pPr>
            <w:r>
              <w:t>개인 회원</w:t>
            </w:r>
          </w:p>
        </w:tc>
      </w:tr>
      <w:tr w:rsidR="003052A0" w:rsidTr="1F872E25" w14:paraId="7D7F7FFE" w14:textId="2260FD2D">
        <w:tc>
          <w:tcPr>
            <w:tcW w:w="709" w:type="dxa"/>
            <w:vAlign w:val="center"/>
          </w:tcPr>
          <w:p w:rsidR="003052A0" w:rsidP="003052A0" w:rsidRDefault="003052A0" w14:paraId="2EFA4A68" w14:textId="4B0F2B05">
            <w:pPr>
              <w:jc w:val="center"/>
            </w:pPr>
            <w:r>
              <w:rPr>
                <w:rFonts w:hint="eastAsia"/>
              </w:rPr>
              <w:t>카드</w:t>
            </w:r>
          </w:p>
        </w:tc>
        <w:tc>
          <w:tcPr>
            <w:tcW w:w="2410" w:type="dxa"/>
          </w:tcPr>
          <w:p w:rsidR="003052A0" w:rsidP="003052A0" w:rsidRDefault="003052A0" w14:paraId="53053346" w14:textId="6280C8E1">
            <w:pPr>
              <w:jc w:val="right"/>
            </w:pPr>
            <w:r>
              <w:rPr>
                <w:rFonts w:hint="eastAsia"/>
              </w:rPr>
              <w:t>(법인 카드 총액)</w:t>
            </w:r>
          </w:p>
        </w:tc>
        <w:tc>
          <w:tcPr>
            <w:tcW w:w="2693" w:type="dxa"/>
          </w:tcPr>
          <w:p w:rsidR="003052A0" w:rsidP="003052A0" w:rsidRDefault="003052A0" w14:paraId="098CE6D0" w14:textId="24C3FB83">
            <w:pPr>
              <w:jc w:val="right"/>
            </w:pPr>
            <w:r>
              <w:rPr>
                <w:rFonts w:hint="eastAsia"/>
              </w:rPr>
              <w:t>(개인 사업자 카드 총액)</w:t>
            </w:r>
          </w:p>
        </w:tc>
        <w:tc>
          <w:tcPr>
            <w:tcW w:w="2642" w:type="dxa"/>
          </w:tcPr>
          <w:p w:rsidR="003052A0" w:rsidP="003052A0" w:rsidRDefault="003052A0" w14:paraId="7DDD654F" w14:textId="22D82880">
            <w:pPr>
              <w:jc w:val="right"/>
            </w:pPr>
            <w:r>
              <w:t>(개인</w:t>
            </w:r>
            <w:r w:rsidR="36179571">
              <w:t xml:space="preserve"> </w:t>
            </w:r>
            <w:r>
              <w:t>회원 카드 총액)</w:t>
            </w:r>
          </w:p>
        </w:tc>
      </w:tr>
      <w:tr w:rsidR="003052A0" w:rsidTr="1F872E25" w14:paraId="6BB69C42" w14:textId="31849038">
        <w:tc>
          <w:tcPr>
            <w:tcW w:w="709" w:type="dxa"/>
            <w:vAlign w:val="center"/>
          </w:tcPr>
          <w:p w:rsidR="003052A0" w:rsidP="003052A0" w:rsidRDefault="003052A0" w14:paraId="1F5E2996" w14:textId="007760AE">
            <w:pPr>
              <w:jc w:val="center"/>
            </w:pPr>
            <w:r>
              <w:rPr>
                <w:rFonts w:hint="eastAsia"/>
              </w:rPr>
              <w:t>현금</w:t>
            </w:r>
          </w:p>
        </w:tc>
        <w:tc>
          <w:tcPr>
            <w:tcW w:w="2410" w:type="dxa"/>
          </w:tcPr>
          <w:p w:rsidR="003052A0" w:rsidP="003052A0" w:rsidRDefault="003052A0" w14:paraId="7A6E3223" w14:textId="279C1FA6">
            <w:pPr>
              <w:jc w:val="right"/>
            </w:pPr>
            <w:r>
              <w:rPr>
                <w:rFonts w:hint="eastAsia"/>
              </w:rPr>
              <w:t>(법인 현금 총액)</w:t>
            </w:r>
          </w:p>
        </w:tc>
        <w:tc>
          <w:tcPr>
            <w:tcW w:w="2693" w:type="dxa"/>
          </w:tcPr>
          <w:p w:rsidR="003052A0" w:rsidP="003052A0" w:rsidRDefault="003052A0" w14:paraId="70864FF7" w14:textId="42DF0756">
            <w:pPr>
              <w:jc w:val="right"/>
            </w:pPr>
            <w:r>
              <w:rPr>
                <w:rFonts w:hint="eastAsia"/>
              </w:rPr>
              <w:t>(개인 사업자 현금 총액)</w:t>
            </w:r>
          </w:p>
        </w:tc>
        <w:tc>
          <w:tcPr>
            <w:tcW w:w="2642" w:type="dxa"/>
          </w:tcPr>
          <w:p w:rsidR="003052A0" w:rsidP="003052A0" w:rsidRDefault="003052A0" w14:paraId="459D8C62" w14:textId="1F580516">
            <w:pPr>
              <w:jc w:val="right"/>
            </w:pPr>
            <w:r>
              <w:t>(개인</w:t>
            </w:r>
            <w:r w:rsidR="36179571">
              <w:t xml:space="preserve"> </w:t>
            </w:r>
            <w:r>
              <w:t>회원 현금 총액)</w:t>
            </w:r>
          </w:p>
        </w:tc>
      </w:tr>
      <w:tr w:rsidR="003052A0" w:rsidTr="1F872E25" w14:paraId="1A0680EB" w14:textId="77777777">
        <w:tc>
          <w:tcPr>
            <w:tcW w:w="709" w:type="dxa"/>
            <w:vAlign w:val="center"/>
          </w:tcPr>
          <w:p w:rsidR="003052A0" w:rsidP="003052A0" w:rsidRDefault="00F16264" w14:paraId="13B25597" w14:textId="769BCFAE">
            <w:pPr>
              <w:jc w:val="center"/>
            </w:pPr>
            <w:r>
              <w:rPr>
                <w:rFonts w:hint="eastAsia"/>
              </w:rPr>
              <w:t>합계</w:t>
            </w:r>
          </w:p>
        </w:tc>
        <w:tc>
          <w:tcPr>
            <w:tcW w:w="2410" w:type="dxa"/>
          </w:tcPr>
          <w:p w:rsidR="003052A0" w:rsidP="003052A0" w:rsidRDefault="003052A0" w14:paraId="3B8A3C3A" w14:textId="439ED378">
            <w:pPr>
              <w:jc w:val="right"/>
            </w:pPr>
            <w:r>
              <w:rPr>
                <w:rFonts w:hint="eastAsia"/>
              </w:rPr>
              <w:t>(법인 카드+현금 합계)</w:t>
            </w:r>
          </w:p>
        </w:tc>
        <w:tc>
          <w:tcPr>
            <w:tcW w:w="2693" w:type="dxa"/>
          </w:tcPr>
          <w:p w:rsidR="003052A0" w:rsidP="003052A0" w:rsidRDefault="003052A0" w14:paraId="413543A7" w14:textId="2E0F2F74">
            <w:pPr>
              <w:ind w:right="200"/>
              <w:jc w:val="right"/>
            </w:pPr>
            <w:r>
              <w:rPr>
                <w:rFonts w:hint="eastAsia"/>
              </w:rPr>
              <w:t>(개인 사업자 카드+현금 합계)</w:t>
            </w:r>
          </w:p>
        </w:tc>
        <w:tc>
          <w:tcPr>
            <w:tcW w:w="2642" w:type="dxa"/>
          </w:tcPr>
          <w:p w:rsidR="003052A0" w:rsidP="003052A0" w:rsidRDefault="003052A0" w14:paraId="33713B8E" w14:textId="4688F636">
            <w:pPr>
              <w:jc w:val="right"/>
            </w:pPr>
            <w:r>
              <w:t>(개인</w:t>
            </w:r>
            <w:r w:rsidR="6C221EFB">
              <w:t xml:space="preserve"> </w:t>
            </w:r>
            <w:r>
              <w:t>회원 카드+현금 합계)</w:t>
            </w:r>
          </w:p>
        </w:tc>
      </w:tr>
      <w:tr w:rsidR="003052A0" w:rsidTr="1F872E25" w14:paraId="15C83B7E" w14:textId="77777777">
        <w:tc>
          <w:tcPr>
            <w:tcW w:w="709" w:type="dxa"/>
            <w:tcBorders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</w:tcPr>
          <w:p w:rsidR="003052A0" w:rsidP="003052A0" w:rsidRDefault="003052A0" w14:paraId="13E59C49" w14:textId="77777777">
            <w:commentRangeStart w:id="461"/>
          </w:p>
        </w:tc>
        <w:tc>
          <w:tcPr>
            <w:tcW w:w="2410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</w:tcPr>
          <w:p w:rsidR="003052A0" w:rsidP="003052A0" w:rsidRDefault="003052A0" w14:paraId="6AA952EA" w14:textId="77777777">
            <w:pPr>
              <w:jc w:val="right"/>
            </w:pPr>
          </w:p>
        </w:tc>
        <w:tc>
          <w:tcPr>
            <w:tcW w:w="2693" w:type="dxa"/>
            <w:vAlign w:val="center"/>
          </w:tcPr>
          <w:p w:rsidR="003052A0" w:rsidP="003052A0" w:rsidRDefault="003052A0" w14:paraId="7CDED643" w14:textId="047D90E6">
            <w:pPr>
              <w:jc w:val="center"/>
            </w:pPr>
            <w:r>
              <w:rPr>
                <w:rFonts w:hint="eastAsia"/>
              </w:rPr>
              <w:t>총합</w:t>
            </w:r>
          </w:p>
        </w:tc>
        <w:tc>
          <w:tcPr>
            <w:tcW w:w="2642" w:type="dxa"/>
          </w:tcPr>
          <w:p w:rsidR="003052A0" w:rsidP="003052A0" w:rsidRDefault="003052A0" w14:paraId="0BCEC0D4" w14:textId="0261A9C3">
            <w:pPr>
              <w:jc w:val="right"/>
            </w:pPr>
            <w:r>
              <w:t>(법인+개인사업자+</w:t>
            </w:r>
            <w:proofErr w:type="gramStart"/>
            <w:r>
              <w:t>일반  합계</w:t>
            </w:r>
            <w:proofErr w:type="gramEnd"/>
            <w:r>
              <w:t>)</w:t>
            </w:r>
            <w:commentRangeEnd w:id="461"/>
            <w:r>
              <w:rPr>
                <w:rStyle w:val="a4"/>
                <w:sz w:val="20"/>
                <w:szCs w:val="22"/>
              </w:rPr>
              <w:commentReference w:id="461"/>
            </w:r>
          </w:p>
        </w:tc>
      </w:tr>
    </w:tbl>
    <w:p w:rsidRPr="00DF2273" w:rsidR="00DF2273" w:rsidP="003052A0" w:rsidRDefault="00DF2273" w14:paraId="201F5CD2" w14:textId="1C8ECB83"/>
    <w:p w:rsidR="008E3643" w:rsidP="001E24DA" w:rsidRDefault="008E3643" w14:paraId="49B46311" w14:textId="44F7B5C9">
      <w:pPr>
        <w:ind w:left="600" w:leftChars="300"/>
      </w:pPr>
      <w:r>
        <w:t>7.4.</w:t>
      </w:r>
      <w:r w:rsidR="001E24DA">
        <w:t>3</w:t>
      </w:r>
      <w:r>
        <w:t xml:space="preserve"> </w:t>
      </w:r>
      <w:r w:rsidR="001E24DA">
        <w:rPr>
          <w:rFonts w:hint="eastAsia"/>
        </w:rPr>
        <w:t>세금계산서</w:t>
      </w:r>
    </w:p>
    <w:p w:rsidR="001E24DA" w:rsidP="0043559F" w:rsidRDefault="00BC32B0" w14:paraId="6E05CCAA" w14:textId="1AC217B5">
      <w:pPr>
        <w:ind w:left="800" w:leftChars="400"/>
      </w:pPr>
      <w:r>
        <w:t>7.4.3.1</w:t>
      </w:r>
      <w:r w:rsidR="001E24DA">
        <w:t xml:space="preserve"> 세금계산서 발급 신청</w:t>
      </w:r>
    </w:p>
    <w:p w:rsidR="3B6921DF" w:rsidRDefault="3B6921DF" w14:paraId="6276766A" w14:textId="6DD3823B">
      <w:pPr>
        <w:spacing w:line="257" w:lineRule="auto"/>
        <w:ind w:left="800"/>
        <w:rPr>
          <w:ins w:author="김나영" w:date="2026-01-21T06:40:00Z" w:id="462"/>
          <w:rFonts w:ascii="맑은 고딕" w:hAnsi="맑은 고딕" w:eastAsia="맑은 고딕" w:cs="맑은 고딕"/>
          <w:szCs w:val="20"/>
        </w:rPr>
        <w:pPrChange w:author="김나영" w:date="2026-01-21T06:41:00Z" w:id="463">
          <w:pPr/>
        </w:pPrChange>
      </w:pPr>
      <w:ins w:author="김나영" w:date="2026-01-21T06:41:00Z" w:id="464">
        <w:r w:rsidRPr="1206F284">
          <w:rPr>
            <w:rFonts w:ascii="맑은 고딕" w:hAnsi="맑은 고딕" w:eastAsia="맑은 고딕" w:cs="맑은 고딕"/>
            <w:szCs w:val="20"/>
          </w:rPr>
          <w:t>- 세금계산서 발급 신청은 사업자 회원, 선거 회원 유형만 신청이 가능하다</w:t>
        </w:r>
      </w:ins>
      <w:ins w:author="김나영" w:date="2026-01-21T07:09:00Z" w:id="465">
        <w:r w:rsidRPr="1206F284" w:rsidR="12DF7CC4">
          <w:rPr>
            <w:rFonts w:ascii="맑은 고딕" w:hAnsi="맑은 고딕" w:eastAsia="맑은 고딕" w:cs="맑은 고딕"/>
            <w:szCs w:val="20"/>
          </w:rPr>
          <w:t>. (26.01.21)</w:t>
        </w:r>
      </w:ins>
      <w:ins w:author="김나영" w:date="2026-01-21T07:08:00Z" w:id="466">
        <w:r w:rsidRPr="1206F284" w:rsidR="12DF7CC4">
          <w:rPr>
            <w:rFonts w:ascii="맑은 고딕" w:hAnsi="맑은 고딕" w:eastAsia="맑은 고딕" w:cs="맑은 고딕"/>
            <w:szCs w:val="20"/>
          </w:rPr>
          <w:t xml:space="preserve"> </w:t>
        </w:r>
      </w:ins>
    </w:p>
    <w:p w:rsidR="00151FC4" w:rsidP="0D760B5A" w:rsidRDefault="00151FC4" w14:paraId="5402C2A8" w14:textId="2120BC84">
      <w:pPr>
        <w:ind w:left="800" w:leftChars="400"/>
        <w:rPr>
          <w:strike/>
          <w:rPrChange w:author="김나영" w:date="2026-01-21T06:40:00Z" w:id="467">
            <w:rPr/>
          </w:rPrChange>
        </w:rPr>
      </w:pPr>
      <w:r w:rsidRPr="0D760B5A">
        <w:rPr>
          <w:strike/>
          <w:rPrChange w:author="김나영" w:date="2026-01-21T06:40:00Z" w:id="468">
            <w:rPr/>
          </w:rPrChange>
        </w:rPr>
        <w:t xml:space="preserve">- </w:t>
      </w:r>
      <w:commentRangeStart w:id="469"/>
      <w:r w:rsidRPr="0D760B5A">
        <w:rPr>
          <w:strike/>
          <w:rPrChange w:author="김나영" w:date="2026-01-21T06:40:00Z" w:id="470">
            <w:rPr/>
          </w:rPrChange>
        </w:rPr>
        <w:t xml:space="preserve">회원은 회원가입 </w:t>
      </w:r>
      <w:r w:rsidRPr="0D760B5A" w:rsidR="00F16264">
        <w:rPr>
          <w:strike/>
          <w:rPrChange w:author="김나영" w:date="2026-01-21T06:40:00Z" w:id="471">
            <w:rPr/>
          </w:rPrChange>
        </w:rPr>
        <w:t>단계에서</w:t>
      </w:r>
      <w:r w:rsidRPr="0D760B5A">
        <w:rPr>
          <w:strike/>
          <w:rPrChange w:author="김나영" w:date="2026-01-21T06:40:00Z" w:id="472">
            <w:rPr/>
          </w:rPrChange>
        </w:rPr>
        <w:t xml:space="preserve"> 세금계산서 발행 </w:t>
      </w:r>
      <w:r w:rsidRPr="0D760B5A" w:rsidR="0042123D">
        <w:rPr>
          <w:strike/>
          <w:rPrChange w:author="김나영" w:date="2026-01-21T06:40:00Z" w:id="473">
            <w:rPr/>
          </w:rPrChange>
        </w:rPr>
        <w:t xml:space="preserve">여부를 </w:t>
      </w:r>
      <w:r w:rsidRPr="0D760B5A">
        <w:rPr>
          <w:strike/>
          <w:rPrChange w:author="김나영" w:date="2026-01-21T06:40:00Z" w:id="474">
            <w:rPr/>
          </w:rPrChange>
        </w:rPr>
        <w:t>신청할 수 있으며</w:t>
      </w:r>
      <w:commentRangeEnd w:id="469"/>
      <w:r w:rsidRPr="0D760B5A">
        <w:rPr>
          <w:rStyle w:val="a4"/>
          <w:strike/>
          <w:sz w:val="20"/>
          <w:szCs w:val="22"/>
          <w:rPrChange w:author="김나영" w:date="2026-01-21T06:40:00Z" w:id="475">
            <w:rPr>
              <w:rStyle w:val="a4"/>
              <w:sz w:val="20"/>
              <w:szCs w:val="22"/>
            </w:rPr>
          </w:rPrChange>
        </w:rPr>
        <w:commentReference w:id="469"/>
      </w:r>
      <w:r w:rsidRPr="0D760B5A">
        <w:rPr>
          <w:strike/>
          <w:rPrChange w:author="김나영" w:date="2026-01-21T06:40:00Z" w:id="476">
            <w:rPr/>
          </w:rPrChange>
        </w:rPr>
        <w:t>, 발행 신청 시 자</w:t>
      </w:r>
      <w:r w:rsidRPr="0D760B5A">
        <w:rPr>
          <w:strike/>
          <w:rPrChange w:author="김나영" w:date="2026-01-21T06:40:00Z" w:id="477">
            <w:rPr/>
          </w:rPrChange>
        </w:rPr>
        <w:t xml:space="preserve">동으로 세금계산서가 발행된다.  </w:t>
      </w:r>
    </w:p>
    <w:p w:rsidR="671C713E" w:rsidRDefault="671C713E" w14:paraId="66B6006F" w14:textId="334299F5">
      <w:pPr>
        <w:spacing w:line="257" w:lineRule="auto"/>
        <w:ind w:left="800"/>
        <w:rPr>
          <w:ins w:author="김나영" w:date="2026-01-21T06:41:00Z" w:id="478"/>
          <w:rFonts w:ascii="맑은 고딕" w:hAnsi="맑은 고딕" w:eastAsia="맑은 고딕" w:cs="맑은 고딕"/>
          <w:szCs w:val="20"/>
        </w:rPr>
        <w:pPrChange w:author="김나영" w:date="2026-01-21T06:41:00Z" w:id="479">
          <w:pPr/>
        </w:pPrChange>
      </w:pPr>
      <w:ins w:author="김나영" w:date="2026-01-21T06:41:00Z" w:id="480">
        <w:r w:rsidRPr="1206F284">
          <w:rPr>
            <w:rFonts w:ascii="맑은 고딕" w:hAnsi="맑은 고딕" w:eastAsia="맑은 고딕" w:cs="맑은 고딕"/>
            <w:szCs w:val="20"/>
          </w:rPr>
          <w:t xml:space="preserve">- 회원은 매월 세금계산서 발행 신청을 </w:t>
        </w:r>
        <w:proofErr w:type="spellStart"/>
        <w:r w:rsidRPr="1206F284">
          <w:rPr>
            <w:rFonts w:ascii="맑은 고딕" w:hAnsi="맑은 고딕" w:eastAsia="맑은 고딕" w:cs="맑은 고딕"/>
            <w:szCs w:val="20"/>
          </w:rPr>
          <w:t>해야하며</w:t>
        </w:r>
        <w:proofErr w:type="spellEnd"/>
        <w:r w:rsidRPr="1206F284">
          <w:rPr>
            <w:rFonts w:ascii="맑은 고딕" w:hAnsi="맑은 고딕" w:eastAsia="맑은 고딕" w:cs="맑은 고딕"/>
            <w:szCs w:val="20"/>
          </w:rPr>
          <w:t xml:space="preserve">, </w:t>
        </w:r>
        <w:proofErr w:type="spellStart"/>
        <w:r w:rsidRPr="1206F284">
          <w:rPr>
            <w:rFonts w:ascii="맑은 고딕" w:hAnsi="맑은 고딕" w:eastAsia="맑은 고딕" w:cs="맑은 고딕"/>
            <w:szCs w:val="20"/>
          </w:rPr>
          <w:t>톡벨은</w:t>
        </w:r>
        <w:proofErr w:type="spellEnd"/>
        <w:r w:rsidRPr="1206F284">
          <w:rPr>
            <w:rFonts w:ascii="맑은 고딕" w:hAnsi="맑은 고딕" w:eastAsia="맑은 고딕" w:cs="맑은 고딕"/>
            <w:szCs w:val="20"/>
          </w:rPr>
          <w:t xml:space="preserve"> 발행 신청한 회원의 정산 데이터를 엑셀 데이터로 추출해 회계 담당자에게 전달한다.</w:t>
        </w:r>
      </w:ins>
      <w:ins w:author="김나영" w:date="2026-01-21T07:09:00Z" w:id="481">
        <w:r w:rsidRPr="1206F284" w:rsidR="3A7C539E">
          <w:rPr>
            <w:rFonts w:ascii="맑은 고딕" w:hAnsi="맑은 고딕" w:eastAsia="맑은 고딕" w:cs="맑은 고딕"/>
            <w:szCs w:val="20"/>
          </w:rPr>
          <w:t xml:space="preserve"> (26.01.21)</w:t>
        </w:r>
      </w:ins>
    </w:p>
    <w:p w:rsidRPr="00151FC4" w:rsidR="00F95840" w:rsidP="00151FC4" w:rsidRDefault="00F95840" w14:paraId="5B3F79DD" w14:textId="0004D140">
      <w:pPr>
        <w:ind w:left="800" w:leftChars="4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회원은 세금계산서 신청 시 법인통장</w:t>
      </w:r>
      <w:r>
        <w:t xml:space="preserve"> </w:t>
      </w:r>
      <w:r>
        <w:rPr>
          <w:rFonts w:hint="eastAsia"/>
        </w:rPr>
        <w:t>사본,</w:t>
      </w:r>
      <w:r>
        <w:t xml:space="preserve"> </w:t>
      </w:r>
      <w:r>
        <w:rPr>
          <w:rFonts w:hint="eastAsia"/>
        </w:rPr>
        <w:t>법인통장 정보(계좌번호,</w:t>
      </w:r>
      <w:r>
        <w:t xml:space="preserve"> </w:t>
      </w:r>
      <w:proofErr w:type="spellStart"/>
      <w:r>
        <w:rPr>
          <w:rFonts w:hint="eastAsia"/>
        </w:rPr>
        <w:t>계좌명</w:t>
      </w:r>
      <w:proofErr w:type="spellEnd"/>
      <w:r>
        <w:rPr>
          <w:rFonts w:hint="eastAsia"/>
        </w:rPr>
        <w:t>)를 추가로 제출해야 한다.</w:t>
      </w:r>
      <w:r>
        <w:t xml:space="preserve"> </w:t>
      </w:r>
    </w:p>
    <w:p w:rsidR="00BC32B0" w:rsidP="0043559F" w:rsidRDefault="00BC32B0" w14:paraId="755B0304" w14:textId="3803BC68">
      <w:pPr>
        <w:ind w:left="800" w:leftChars="400"/>
      </w:pPr>
      <w:r>
        <w:rPr>
          <w:rFonts w:hint="eastAsia"/>
        </w:rPr>
        <w:t>-</w:t>
      </w:r>
      <w:r>
        <w:t xml:space="preserve"> </w:t>
      </w:r>
      <w:r w:rsidR="00C955C7">
        <w:rPr>
          <w:rFonts w:hint="eastAsia"/>
        </w:rPr>
        <w:t xml:space="preserve">세금계산서 </w:t>
      </w:r>
      <w:r w:rsidR="00F95840">
        <w:rPr>
          <w:rFonts w:hint="eastAsia"/>
        </w:rPr>
        <w:t xml:space="preserve">발행 시 회원이 제출한 사업자등록증의 정보와 </w:t>
      </w:r>
      <w:proofErr w:type="spellStart"/>
      <w:r w:rsidR="00F95840">
        <w:rPr>
          <w:rFonts w:hint="eastAsia"/>
        </w:rPr>
        <w:t>톡벨에</w:t>
      </w:r>
      <w:proofErr w:type="spellEnd"/>
      <w:r w:rsidR="00F95840">
        <w:rPr>
          <w:rFonts w:hint="eastAsia"/>
        </w:rPr>
        <w:t xml:space="preserve"> 저장된 회원 정보를 바탕으로 세금계산서를 발행한다.</w:t>
      </w:r>
    </w:p>
    <w:tbl>
      <w:tblPr>
        <w:tblStyle w:val="a8"/>
        <w:tblW w:w="8416" w:type="dxa"/>
        <w:tblInd w:w="800" w:type="dxa"/>
        <w:tblLook w:val="04A0" w:firstRow="1" w:lastRow="0" w:firstColumn="1" w:lastColumn="0" w:noHBand="0" w:noVBand="1"/>
      </w:tblPr>
      <w:tblGrid>
        <w:gridCol w:w="8416"/>
      </w:tblGrid>
      <w:tr w:rsidR="00C955C7" w:rsidTr="3E99391F" w14:paraId="0E911FDD" w14:textId="77777777">
        <w:tc>
          <w:tcPr>
            <w:tcW w:w="8416" w:type="dxa"/>
          </w:tcPr>
          <w:p w:rsidR="00C955C7" w:rsidP="001E24DA" w:rsidRDefault="00C955C7" w14:paraId="348933B3" w14:textId="71F05864">
            <w:commentRangeStart w:id="482"/>
            <w:r>
              <w:t>세금계산서 발행에 필요한 정보</w:t>
            </w:r>
            <w:commentRangeEnd w:id="482"/>
            <w:r>
              <w:rPr>
                <w:rStyle w:val="a4"/>
                <w:sz w:val="20"/>
                <w:szCs w:val="22"/>
              </w:rPr>
              <w:commentReference w:id="482"/>
            </w:r>
          </w:p>
        </w:tc>
      </w:tr>
      <w:tr w:rsidR="00C955C7" w:rsidTr="3E99391F" w14:paraId="7E52BB5E" w14:textId="77777777">
        <w:tc>
          <w:tcPr>
            <w:tcW w:w="8416" w:type="dxa"/>
          </w:tcPr>
          <w:p w:rsidR="00C955C7" w:rsidP="001E24DA" w:rsidRDefault="00C955C7" w14:paraId="70801FD9" w14:textId="32D90DEE">
            <w:r>
              <w:t>사업자등록번호, 상호명(기업명), 대표자명, 사업장 주소, 업태, 종목</w:t>
            </w:r>
            <w:r w:rsidR="00F95840">
              <w:rPr>
                <w:rFonts w:hint="eastAsia"/>
              </w:rPr>
              <w:t>,</w:t>
            </w:r>
            <w:r w:rsidR="00F95840">
              <w:t xml:space="preserve"> </w:t>
            </w:r>
            <w:r w:rsidR="00F95840">
              <w:rPr>
                <w:rFonts w:hint="eastAsia"/>
              </w:rPr>
              <w:t>법인통장 사본(계좌번호,</w:t>
            </w:r>
            <w:r w:rsidR="00F95840">
              <w:t xml:space="preserve"> </w:t>
            </w:r>
            <w:proofErr w:type="spellStart"/>
            <w:r w:rsidR="00F95840">
              <w:rPr>
                <w:rFonts w:hint="eastAsia"/>
              </w:rPr>
              <w:t>계좌명</w:t>
            </w:r>
            <w:proofErr w:type="spellEnd"/>
            <w:r w:rsidR="00F95840">
              <w:rPr>
                <w:rFonts w:hint="eastAsia"/>
              </w:rPr>
              <w:t>)</w:t>
            </w:r>
          </w:p>
        </w:tc>
      </w:tr>
    </w:tbl>
    <w:p w:rsidR="00C955C7" w:rsidP="0043559F" w:rsidRDefault="00C955C7" w14:paraId="06939BEF" w14:textId="77777777">
      <w:pPr>
        <w:ind w:left="800" w:leftChars="400"/>
      </w:pPr>
    </w:p>
    <w:p w:rsidR="00D77AE2" w:rsidP="00151FC4" w:rsidRDefault="00824014" w14:paraId="61330353" w14:textId="62FE18D1">
      <w:pPr>
        <w:ind w:left="800" w:leftChars="400"/>
      </w:pPr>
      <w:commentRangeStart w:id="483"/>
      <w:r>
        <w:t>7.4.3.2</w:t>
      </w:r>
      <w:r w:rsidR="001E24DA">
        <w:t xml:space="preserve"> </w:t>
      </w:r>
      <w:r w:rsidR="001E24DA">
        <w:rPr>
          <w:rFonts w:hint="eastAsia"/>
        </w:rPr>
        <w:t>세금계산서 발</w:t>
      </w:r>
      <w:r w:rsidR="00151FC4">
        <w:rPr>
          <w:rFonts w:hint="eastAsia"/>
        </w:rPr>
        <w:t>행</w:t>
      </w:r>
      <w:r w:rsidR="001E24DA">
        <w:rPr>
          <w:rFonts w:hint="eastAsia"/>
        </w:rPr>
        <w:t xml:space="preserve"> 일자 </w:t>
      </w:r>
      <w:commentRangeEnd w:id="483"/>
      <w:r w:rsidR="007347D0">
        <w:rPr>
          <w:rStyle w:val="a4"/>
          <w:sz w:val="20"/>
          <w:szCs w:val="22"/>
        </w:rPr>
        <w:commentReference w:id="483"/>
      </w:r>
    </w:p>
    <w:p w:rsidR="00D77AE2" w:rsidP="0043559F" w:rsidRDefault="00D77AE2" w14:paraId="31639E40" w14:textId="76493B52">
      <w:pPr>
        <w:ind w:left="800" w:leftChars="400"/>
      </w:pPr>
      <w:r>
        <w:t xml:space="preserve">- </w:t>
      </w:r>
      <w:r w:rsidR="00151FC4">
        <w:rPr>
          <w:rFonts w:hint="eastAsia"/>
        </w:rPr>
        <w:t xml:space="preserve">정산이 완료되는 </w:t>
      </w:r>
      <w:r w:rsidR="00151FC4">
        <w:t>3</w:t>
      </w:r>
      <w:r w:rsidR="00151FC4">
        <w:rPr>
          <w:rFonts w:hint="eastAsia"/>
        </w:rPr>
        <w:t>일부터 세금계산서 발행을 진행한다.</w:t>
      </w:r>
      <w:r>
        <w:t xml:space="preserve"> </w:t>
      </w:r>
      <w:r>
        <w:rPr>
          <w:rFonts w:hint="eastAsia"/>
        </w:rPr>
        <w:t xml:space="preserve">최대 </w:t>
      </w:r>
      <w:r>
        <w:t>10</w:t>
      </w:r>
      <w:r>
        <w:rPr>
          <w:rFonts w:hint="eastAsia"/>
        </w:rPr>
        <w:t>일까지 세금계산서 발행을 완료한다.</w:t>
      </w:r>
      <w:r>
        <w:t xml:space="preserve"> </w:t>
      </w:r>
    </w:p>
    <w:p w:rsidR="00D77AE2" w:rsidP="0043559F" w:rsidRDefault="00D77AE2" w14:paraId="1C5ABBB2" w14:textId="5F370A5A">
      <w:pPr>
        <w:ind w:left="800" w:leftChars="400"/>
      </w:pPr>
      <w:r>
        <w:t xml:space="preserve">- </w:t>
      </w:r>
      <w:r>
        <w:rPr>
          <w:rFonts w:hint="eastAsia"/>
        </w:rPr>
        <w:t>작성일자는 전월 말일로 작성한다.</w:t>
      </w:r>
      <w:r>
        <w:t xml:space="preserve"> (</w:t>
      </w:r>
      <w:r>
        <w:rPr>
          <w:rFonts w:hint="eastAsia"/>
        </w:rPr>
        <w:t>예</w:t>
      </w:r>
      <w:r>
        <w:t>. 1</w:t>
      </w:r>
      <w:r>
        <w:rPr>
          <w:rFonts w:hint="eastAsia"/>
        </w:rPr>
        <w:t xml:space="preserve">월 </w:t>
      </w:r>
      <w:r>
        <w:t>1</w:t>
      </w:r>
      <w:r>
        <w:rPr>
          <w:rFonts w:hint="eastAsia"/>
        </w:rPr>
        <w:t>일~</w:t>
      </w:r>
      <w:r>
        <w:t xml:space="preserve"> 1</w:t>
      </w:r>
      <w:r>
        <w:rPr>
          <w:rFonts w:hint="eastAsia"/>
        </w:rPr>
        <w:t xml:space="preserve">월 </w:t>
      </w:r>
      <w:r>
        <w:t>31</w:t>
      </w:r>
      <w:r>
        <w:rPr>
          <w:rFonts w:hint="eastAsia"/>
        </w:rPr>
        <w:t xml:space="preserve">일 </w:t>
      </w:r>
      <w:proofErr w:type="gramStart"/>
      <w:r>
        <w:rPr>
          <w:rFonts w:hint="eastAsia"/>
        </w:rPr>
        <w:t xml:space="preserve">거래내역 </w:t>
      </w:r>
      <w:r>
        <w:t>:</w:t>
      </w:r>
      <w:proofErr w:type="gramEnd"/>
      <w:r>
        <w:t xml:space="preserve"> 2</w:t>
      </w:r>
      <w:r>
        <w:rPr>
          <w:rFonts w:hint="eastAsia"/>
        </w:rPr>
        <w:t xml:space="preserve">월 </w:t>
      </w:r>
      <w:r>
        <w:t>10</w:t>
      </w:r>
      <w:r>
        <w:rPr>
          <w:rFonts w:hint="eastAsia"/>
        </w:rPr>
        <w:t xml:space="preserve">일까지 회원에게 </w:t>
      </w:r>
      <w:r>
        <w:t>1</w:t>
      </w:r>
      <w:r>
        <w:rPr>
          <w:rFonts w:hint="eastAsia"/>
        </w:rPr>
        <w:t xml:space="preserve">월 </w:t>
      </w:r>
      <w:r>
        <w:t>31</w:t>
      </w:r>
      <w:r>
        <w:rPr>
          <w:rFonts w:hint="eastAsia"/>
        </w:rPr>
        <w:t>일자 작성일자로 하여 세금계산서 발행 완료)</w:t>
      </w:r>
    </w:p>
    <w:p w:rsidR="00420373" w:rsidP="001E24DA" w:rsidRDefault="00420373" w14:paraId="062A1B2F" w14:textId="0EB86D22">
      <w:pPr>
        <w:ind w:left="600" w:leftChars="300"/>
      </w:pPr>
    </w:p>
    <w:p w:rsidRPr="006731CD" w:rsidR="00D77AE2" w:rsidP="00D77AE2" w:rsidRDefault="00D77AE2" w14:paraId="0E789AC0" w14:textId="77777777">
      <w:pPr>
        <w:rPr>
          <w:b/>
          <w:sz w:val="28"/>
        </w:rPr>
      </w:pPr>
      <w:r w:rsidRPr="006731CD">
        <w:rPr>
          <w:b/>
          <w:sz w:val="28"/>
        </w:rPr>
        <w:t xml:space="preserve">8. </w:t>
      </w:r>
      <w:r w:rsidRPr="006731CD">
        <w:rPr>
          <w:rFonts w:hint="eastAsia"/>
          <w:b/>
          <w:sz w:val="28"/>
        </w:rPr>
        <w:t>선거문자</w:t>
      </w:r>
    </w:p>
    <w:p w:rsidR="00D77AE2" w:rsidP="00D77AE2" w:rsidRDefault="00D77AE2" w14:paraId="43D582FA" w14:textId="77777777">
      <w:pPr>
        <w:ind w:left="400" w:leftChars="200"/>
      </w:pPr>
      <w:r>
        <w:rPr>
          <w:rFonts w:hint="eastAsia"/>
        </w:rPr>
        <w:t>8</w:t>
      </w:r>
      <w:r>
        <w:t xml:space="preserve">.1 </w:t>
      </w:r>
      <w:r>
        <w:rPr>
          <w:rFonts w:hint="eastAsia"/>
        </w:rPr>
        <w:t>선거문자 서비스 정의</w:t>
      </w:r>
    </w:p>
    <w:p w:rsidR="00D77AE2" w:rsidP="00D77AE2" w:rsidRDefault="00D77AE2" w14:paraId="710E98BE" w14:textId="750796F6">
      <w:pPr>
        <w:ind w:left="600" w:leftChars="300"/>
      </w:pPr>
      <w:r>
        <w:rPr>
          <w:rFonts w:hint="eastAsia"/>
        </w:rPr>
        <w:t>8</w:t>
      </w:r>
      <w:r>
        <w:t xml:space="preserve">.1.1 </w:t>
      </w:r>
      <w:r>
        <w:rPr>
          <w:rFonts w:hint="eastAsia"/>
        </w:rPr>
        <w:t>선거문자 발송 서비스</w:t>
      </w:r>
    </w:p>
    <w:p w:rsidR="00D77AE2" w:rsidP="00D77AE2" w:rsidRDefault="00D77AE2" w14:paraId="3F375ECB" w14:textId="45E65C17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선거문자 서비스는 선거운동 기간 중 후보자,</w:t>
      </w:r>
      <w:r>
        <w:t xml:space="preserve"> </w:t>
      </w:r>
      <w:r>
        <w:rPr>
          <w:rFonts w:hint="eastAsia"/>
        </w:rPr>
        <w:t>예비후보자,</w:t>
      </w:r>
      <w:r>
        <w:t xml:space="preserve"> </w:t>
      </w:r>
      <w:r>
        <w:rPr>
          <w:rFonts w:hint="eastAsia"/>
        </w:rPr>
        <w:t>선거캠프가 유권자를 대상으로 선거 지지를 호소하거나 정보를 제공하는 목적으로 발송하는 문자 메시지이다.</w:t>
      </w:r>
    </w:p>
    <w:p w:rsidR="00D77AE2" w:rsidP="00D77AE2" w:rsidRDefault="00D77AE2" w14:paraId="3167BAD1" w14:textId="17F53C16">
      <w:pPr>
        <w:ind w:left="600" w:leftChars="300"/>
        <w:rPr>
          <w:rStyle w:val="eop"/>
          <w:rFonts w:ascii="맑은 고딕" w:hAnsi="맑은 고딕" w:eastAsia="맑은 고딕"/>
          <w:color w:val="000000"/>
          <w:szCs w:val="20"/>
          <w:shd w:val="clear" w:color="auto" w:fill="FFFFFF"/>
        </w:rPr>
      </w:pPr>
      <w:r>
        <w:rPr>
          <w:rFonts w:hint="eastAsia"/>
        </w:rPr>
        <w:t>-</w:t>
      </w:r>
      <w:r>
        <w:t xml:space="preserve"> </w:t>
      </w:r>
      <w:r>
        <w:rPr>
          <w:rStyle w:val="normaltextrun"/>
          <w:rFonts w:hint="eastAsia" w:ascii="맑은 고딕" w:hAnsi="맑은 고딕" w:eastAsia="맑은 고딕"/>
          <w:color w:val="000000"/>
          <w:szCs w:val="20"/>
          <w:shd w:val="clear" w:color="auto" w:fill="FFFFFF"/>
        </w:rPr>
        <w:t>해당 메시지는 오직 공직선거법이 허용하는 범위 내의 선거운동에 한정하며, 사적인 목적이나 영리적 광고 목적으로 활용될 수 없다.</w:t>
      </w:r>
      <w:r>
        <w:rPr>
          <w:rStyle w:val="eop"/>
          <w:rFonts w:hint="eastAsia" w:ascii="맑은 고딕" w:hAnsi="맑은 고딕" w:eastAsia="맑은 고딕"/>
          <w:color w:val="000000"/>
          <w:szCs w:val="20"/>
          <w:shd w:val="clear" w:color="auto" w:fill="FFFFFF"/>
        </w:rPr>
        <w:t> </w:t>
      </w:r>
    </w:p>
    <w:p w:rsidR="00D77AE2" w:rsidP="00D77AE2" w:rsidRDefault="00D77AE2" w14:paraId="360ED715" w14:textId="5B260A3A">
      <w:pPr>
        <w:ind w:left="600" w:leftChars="300"/>
      </w:pPr>
      <w:r>
        <w:t xml:space="preserve">- 선거문자 서비스는 선거기간 개시일부터 </w:t>
      </w:r>
      <w:commentRangeStart w:id="484"/>
      <w:r>
        <w:t>선거</w:t>
      </w:r>
      <w:r w:rsidR="008E016B">
        <w:rPr>
          <w:rFonts w:hint="eastAsia"/>
        </w:rPr>
        <w:t xml:space="preserve"> 종료 후 </w:t>
      </w:r>
      <w:r w:rsidR="008E016B">
        <w:t>1</w:t>
      </w:r>
      <w:r w:rsidR="00716274">
        <w:rPr>
          <w:rFonts w:hint="eastAsia"/>
        </w:rPr>
        <w:t>개월</w:t>
      </w:r>
      <w:r w:rsidR="008E016B">
        <w:rPr>
          <w:rFonts w:hint="eastAsia"/>
        </w:rPr>
        <w:t xml:space="preserve"> 동안 </w:t>
      </w:r>
      <w:r w:rsidR="00716274">
        <w:rPr>
          <w:rFonts w:hint="eastAsia"/>
        </w:rPr>
        <w:t>서</w:t>
      </w:r>
      <w:r>
        <w:t>비스를 제공한다.</w:t>
      </w:r>
      <w:commentRangeEnd w:id="484"/>
      <w:r>
        <w:rPr>
          <w:rStyle w:val="a4"/>
          <w:sz w:val="20"/>
          <w:szCs w:val="22"/>
        </w:rPr>
        <w:commentReference w:id="484"/>
      </w:r>
    </w:p>
    <w:p w:rsidR="00D77AE2" w:rsidP="00D77AE2" w:rsidRDefault="00D77AE2" w14:paraId="5806AEC1" w14:textId="77777777">
      <w:pPr>
        <w:ind w:left="800" w:leftChars="400"/>
      </w:pPr>
      <w:r>
        <w:rPr>
          <w:rFonts w:hint="eastAsia"/>
        </w:rPr>
        <w:t>8</w:t>
      </w:r>
      <w:r>
        <w:t xml:space="preserve">.1.1.2 </w:t>
      </w:r>
      <w:r>
        <w:rPr>
          <w:rFonts w:hint="eastAsia"/>
        </w:rPr>
        <w:t>선거문자 주소록</w:t>
      </w:r>
    </w:p>
    <w:p w:rsidR="00D77AE2" w:rsidP="00D77AE2" w:rsidRDefault="00D77AE2" w14:paraId="07189642" w14:textId="0DC106E1">
      <w:pPr>
        <w:ind w:left="800" w:leftChars="400"/>
        <w:rPr>
          <w:ins w:author="김나영" w:date="2026-01-08T16:21:00Z" w:id="485"/>
        </w:rPr>
      </w:pPr>
      <w:commentRangeStart w:id="486"/>
      <w:r>
        <w:t xml:space="preserve">- </w:t>
      </w:r>
      <w:del w:author="김나영" w:date="2026-01-08T16:22:00Z" w:id="487">
        <w:r w:rsidDel="001861E8">
          <w:rPr>
            <w:rFonts w:hint="eastAsia"/>
          </w:rPr>
          <w:delText>수신번호 목록</w:delText>
        </w:r>
      </w:del>
      <w:ins w:author="김나영" w:date="2026-01-08T16:22:00Z" w:id="488">
        <w:r w:rsidR="001861E8">
          <w:rPr>
            <w:rFonts w:hint="eastAsia"/>
          </w:rPr>
          <w:t>선거문자 주소록</w:t>
        </w:r>
      </w:ins>
      <w:r>
        <w:rPr>
          <w:rFonts w:hint="eastAsia"/>
        </w:rPr>
        <w:t>은 예비후보자 또는 후보자가 적법한 방법으로 수집한 수신번호 목록이다.</w:t>
      </w:r>
      <w:commentRangeEnd w:id="486"/>
      <w:r w:rsidR="004E0F10">
        <w:rPr>
          <w:rStyle w:val="a4"/>
          <w:sz w:val="20"/>
          <w:szCs w:val="22"/>
        </w:rPr>
        <w:commentReference w:id="486"/>
      </w:r>
    </w:p>
    <w:p w:rsidR="001861E8" w:rsidP="001861E8" w:rsidRDefault="001861E8" w14:paraId="2A7CCE3A" w14:textId="77777777">
      <w:pPr>
        <w:ind w:left="800" w:leftChars="400"/>
        <w:rPr>
          <w:ins w:author="김나영" w:date="2026-01-08T16:21:00Z" w:id="489"/>
        </w:rPr>
      </w:pPr>
      <w:ins w:author="김나영" w:date="2026-01-08T16:21:00Z" w:id="490">
        <w:r>
          <w:t xml:space="preserve">- 선거문자 주소록에는 수신자의 이름, 전화번호, 등록일, 상태(정상/수신거부), 관리(수정, </w:t>
        </w:r>
        <w:r>
          <w:t xml:space="preserve">삭제) 항목이 노출된다. </w:t>
        </w:r>
      </w:ins>
    </w:p>
    <w:p w:rsidR="001861E8" w:rsidP="0D760B5A" w:rsidRDefault="001861E8" w14:paraId="10BEA089" w14:textId="11005FDD">
      <w:pPr>
        <w:ind w:left="800" w:leftChars="400"/>
        <w:rPr>
          <w:strike/>
          <w:rPrChange w:author="김나영" w:date="2026-01-21T06:45:00Z" w:id="491">
            <w:rPr/>
          </w:rPrChange>
        </w:rPr>
      </w:pPr>
      <w:commentRangeStart w:id="492"/>
      <w:ins w:author="김나영" w:date="2026-01-08T16:21:00Z" w:id="493">
        <w:r w:rsidRPr="0D760B5A">
          <w:rPr>
            <w:strike/>
            <w:rPrChange w:author="김나영" w:date="2026-01-21T06:45:00Z" w:id="494">
              <w:rPr/>
            </w:rPrChange>
          </w:rPr>
          <w:t>- 선거운동 수신자의 개인정보보호를 위해 안심번호 형태로 저장될 수 있다.</w:t>
        </w:r>
      </w:ins>
      <w:commentRangeEnd w:id="492"/>
      <w:r>
        <w:rPr>
          <w:rStyle w:val="a4"/>
          <w:strike/>
          <w:sz w:val="20"/>
          <w:szCs w:val="22"/>
          <w:rPrChange w:author="김나영" w:date="2026-01-21T06:45:00Z" w:id="495">
            <w:rPr>
              <w:rStyle w:val="a4"/>
              <w:sz w:val="20"/>
              <w:szCs w:val="22"/>
            </w:rPr>
          </w:rPrChange>
        </w:rPr>
        <w:commentReference w:id="492"/>
      </w:r>
    </w:p>
    <w:p w:rsidR="00D77AE2" w:rsidP="00D77AE2" w:rsidRDefault="00D77AE2" w14:paraId="09259EC4" w14:textId="75CEF3A6">
      <w:pPr>
        <w:ind w:left="800" w:leftChars="400"/>
        <w:rPr>
          <w:ins w:author="나영 김" w:date="2026-02-03T16:12:00Z" w:id="496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수신거부관리</w:t>
      </w:r>
      <w:r w:rsidR="009B6735">
        <w:rPr>
          <w:rFonts w:hint="eastAsia"/>
        </w:rPr>
        <w:t>는 발신자의 선거문자를 수신거부한 수신자의 수신번호 목록이다.</w:t>
      </w:r>
    </w:p>
    <w:p w:rsidR="002758B6" w:rsidP="00D77AE2" w:rsidRDefault="002758B6" w14:paraId="1E0CFA75" w14:textId="7CFB6C7B">
      <w:pPr>
        <w:ind w:left="800" w:leftChars="400"/>
        <w:rPr>
          <w:ins w:author="나영 김" w:date="2026-02-03T16:13:00Z" w:id="497"/>
        </w:rPr>
      </w:pPr>
      <w:ins w:author="나영 김" w:date="2026-02-03T16:12:00Z" w:id="498">
        <w:r>
          <w:rPr>
            <w:rFonts w:hint="eastAsia"/>
          </w:rPr>
          <w:t>-</w:t>
        </w:r>
        <w:r>
          <w:t xml:space="preserve"> </w:t>
        </w:r>
      </w:ins>
      <w:ins w:author="나영 김" w:date="2026-02-03T16:13:00Z" w:id="499">
        <w:r>
          <w:rPr>
            <w:rFonts w:hint="eastAsia"/>
          </w:rPr>
          <w:t>선거회원 전환 전,</w:t>
        </w:r>
        <w:r>
          <w:t xml:space="preserve"> </w:t>
        </w:r>
        <w:r>
          <w:rPr>
            <w:rFonts w:hint="eastAsia"/>
          </w:rPr>
          <w:t>개인회원으로 보유한 주소록 정</w:t>
        </w:r>
        <w:r w:rsidR="007C23B7">
          <w:rPr>
            <w:rFonts w:hint="eastAsia"/>
          </w:rPr>
          <w:t>보는 선거회원 전환 후에도 사용이 가능하다.</w:t>
        </w:r>
      </w:ins>
      <w:ins w:author="나영 김" w:date="2026-02-03T16:14:00Z" w:id="500">
        <w:r w:rsidR="00625DC4">
          <w:t xml:space="preserve"> (26.02.02 </w:t>
        </w:r>
        <w:r w:rsidR="00625DC4">
          <w:rPr>
            <w:rFonts w:hint="eastAsia"/>
          </w:rPr>
          <w:t>추가)</w:t>
        </w:r>
      </w:ins>
    </w:p>
    <w:p w:rsidR="007C23B7" w:rsidP="00D77AE2" w:rsidRDefault="007C23B7" w14:paraId="2E3064E0" w14:textId="36BD4103">
      <w:pPr>
        <w:ind w:left="800" w:leftChars="400"/>
      </w:pPr>
      <w:ins w:author="나영 김" w:date="2026-02-03T16:13:00Z" w:id="501">
        <w:r>
          <w:rPr>
            <w:rFonts w:hint="eastAsia"/>
          </w:rPr>
          <w:t>-</w:t>
        </w:r>
        <w:r>
          <w:t xml:space="preserve"> </w:t>
        </w:r>
        <w:r>
          <w:rPr>
            <w:rFonts w:hint="eastAsia"/>
          </w:rPr>
          <w:t>선거회원</w:t>
        </w:r>
        <w:r w:rsidR="00625DC4">
          <w:rPr>
            <w:rFonts w:hint="eastAsia"/>
          </w:rPr>
          <w:t xml:space="preserve">이 추가한 주소록은 개인회원으로 전환 </w:t>
        </w:r>
      </w:ins>
      <w:ins w:author="나영 김" w:date="2026-02-03T16:14:00Z" w:id="502">
        <w:r w:rsidR="00625DC4">
          <w:rPr>
            <w:rFonts w:hint="eastAsia"/>
          </w:rPr>
          <w:t>후에도 사용이 가능하다.</w:t>
        </w:r>
        <w:r w:rsidR="00625DC4">
          <w:t xml:space="preserve"> (26.02.02 </w:t>
        </w:r>
        <w:r w:rsidR="00625DC4">
          <w:rPr>
            <w:rFonts w:hint="eastAsia"/>
          </w:rPr>
          <w:t>추가)</w:t>
        </w:r>
        <w:r w:rsidR="00625DC4">
          <w:t xml:space="preserve"> </w:t>
        </w:r>
        <w:r w:rsidR="00625DC4">
          <w:rPr>
            <w:rFonts w:hint="eastAsia"/>
          </w:rPr>
          <w:t xml:space="preserve"> </w:t>
        </w:r>
        <w:r w:rsidR="00625DC4">
          <w:t xml:space="preserve"> </w:t>
        </w:r>
      </w:ins>
    </w:p>
    <w:p w:rsidR="00D77AE2" w:rsidP="00D77AE2" w:rsidRDefault="00D77AE2" w14:paraId="2D33AE87" w14:textId="77777777">
      <w:pPr>
        <w:ind w:left="400" w:leftChars="200"/>
      </w:pPr>
      <w:r>
        <w:rPr>
          <w:rFonts w:hint="eastAsia"/>
        </w:rPr>
        <w:t>8</w:t>
      </w:r>
      <w:r>
        <w:t xml:space="preserve">.2 </w:t>
      </w:r>
      <w:r>
        <w:rPr>
          <w:rFonts w:hint="eastAsia"/>
        </w:rPr>
        <w:t>선거회원 가입</w:t>
      </w:r>
    </w:p>
    <w:p w:rsidR="001861E8" w:rsidP="00D77AE2" w:rsidRDefault="001861E8" w14:paraId="596C6CF4" w14:textId="78BA378C">
      <w:pPr>
        <w:ind w:left="600" w:leftChars="300"/>
        <w:rPr>
          <w:ins w:author="김나영" w:date="2026-01-08T16:22:00Z" w:id="503"/>
        </w:rPr>
      </w:pPr>
      <w:ins w:author="김나영" w:date="2026-01-08T16:22:00Z" w:id="504">
        <w:r>
          <w:rPr>
            <w:rFonts w:hint="eastAsia"/>
          </w:rPr>
          <w:t>8</w:t>
        </w:r>
        <w:r>
          <w:t xml:space="preserve">.2.1 </w:t>
        </w:r>
        <w:r>
          <w:rPr>
            <w:rFonts w:hint="eastAsia"/>
          </w:rPr>
          <w:t>선거회원 정의</w:t>
        </w:r>
      </w:ins>
    </w:p>
    <w:p w:rsidR="001861E8" w:rsidP="001861E8" w:rsidRDefault="001861E8" w14:paraId="628AF6A8" w14:textId="77777777">
      <w:pPr>
        <w:ind w:left="600" w:leftChars="300"/>
        <w:rPr>
          <w:ins w:author="김나영" w:date="2026-01-08T16:23:00Z" w:id="505"/>
        </w:rPr>
      </w:pPr>
      <w:bookmarkStart w:name="_Hlk218781767" w:id="506"/>
      <w:ins w:author="김나영" w:date="2026-01-08T16:23:00Z" w:id="507">
        <w:r>
          <w:rPr>
            <w:rFonts w:hint="eastAsia"/>
          </w:rPr>
          <w:t>-</w:t>
        </w:r>
        <w:r>
          <w:t xml:space="preserve"> </w:t>
        </w:r>
        <w:r>
          <w:rPr>
            <w:rFonts w:hint="eastAsia"/>
          </w:rPr>
          <w:t xml:space="preserve">선거회원은 선거문자 서비스를 이용하기 위해 </w:t>
        </w:r>
        <w:proofErr w:type="spellStart"/>
        <w:r>
          <w:rPr>
            <w:rFonts w:hint="eastAsia"/>
          </w:rPr>
          <w:t>톡벨에</w:t>
        </w:r>
        <w:proofErr w:type="spellEnd"/>
        <w:r>
          <w:rPr>
            <w:rFonts w:hint="eastAsia"/>
          </w:rPr>
          <w:t xml:space="preserve"> 가입하는 대한민국 공직 선거 예비 후보자 및 후보자,</w:t>
        </w:r>
        <w:r>
          <w:t xml:space="preserve"> </w:t>
        </w:r>
        <w:r>
          <w:rPr>
            <w:rFonts w:hint="eastAsia"/>
          </w:rPr>
          <w:t>선거사무소 당직자를 칭한다.</w:t>
        </w:r>
      </w:ins>
    </w:p>
    <w:bookmarkEnd w:id="506"/>
    <w:p w:rsidR="001861E8" w:rsidP="001861E8" w:rsidRDefault="001861E8" w14:paraId="08256EB1" w14:textId="77777777">
      <w:pPr>
        <w:ind w:left="600" w:leftChars="300"/>
        <w:rPr>
          <w:ins w:author="김나영" w:date="2026-01-08T16:23:00Z" w:id="508"/>
        </w:rPr>
      </w:pPr>
      <w:ins w:author="김나영" w:date="2026-01-08T16:23:00Z" w:id="509">
        <w:r>
          <w:rPr>
            <w:rFonts w:hint="eastAsia"/>
          </w:rPr>
          <w:t>-</w:t>
        </w:r>
        <w:r>
          <w:t xml:space="preserve"> </w:t>
        </w:r>
        <w:r>
          <w:rPr>
            <w:rFonts w:hint="eastAsia"/>
          </w:rPr>
          <w:t>선거회원은 선거회원 전환이 완료된 개인 회원이다.</w:t>
        </w:r>
      </w:ins>
    </w:p>
    <w:p w:rsidRPr="00A90510" w:rsidR="001861E8" w:rsidP="001861E8" w:rsidRDefault="001861E8" w14:paraId="1F141FBF" w14:textId="77777777">
      <w:pPr>
        <w:ind w:left="600" w:leftChars="300"/>
        <w:rPr>
          <w:ins w:author="김나영" w:date="2026-01-08T16:23:00Z" w:id="510"/>
        </w:rPr>
      </w:pPr>
      <w:bookmarkStart w:name="_Hlk218781791" w:id="511"/>
      <w:ins w:author="김나영" w:date="2026-01-08T16:23:00Z" w:id="512">
        <w:r>
          <w:t xml:space="preserve">- </w:t>
        </w:r>
        <w:commentRangeStart w:id="513"/>
        <w:r>
          <w:rPr>
            <w:rFonts w:hint="eastAsia"/>
          </w:rPr>
          <w:t xml:space="preserve">선거회원은 </w:t>
        </w:r>
        <w:proofErr w:type="spellStart"/>
        <w:r>
          <w:rPr>
            <w:rFonts w:hint="eastAsia"/>
          </w:rPr>
          <w:t>톡벨의</w:t>
        </w:r>
        <w:proofErr w:type="spellEnd"/>
        <w:r>
          <w:rPr>
            <w:rFonts w:hint="eastAsia"/>
          </w:rPr>
          <w:t xml:space="preserve"> 선거문자 서비스 오픈 일자부터 문자발송,</w:t>
        </w:r>
        <w:r>
          <w:t xml:space="preserve"> </w:t>
        </w:r>
        <w:r>
          <w:rPr>
            <w:rFonts w:hint="eastAsia"/>
          </w:rPr>
          <w:t>카카오톡 발송,</w:t>
        </w:r>
        <w:r>
          <w:t xml:space="preserve"> </w:t>
        </w:r>
        <w:r>
          <w:rPr>
            <w:rFonts w:hint="eastAsia"/>
          </w:rPr>
          <w:t>주소록(선거문자 주소록 제외) 서비스를 이용할 수 없다.</w:t>
        </w:r>
        <w:r>
          <w:t xml:space="preserve"> </w:t>
        </w:r>
        <w:commentRangeEnd w:id="513"/>
        <w:r w:rsidRPr="00A90510">
          <w:rPr>
            <w:rStyle w:val="a4"/>
            <w:sz w:val="20"/>
            <w:szCs w:val="22"/>
          </w:rPr>
          <w:commentReference w:id="513"/>
        </w:r>
      </w:ins>
    </w:p>
    <w:p w:rsidRPr="001861E8" w:rsidR="001861E8" w:rsidRDefault="001861E8" w14:paraId="1AF1FB02" w14:textId="70EE25FF">
      <w:pPr>
        <w:ind w:left="600" w:leftChars="300"/>
        <w:rPr>
          <w:ins w:author="김나영" w:date="2026-01-08T16:22:00Z" w:id="514"/>
        </w:rPr>
      </w:pPr>
      <w:ins w:author="김나영" w:date="2026-01-08T16:23:00Z" w:id="515">
        <w:r>
          <w:t xml:space="preserve">- </w:t>
        </w:r>
        <w:r>
          <w:rPr>
            <w:rFonts w:hint="eastAsia"/>
          </w:rPr>
          <w:t>선거회원 계정이 이후 다른 선거문자 서비스를 이용하길 원하는 경우,</w:t>
        </w:r>
        <w:r>
          <w:t xml:space="preserve"> </w:t>
        </w:r>
        <w:r>
          <w:rPr>
            <w:rFonts w:hint="eastAsia"/>
          </w:rPr>
          <w:t>선거계정 전환 절차를 다시 진행한다.</w:t>
        </w:r>
        <w:r>
          <w:t xml:space="preserve"> </w:t>
        </w:r>
        <w:r>
          <w:rPr>
            <w:rFonts w:hint="eastAsia"/>
          </w:rPr>
          <w:t xml:space="preserve"> </w:t>
        </w:r>
      </w:ins>
      <w:bookmarkEnd w:id="511"/>
    </w:p>
    <w:p w:rsidR="00D77AE2" w:rsidP="00D77AE2" w:rsidRDefault="00D77AE2" w14:paraId="32BB4EA1" w14:textId="66E67757">
      <w:pPr>
        <w:ind w:left="600" w:leftChars="300"/>
      </w:pPr>
      <w:r>
        <w:rPr>
          <w:rFonts w:hint="eastAsia"/>
        </w:rPr>
        <w:t>8</w:t>
      </w:r>
      <w:r>
        <w:t>.2.</w:t>
      </w:r>
      <w:del w:author="김나영" w:date="2026-01-08T16:23:00Z" w:id="516">
        <w:r w:rsidDel="001861E8">
          <w:delText xml:space="preserve">1 </w:delText>
        </w:r>
      </w:del>
      <w:ins w:author="김나영" w:date="2026-01-08T16:23:00Z" w:id="517">
        <w:r w:rsidR="001861E8">
          <w:t xml:space="preserve">2 </w:t>
        </w:r>
      </w:ins>
      <w:r>
        <w:rPr>
          <w:rFonts w:hint="eastAsia"/>
        </w:rPr>
        <w:t>가입 조건</w:t>
      </w:r>
      <w:r w:rsidR="009B6735">
        <w:rPr>
          <w:rFonts w:hint="eastAsia"/>
        </w:rPr>
        <w:t xml:space="preserve"> 및 제출 서류</w:t>
      </w:r>
    </w:p>
    <w:p w:rsidRPr="001861E8" w:rsidR="001861E8" w:rsidRDefault="001861E8" w14:paraId="50F8D227" w14:textId="67B661C4">
      <w:pPr>
        <w:ind w:left="600" w:leftChars="300"/>
        <w:rPr>
          <w:ins w:author="김나영" w:date="2026-01-08T16:22:00Z" w:id="518"/>
        </w:rPr>
      </w:pPr>
      <w:ins w:author="김나영" w:date="2026-01-08T16:22:00Z" w:id="519">
        <w:r>
          <w:rPr>
            <w:rFonts w:hint="eastAsia"/>
          </w:rPr>
          <w:t>-</w:t>
        </w:r>
        <w:r>
          <w:t xml:space="preserve"> </w:t>
        </w:r>
        <w:r>
          <w:rPr>
            <w:rFonts w:hint="eastAsia"/>
          </w:rPr>
          <w:t xml:space="preserve">선거회원은 선거문자 서비스를 이용하기 위해 </w:t>
        </w:r>
        <w:proofErr w:type="spellStart"/>
        <w:r>
          <w:rPr>
            <w:rFonts w:hint="eastAsia"/>
          </w:rPr>
          <w:t>톡벨에</w:t>
        </w:r>
        <w:proofErr w:type="spellEnd"/>
        <w:r>
          <w:rPr>
            <w:rFonts w:hint="eastAsia"/>
          </w:rPr>
          <w:t xml:space="preserve"> 가입하는 대한민국 공직 선거 예비 후보자 및 후보자,</w:t>
        </w:r>
        <w:r>
          <w:t xml:space="preserve"> </w:t>
        </w:r>
        <w:r>
          <w:rPr>
            <w:rFonts w:hint="eastAsia"/>
          </w:rPr>
          <w:t>선거사무소 당직자를 칭한다.</w:t>
        </w:r>
      </w:ins>
    </w:p>
    <w:p w:rsidR="009B6735" w:rsidP="00D77AE2" w:rsidRDefault="009B6735" w14:paraId="1A8CCC4A" w14:textId="50C66B0C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선거회원은 선거회원 전환이 완료된 개인 회원이다.</w:t>
      </w:r>
    </w:p>
    <w:p w:rsidR="009B6735" w:rsidP="00D77AE2" w:rsidRDefault="009B6735" w14:paraId="67058798" w14:textId="295D227C">
      <w:pPr>
        <w:ind w:left="600" w:leftChars="300"/>
      </w:pPr>
      <w:commentRangeStart w:id="520"/>
      <w:r>
        <w:t>- 예비후보자 또는 후보자</w:t>
      </w:r>
      <w:r w:rsidR="005011C2">
        <w:t>는</w:t>
      </w:r>
      <w:r>
        <w:t xml:space="preserve"> 선거관리위원회에 신고한 발신번호 1개만 등록 및 사용이 가능하다. </w:t>
      </w:r>
      <w:commentRangeEnd w:id="520"/>
      <w:r>
        <w:rPr>
          <w:rStyle w:val="a4"/>
          <w:sz w:val="20"/>
          <w:szCs w:val="22"/>
        </w:rPr>
        <w:commentReference w:id="520"/>
      </w:r>
    </w:p>
    <w:p w:rsidR="009B6735" w:rsidP="00D77AE2" w:rsidRDefault="009B6735" w14:paraId="025DA2E7" w14:textId="1C433BF2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선거회원으로 전환 완료하기 위해 후보자는 아래의 서류를 제출해야 한다.</w:t>
      </w:r>
    </w:p>
    <w:tbl>
      <w:tblPr>
        <w:tblStyle w:val="a8"/>
        <w:tblW w:w="0" w:type="auto"/>
        <w:tblInd w:w="600" w:type="dxa"/>
        <w:tblLook w:val="04A0" w:firstRow="1" w:lastRow="0" w:firstColumn="1" w:lastColumn="0" w:noHBand="0" w:noVBand="1"/>
      </w:tblPr>
      <w:tblGrid>
        <w:gridCol w:w="1947"/>
        <w:gridCol w:w="3628"/>
        <w:gridCol w:w="2841"/>
      </w:tblGrid>
      <w:tr w:rsidR="00D1696A" w:rsidTr="672F936E" w14:paraId="2CE757C5" w14:textId="77777777">
        <w:tc>
          <w:tcPr>
            <w:tcW w:w="1947" w:type="dxa"/>
          </w:tcPr>
          <w:p w:rsidR="00D1696A" w:rsidP="00D77AE2" w:rsidRDefault="00D1696A" w14:paraId="443D15DE" w14:textId="4DCE3A36">
            <w:r>
              <w:rPr>
                <w:rFonts w:hint="eastAsia"/>
              </w:rPr>
              <w:t>후보자 증명 서류</w:t>
            </w:r>
          </w:p>
        </w:tc>
        <w:tc>
          <w:tcPr>
            <w:tcW w:w="6469" w:type="dxa"/>
            <w:gridSpan w:val="2"/>
          </w:tcPr>
          <w:p w:rsidR="00D1696A" w:rsidP="00D77AE2" w:rsidRDefault="338C5A68" w14:paraId="7DC7053E" w14:textId="7AF7049F">
            <w:r>
              <w:t>발신번호 명의 유형</w:t>
            </w:r>
          </w:p>
        </w:tc>
      </w:tr>
      <w:tr w:rsidR="00D1696A" w:rsidTr="672F936E" w14:paraId="2E02EBE7" w14:textId="77777777">
        <w:trPr>
          <w:trHeight w:val="261"/>
          <w:del w:author="김나영" w:date="2026-02-04T02:27:00Z" w:id="521"/>
        </w:trPr>
        <w:tc>
          <w:tcPr>
            <w:tcW w:w="1947" w:type="dxa"/>
            <w:vMerge w:val="restart"/>
          </w:tcPr>
          <w:p w:rsidR="00D1696A" w:rsidP="00D77AE2" w:rsidRDefault="338C5A68" w14:paraId="6F768064" w14:textId="36914313">
            <w:r>
              <w:t>- 후보자 등록 증명서 사본, 선거관리위원회 발급 확인서 등</w:t>
            </w:r>
          </w:p>
          <w:p w:rsidR="00D1696A" w:rsidP="00D77AE2" w:rsidRDefault="00D1696A" w14:paraId="421EF29D" w14:textId="727911C3"/>
        </w:tc>
        <w:tc>
          <w:tcPr>
            <w:tcW w:w="3628" w:type="dxa"/>
          </w:tcPr>
          <w:p w:rsidR="00D1696A" w:rsidP="00D77AE2" w:rsidRDefault="00D1696A" w14:paraId="2B8DA7C4" w14:textId="4EB41132">
            <w:r>
              <w:rPr>
                <w:rFonts w:hint="eastAsia"/>
              </w:rPr>
              <w:t>(예비)후보자 본인 명의 휴대전화</w:t>
            </w:r>
          </w:p>
        </w:tc>
        <w:tc>
          <w:tcPr>
            <w:tcW w:w="2841" w:type="dxa"/>
          </w:tcPr>
          <w:p w:rsidR="00D1696A" w:rsidP="00D77AE2" w:rsidRDefault="1A4D3670" w14:paraId="384E46E7" w14:textId="3EF4C1E3">
            <w:r>
              <w:t xml:space="preserve">- </w:t>
            </w:r>
            <w:proofErr w:type="spellStart"/>
            <w:ins w:author="김나영" w:date="2026-02-04T02:27:00Z" w:id="522">
              <w:r w:rsidR="67E7CB2B">
                <w:t>통신서비스이용증명원</w:t>
              </w:r>
            </w:ins>
            <w:proofErr w:type="spellEnd"/>
            <w:del w:author="김나영" w:date="2026-02-04T02:27:00Z" w:id="523">
              <w:r w:rsidDel="1A4D3670" w:rsidR="008D27C2">
                <w:delText>휴대폰 본인인증</w:delText>
              </w:r>
            </w:del>
          </w:p>
        </w:tc>
      </w:tr>
      <w:tr w:rsidR="00D1696A" w:rsidTr="672F936E" w14:paraId="02FD2B25" w14:textId="77777777">
        <w:trPr>
          <w:trHeight w:val="258"/>
        </w:trPr>
        <w:tc>
          <w:tcPr>
            <w:tcW w:w="1947" w:type="dxa"/>
            <w:vMerge/>
          </w:tcPr>
          <w:p w:rsidR="00D1696A" w:rsidP="00D77AE2" w:rsidRDefault="00D1696A" w14:paraId="584AE124" w14:textId="77777777"/>
        </w:tc>
        <w:tc>
          <w:tcPr>
            <w:tcW w:w="3628" w:type="dxa"/>
          </w:tcPr>
          <w:p w:rsidR="00D1696A" w:rsidP="00D77AE2" w:rsidRDefault="00D1696A" w14:paraId="4BAC044F" w14:textId="38869864">
            <w:r>
              <w:rPr>
                <w:rFonts w:hint="eastAsia"/>
              </w:rPr>
              <w:t>(예비)후보자 본인 명의 유선전화</w:t>
            </w:r>
          </w:p>
        </w:tc>
        <w:tc>
          <w:tcPr>
            <w:tcW w:w="2841" w:type="dxa"/>
          </w:tcPr>
          <w:p w:rsidR="00D1696A" w:rsidP="00D77AE2" w:rsidRDefault="00D1696A" w14:paraId="212E2990" w14:textId="1F2D78B7"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통신서비스이용증명원</w:t>
            </w:r>
            <w:proofErr w:type="spellEnd"/>
          </w:p>
        </w:tc>
      </w:tr>
      <w:tr w:rsidR="00D1696A" w:rsidTr="672F936E" w14:paraId="4DEB1BDE" w14:textId="77777777">
        <w:trPr>
          <w:trHeight w:val="286"/>
        </w:trPr>
        <w:tc>
          <w:tcPr>
            <w:tcW w:w="1947" w:type="dxa"/>
            <w:vMerge/>
          </w:tcPr>
          <w:p w:rsidR="00D1696A" w:rsidP="00D77AE2" w:rsidRDefault="00D1696A" w14:paraId="456CD5E6" w14:textId="77777777"/>
        </w:tc>
        <w:tc>
          <w:tcPr>
            <w:tcW w:w="3628" w:type="dxa"/>
          </w:tcPr>
          <w:p w:rsidR="00D1696A" w:rsidP="00D77AE2" w:rsidRDefault="00D1696A" w14:paraId="7B56BFE1" w14:textId="5CF3FB90">
            <w:r>
              <w:rPr>
                <w:rFonts w:hint="eastAsia"/>
              </w:rPr>
              <w:t>선거사무소 유선전화</w:t>
            </w:r>
          </w:p>
        </w:tc>
        <w:tc>
          <w:tcPr>
            <w:tcW w:w="2841" w:type="dxa"/>
          </w:tcPr>
          <w:p w:rsidR="00D1696A" w:rsidP="00D77AE2" w:rsidRDefault="30B05561" w14:paraId="4A0C1E16" w14:textId="37A32164">
            <w:r>
              <w:t xml:space="preserve">- </w:t>
            </w:r>
            <w:proofErr w:type="spellStart"/>
            <w:r>
              <w:t>통신서비스이용증명원</w:t>
            </w:r>
            <w:proofErr w:type="spellEnd"/>
          </w:p>
        </w:tc>
      </w:tr>
      <w:tr w:rsidR="00D1696A" w:rsidTr="672F936E" w14:paraId="368FB38F" w14:textId="77777777">
        <w:trPr>
          <w:trHeight w:val="258"/>
        </w:trPr>
        <w:tc>
          <w:tcPr>
            <w:tcW w:w="1947" w:type="dxa"/>
            <w:vMerge/>
          </w:tcPr>
          <w:p w:rsidR="00D1696A" w:rsidP="00D77AE2" w:rsidRDefault="00D1696A" w14:paraId="4F98E060" w14:textId="77777777"/>
        </w:tc>
        <w:tc>
          <w:tcPr>
            <w:tcW w:w="3628" w:type="dxa"/>
          </w:tcPr>
          <w:p w:rsidR="00D1696A" w:rsidP="00D77AE2" w:rsidRDefault="00D1696A" w14:paraId="36E49CB7" w14:textId="71F5A04D">
            <w:r>
              <w:rPr>
                <w:rFonts w:hint="eastAsia"/>
              </w:rPr>
              <w:t xml:space="preserve">선거사무장 등 </w:t>
            </w:r>
            <w:r w:rsidR="00597F26">
              <w:rPr>
                <w:rFonts w:hint="eastAsia"/>
              </w:rPr>
              <w:t>담당</w:t>
            </w:r>
            <w:r>
              <w:rPr>
                <w:rFonts w:hint="eastAsia"/>
              </w:rPr>
              <w:t>자 번호</w:t>
            </w:r>
          </w:p>
        </w:tc>
        <w:tc>
          <w:tcPr>
            <w:tcW w:w="2841" w:type="dxa"/>
          </w:tcPr>
          <w:p w:rsidR="00D1696A" w:rsidP="00D77AE2" w:rsidRDefault="00D1696A" w14:paraId="1705C556" w14:textId="5A8F36AF"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통신서비스이용증명원</w:t>
            </w:r>
            <w:proofErr w:type="spellEnd"/>
          </w:p>
          <w:p w:rsidR="008D27C2" w:rsidP="00D77AE2" w:rsidRDefault="008D27C2" w14:paraId="4331C4F8" w14:textId="587C748D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위임장</w:t>
            </w:r>
          </w:p>
          <w:p w:rsidR="00D1696A" w:rsidP="00D77AE2" w:rsidRDefault="0F4788F8" w14:paraId="7B5CEA26" w14:textId="465B7300">
            <w:r>
              <w:t xml:space="preserve">- </w:t>
            </w:r>
            <w:r w:rsidR="08AC6BE9">
              <w:t xml:space="preserve">담당자 </w:t>
            </w:r>
            <w:commentRangeStart w:id="524"/>
            <w:r w:rsidR="08AC6BE9">
              <w:t>재직증명서</w:t>
            </w:r>
            <w:commentRangeEnd w:id="524"/>
            <w:r w:rsidR="00D1696A">
              <w:rPr>
                <w:rStyle w:val="a4"/>
                <w:sz w:val="20"/>
                <w:szCs w:val="22"/>
              </w:rPr>
              <w:commentReference w:id="524"/>
            </w:r>
          </w:p>
        </w:tc>
      </w:tr>
    </w:tbl>
    <w:p w:rsidR="009B6735" w:rsidP="00D77AE2" w:rsidRDefault="009B6735" w14:paraId="5A5F68DC" w14:textId="77777777">
      <w:pPr>
        <w:ind w:left="600" w:leftChars="300"/>
      </w:pPr>
    </w:p>
    <w:p w:rsidR="00D77AE2" w:rsidP="00D77AE2" w:rsidRDefault="6BA5B0B2" w14:paraId="56C44B4E" w14:textId="2559B1D2">
      <w:pPr>
        <w:ind w:left="600" w:leftChars="300"/>
      </w:pPr>
      <w:r>
        <w:t>8.2.</w:t>
      </w:r>
      <w:del w:author="김나영" w:date="2026-01-08T16:23:00Z" w:id="525">
        <w:r w:rsidDel="001861E8">
          <w:delText xml:space="preserve">2 </w:delText>
        </w:r>
      </w:del>
      <w:ins w:author="김나영" w:date="2026-01-08T16:23:00Z" w:id="526">
        <w:r w:rsidR="001861E8">
          <w:t xml:space="preserve">3 </w:t>
        </w:r>
      </w:ins>
      <w:r>
        <w:t xml:space="preserve">선거회원 </w:t>
      </w:r>
      <w:del w:author="나영 김" w:date="2026-02-03T16:11:00Z" w:id="527">
        <w:r>
          <w:delText>가입</w:delText>
        </w:r>
      </w:del>
      <w:ins w:author="나영 김" w:date="2026-02-03T16:11:00Z" w:id="528">
        <w:r w:rsidR="003A6DCA">
          <w:rPr>
            <w:rFonts w:hint="eastAsia"/>
          </w:rPr>
          <w:t>전환</w:t>
        </w:r>
      </w:ins>
      <w:r>
        <w:t xml:space="preserve"> 절차</w:t>
      </w:r>
    </w:p>
    <w:p w:rsidR="4709DE8D" w:rsidP="0855AEB8" w:rsidRDefault="4709DE8D" w14:paraId="0B5D3E62" w14:textId="50693616">
      <w:pPr>
        <w:ind w:left="600" w:leftChars="300"/>
      </w:pPr>
      <w:r>
        <w:t>(알고리즘 이미지 삽입)</w:t>
      </w:r>
    </w:p>
    <w:p w:rsidR="4709DE8D" w:rsidP="0855AEB8" w:rsidRDefault="4709DE8D" w14:paraId="4B98F17F" w14:textId="0CD04131">
      <w:pPr>
        <w:ind w:left="600" w:leftChars="300"/>
        <w:rPr>
          <w:ins w:author="김나영" w:date="2026-01-08T16:23:00Z" w:id="529"/>
        </w:rPr>
      </w:pPr>
      <w:r>
        <w:t xml:space="preserve">(후보자 본인 명의로 개인회원 가입 -&gt; 선거회원 전환 신청 -&gt; </w:t>
      </w:r>
      <w:r w:rsidR="0A1FFB6D">
        <w:t>정보 입력 및 발신번호 등록 신청 서류 제출 -&gt;</w:t>
      </w:r>
      <w:r>
        <w:t xml:space="preserve"> </w:t>
      </w:r>
      <w:proofErr w:type="spellStart"/>
      <w:r>
        <w:t>톡벨</w:t>
      </w:r>
      <w:proofErr w:type="spellEnd"/>
      <w:r>
        <w:t xml:space="preserve"> 검토 후 승인 -&gt; </w:t>
      </w:r>
      <w:r w:rsidR="014A23A0">
        <w:t>선거회원 전환 완료</w:t>
      </w:r>
      <w:r>
        <w:t>)</w:t>
      </w:r>
    </w:p>
    <w:p w:rsidR="001861E8" w:rsidP="0D760B5A" w:rsidRDefault="001861E8" w14:paraId="70397F05" w14:textId="452E0EC8">
      <w:pPr>
        <w:ind w:left="600" w:leftChars="300"/>
        <w:rPr>
          <w:ins w:author="김나영" w:date="2026-01-20T11:14:00Z" w:id="530"/>
          <w:strike/>
        </w:rPr>
      </w:pPr>
      <w:ins w:author="김나영" w:date="2026-01-08T16:23:00Z" w:id="531">
        <w:r w:rsidRPr="0D760B5A">
          <w:rPr>
            <w:strike/>
            <w:rPrChange w:author="김나영" w:date="2026-01-21T06:41:00Z" w:id="532">
              <w:rPr/>
            </w:rPrChange>
          </w:rPr>
          <w:t xml:space="preserve">- 개인회원이 선거회원으로 전환 신청하기 전 보유한 포인트 및 마일리지가 있을 경우, 포인트 환불 절차를 진행한 후 전환 가능하다. (마일리지 및 1만원 미만의 금액은 소멸되므로 회원에게 포인트 및 마일리지 사용을 요구한다.) </w:t>
        </w:r>
      </w:ins>
    </w:p>
    <w:p w:rsidRPr="001861E8" w:rsidR="00A10E76" w:rsidRDefault="00A10E76" w14:paraId="12F9EBDF" w14:textId="248F1417">
      <w:pPr>
        <w:ind w:left="600" w:leftChars="300"/>
        <w:rPr>
          <w:ins w:author="나영 김" w:date="2026-02-03T16:12:00Z" w:id="533"/>
        </w:rPr>
      </w:pPr>
      <w:ins w:author="김나영" w:date="2026-01-20T11:14:00Z" w:id="534">
        <w:r>
          <w:rPr>
            <w:rFonts w:hint="eastAsia"/>
          </w:rPr>
          <w:t>-</w:t>
        </w:r>
        <w:r>
          <w:t xml:space="preserve"> </w:t>
        </w:r>
        <w:r>
          <w:rPr>
            <w:rFonts w:hint="eastAsia"/>
          </w:rPr>
          <w:t>선거 회원으로 전환 시 기존 등록된 발신번호는 초기화되며,</w:t>
        </w:r>
        <w:r>
          <w:t xml:space="preserve"> </w:t>
        </w:r>
        <w:r>
          <w:rPr>
            <w:rFonts w:hint="eastAsia"/>
          </w:rPr>
          <w:t>신규 발신번호를 등록해야 한다.</w:t>
        </w:r>
        <w:r>
          <w:t xml:space="preserve"> </w:t>
        </w:r>
      </w:ins>
    </w:p>
    <w:p w:rsidRPr="001861E8" w:rsidR="003A6DCA" w:rsidRDefault="003A6DCA" w14:paraId="26A1BB7C" w14:textId="6C3C5AC1">
      <w:pPr>
        <w:ind w:left="600" w:leftChars="300"/>
      </w:pPr>
      <w:ins w:author="나영 김" w:date="2026-02-03T16:12:00Z" w:id="535">
        <w:r>
          <w:rPr>
            <w:rFonts w:hint="eastAsia"/>
          </w:rPr>
          <w:t>-</w:t>
        </w:r>
        <w:r>
          <w:t xml:space="preserve"> </w:t>
        </w:r>
        <w:r>
          <w:rPr>
            <w:rFonts w:hint="eastAsia"/>
          </w:rPr>
          <w:t xml:space="preserve">선거 회원으로 전환 시 </w:t>
        </w:r>
        <w:proofErr w:type="spellStart"/>
        <w:r>
          <w:rPr>
            <w:rFonts w:hint="eastAsia"/>
          </w:rPr>
          <w:t>톡벨</w:t>
        </w:r>
        <w:proofErr w:type="spellEnd"/>
        <w:r>
          <w:rPr>
            <w:rFonts w:hint="eastAsia"/>
          </w:rPr>
          <w:t xml:space="preserve"> 운영진은 </w:t>
        </w:r>
        <w:r w:rsidR="00743230">
          <w:rPr>
            <w:rFonts w:hint="eastAsia"/>
          </w:rPr>
          <w:t>선거회원 회원의 중복 여부를 수기로 확인한다.</w:t>
        </w:r>
        <w:r w:rsidR="00743230">
          <w:t xml:space="preserve"> (26.02.02 </w:t>
        </w:r>
        <w:r w:rsidR="00743230">
          <w:rPr>
            <w:rFonts w:hint="eastAsia"/>
          </w:rPr>
          <w:t>추가)</w:t>
        </w:r>
        <w:r w:rsidR="00743230">
          <w:t xml:space="preserve"> </w:t>
        </w:r>
      </w:ins>
    </w:p>
    <w:p w:rsidR="00D77AE2" w:rsidP="00D77AE2" w:rsidRDefault="00D77AE2" w14:paraId="1B83EC28" w14:textId="77777777">
      <w:pPr>
        <w:ind w:left="400" w:leftChars="200"/>
      </w:pPr>
      <w:r>
        <w:rPr>
          <w:rFonts w:hint="eastAsia"/>
        </w:rPr>
        <w:t>8</w:t>
      </w:r>
      <w:r>
        <w:t xml:space="preserve">.3 </w:t>
      </w:r>
      <w:r>
        <w:rPr>
          <w:rFonts w:hint="eastAsia"/>
        </w:rPr>
        <w:t>선거문자 발송</w:t>
      </w:r>
    </w:p>
    <w:p w:rsidR="00D77AE2" w:rsidP="00D77AE2" w:rsidRDefault="00D77AE2" w14:paraId="2F076FA8" w14:textId="682C3AEE">
      <w:pPr>
        <w:ind w:left="600" w:leftChars="300"/>
      </w:pPr>
      <w:r>
        <w:rPr>
          <w:rFonts w:hint="eastAsia"/>
        </w:rPr>
        <w:t>8</w:t>
      </w:r>
      <w:r>
        <w:t>.3.</w:t>
      </w:r>
      <w:commentRangeStart w:id="536"/>
      <w:r>
        <w:t xml:space="preserve">1 </w:t>
      </w:r>
      <w:r>
        <w:rPr>
          <w:rFonts w:hint="eastAsia"/>
        </w:rPr>
        <w:t xml:space="preserve">선거회원 </w:t>
      </w:r>
      <w:proofErr w:type="spellStart"/>
      <w:r>
        <w:rPr>
          <w:rFonts w:hint="eastAsia"/>
        </w:rPr>
        <w:t>발송량</w:t>
      </w:r>
      <w:proofErr w:type="spellEnd"/>
      <w:r>
        <w:rPr>
          <w:rFonts w:hint="eastAsia"/>
        </w:rPr>
        <w:t xml:space="preserve"> 제한</w:t>
      </w:r>
      <w:commentRangeEnd w:id="536"/>
      <w:r>
        <w:rPr>
          <w:rStyle w:val="a4"/>
          <w:sz w:val="20"/>
          <w:szCs w:val="22"/>
        </w:rPr>
        <w:commentReference w:id="536"/>
      </w:r>
    </w:p>
    <w:p w:rsidR="005F3DE3" w:rsidP="4556A0FA" w:rsidRDefault="005F3DE3" w14:paraId="03DD9FE5" w14:textId="14A8F4AC">
      <w:pPr>
        <w:ind w:left="600" w:leftChars="300"/>
        <w:rPr>
          <w:ins w:author="김나영" w:date="2026-03-16T02:26:00Z" w:id="537"/>
          <w:strike/>
        </w:rPr>
      </w:pPr>
      <w:r w:rsidRPr="4556A0FA">
        <w:rPr>
          <w:strike/>
          <w:rPrChange w:author="김나영" w:date="2026-03-16T02:27:00Z" w:id="538">
            <w:rPr/>
          </w:rPrChange>
        </w:rPr>
        <w:t xml:space="preserve">- 선거회원은 </w:t>
      </w:r>
      <w:r w:rsidRPr="4556A0FA" w:rsidR="00716274">
        <w:rPr>
          <w:strike/>
          <w:rPrChange w:author="김나영" w:date="2026-03-16T02:27:00Z" w:id="539">
            <w:rPr/>
          </w:rPrChange>
        </w:rPr>
        <w:t xml:space="preserve">일일 </w:t>
      </w:r>
      <w:proofErr w:type="spellStart"/>
      <w:r w:rsidRPr="4556A0FA" w:rsidR="00716274">
        <w:rPr>
          <w:strike/>
          <w:rPrChange w:author="김나영" w:date="2026-03-16T02:27:00Z" w:id="540">
            <w:rPr/>
          </w:rPrChange>
        </w:rPr>
        <w:t>발송량</w:t>
      </w:r>
      <w:proofErr w:type="spellEnd"/>
      <w:r w:rsidRPr="4556A0FA" w:rsidR="00716274">
        <w:rPr>
          <w:strike/>
          <w:rPrChange w:author="김나영" w:date="2026-03-16T02:27:00Z" w:id="541">
            <w:rPr/>
          </w:rPrChange>
        </w:rPr>
        <w:t xml:space="preserve"> 제한 없이 발송이 가능하다</w:t>
      </w:r>
      <w:r w:rsidRPr="4556A0FA">
        <w:rPr>
          <w:strike/>
          <w:rPrChange w:author="김나영" w:date="2026-03-16T02:27:00Z" w:id="542">
            <w:rPr/>
          </w:rPrChange>
        </w:rPr>
        <w:t>.</w:t>
      </w:r>
    </w:p>
    <w:p w:rsidR="6138B4BF" w:rsidP="4556A0FA" w:rsidRDefault="6138B4BF" w14:paraId="2883CBBC" w14:textId="74410410">
      <w:pPr>
        <w:ind w:left="600" w:leftChars="300"/>
      </w:pPr>
      <w:ins w:author="김나영" w:date="2026-03-16T02:26:00Z" w:id="543">
        <w:r>
          <w:t xml:space="preserve">- 선거회원의 일일 </w:t>
        </w:r>
        <w:proofErr w:type="spellStart"/>
        <w:r>
          <w:t>발송량</w:t>
        </w:r>
      </w:ins>
      <w:ins w:author="김나영" w:date="2026-03-16T02:27:00Z" w:id="544">
        <w:r>
          <w:t>은</w:t>
        </w:r>
        <w:proofErr w:type="spellEnd"/>
        <w:r>
          <w:t xml:space="preserve"> 최대 30,000건으로 제한한다. (26.03.16)</w:t>
        </w:r>
      </w:ins>
    </w:p>
    <w:p w:rsidRPr="005F3DE3" w:rsidR="005F3DE3" w:rsidP="005F3DE3" w:rsidRDefault="005F3DE3" w14:paraId="0AB6F7AB" w14:textId="44629C44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선거회원은 야간 발송 금지 시간과 상관없이 선거 개시일자부터 선거 당일까지 문자 발송이 가능하다.</w:t>
      </w:r>
      <w:r>
        <w:t xml:space="preserve"> </w:t>
      </w:r>
      <w:r w:rsidR="00F77061">
        <w:rPr>
          <w:rFonts w:hint="eastAsia"/>
        </w:rPr>
        <w:t>단,</w:t>
      </w:r>
      <w:r w:rsidR="00F77061">
        <w:t xml:space="preserve"> </w:t>
      </w:r>
      <w:r w:rsidR="00F77061">
        <w:rPr>
          <w:rFonts w:hint="eastAsia"/>
        </w:rPr>
        <w:t>선거 당일의 경우 선거 독려 문자 발송을 권장한다.</w:t>
      </w:r>
      <w:r w:rsidR="00F77061">
        <w:t xml:space="preserve"> </w:t>
      </w:r>
    </w:p>
    <w:p w:rsidR="00D77AE2" w:rsidP="00D77AE2" w:rsidRDefault="00D77AE2" w14:paraId="4B53518E" w14:textId="77777777">
      <w:pPr>
        <w:ind w:left="600" w:leftChars="300"/>
      </w:pPr>
      <w:r>
        <w:rPr>
          <w:rFonts w:hint="eastAsia"/>
        </w:rPr>
        <w:t>8</w:t>
      </w:r>
      <w:r>
        <w:t xml:space="preserve">.3.2 </w:t>
      </w:r>
      <w:r>
        <w:rPr>
          <w:rFonts w:hint="eastAsia"/>
        </w:rPr>
        <w:t>선거문자 발송 정책</w:t>
      </w:r>
    </w:p>
    <w:p w:rsidR="00D77AE2" w:rsidP="00D77AE2" w:rsidRDefault="00D77AE2" w14:paraId="566C800A" w14:textId="77777777">
      <w:pPr>
        <w:ind w:left="800" w:leftChars="400"/>
      </w:pPr>
      <w:r>
        <w:rPr>
          <w:rFonts w:hint="eastAsia"/>
        </w:rPr>
        <w:t>8</w:t>
      </w:r>
      <w:r>
        <w:t xml:space="preserve">.3.2.1 </w:t>
      </w:r>
      <w:r>
        <w:rPr>
          <w:rFonts w:hint="eastAsia"/>
        </w:rPr>
        <w:t>선거문자 메시지 유형 및 발송 규정</w:t>
      </w:r>
    </w:p>
    <w:p w:rsidR="005F3DE3" w:rsidP="00D77AE2" w:rsidRDefault="005F3DE3" w14:paraId="72BDE6C9" w14:textId="6D763CC9">
      <w:pPr>
        <w:ind w:left="800" w:leftChars="4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공통</w:t>
      </w:r>
    </w:p>
    <w:tbl>
      <w:tblPr>
        <w:tblStyle w:val="a8"/>
        <w:tblW w:w="0" w:type="auto"/>
        <w:tblInd w:w="800" w:type="dxa"/>
        <w:tblLook w:val="04A0" w:firstRow="1" w:lastRow="0" w:firstColumn="1" w:lastColumn="0" w:noHBand="0" w:noVBand="1"/>
      </w:tblPr>
      <w:tblGrid>
        <w:gridCol w:w="4099"/>
        <w:gridCol w:w="4117"/>
      </w:tblGrid>
      <w:tr w:rsidR="00F80EEB" w:rsidTr="00F80EEB" w14:paraId="3DDA024A" w14:textId="77777777">
        <w:tc>
          <w:tcPr>
            <w:tcW w:w="4508" w:type="dxa"/>
          </w:tcPr>
          <w:p w:rsidR="00F80EEB" w:rsidP="00D77AE2" w:rsidRDefault="00F80EEB" w14:paraId="2507A173" w14:textId="67C22A5E">
            <w:r>
              <w:rPr>
                <w:rFonts w:hint="eastAsia"/>
              </w:rPr>
              <w:t>선거문자안내</w:t>
            </w:r>
          </w:p>
        </w:tc>
        <w:tc>
          <w:tcPr>
            <w:tcW w:w="4508" w:type="dxa"/>
          </w:tcPr>
          <w:p w:rsidR="00F80EEB" w:rsidP="00D77AE2" w:rsidRDefault="00F80EEB" w14:paraId="30C98402" w14:textId="5C7F5BD3">
            <w:r>
              <w:rPr>
                <w:rFonts w:hint="eastAsia"/>
              </w:rPr>
              <w:t xml:space="preserve">본문 상단에 </w:t>
            </w:r>
            <w:r>
              <w:t>‘(</w:t>
            </w:r>
            <w:r>
              <w:rPr>
                <w:rFonts w:hint="eastAsia"/>
              </w:rPr>
              <w:t>선거운동정보</w:t>
            </w:r>
            <w:r>
              <w:t xml:space="preserve">)’ </w:t>
            </w:r>
            <w:r>
              <w:rPr>
                <w:rFonts w:hint="eastAsia"/>
              </w:rPr>
              <w:t>표기</w:t>
            </w:r>
          </w:p>
        </w:tc>
      </w:tr>
      <w:tr w:rsidR="00F80EEB" w:rsidTr="00F80EEB" w14:paraId="751E86CF" w14:textId="77777777">
        <w:tc>
          <w:tcPr>
            <w:tcW w:w="4508" w:type="dxa"/>
          </w:tcPr>
          <w:p w:rsidR="00F80EEB" w:rsidP="00D77AE2" w:rsidRDefault="00F80EEB" w14:paraId="6F96A83F" w14:textId="35FAF9DE">
            <w:r>
              <w:rPr>
                <w:rFonts w:hint="eastAsia"/>
              </w:rPr>
              <w:t>무료수신거부 번호 표기</w:t>
            </w:r>
          </w:p>
        </w:tc>
        <w:tc>
          <w:tcPr>
            <w:tcW w:w="4508" w:type="dxa"/>
          </w:tcPr>
          <w:p w:rsidR="00F80EEB" w:rsidP="00D77AE2" w:rsidRDefault="00F80EEB" w14:paraId="01C17127" w14:textId="52855DA6">
            <w:r>
              <w:rPr>
                <w:rFonts w:hint="eastAsia"/>
              </w:rPr>
              <w:t xml:space="preserve">본문 하단에 </w:t>
            </w:r>
            <w:r>
              <w:t xml:space="preserve">080 </w:t>
            </w:r>
            <w:r>
              <w:rPr>
                <w:rFonts w:hint="eastAsia"/>
              </w:rPr>
              <w:t>무료수신거부 번호 표기</w:t>
            </w:r>
          </w:p>
        </w:tc>
      </w:tr>
      <w:tr w:rsidR="00F80EEB" w:rsidTr="00F80EEB" w14:paraId="0588E6BC" w14:textId="77777777">
        <w:tc>
          <w:tcPr>
            <w:tcW w:w="4508" w:type="dxa"/>
          </w:tcPr>
          <w:p w:rsidR="00F80EEB" w:rsidP="00D77AE2" w:rsidRDefault="001B63D9" w14:paraId="2F26A266" w14:textId="46D181EC">
            <w:r>
              <w:rPr>
                <w:rFonts w:hint="eastAsia"/>
              </w:rPr>
              <w:t>신고번호 표기</w:t>
            </w:r>
          </w:p>
        </w:tc>
        <w:tc>
          <w:tcPr>
            <w:tcW w:w="4508" w:type="dxa"/>
          </w:tcPr>
          <w:p w:rsidR="00F80EEB" w:rsidP="00D77AE2" w:rsidRDefault="001B63D9" w14:paraId="7830DC86" w14:textId="12FAF5AB">
            <w:r>
              <w:rPr>
                <w:rFonts w:hint="eastAsia"/>
              </w:rPr>
              <w:t xml:space="preserve">본문 하단에 </w:t>
            </w:r>
            <w:r>
              <w:t>‘</w:t>
            </w:r>
            <w:r>
              <w:rPr>
                <w:rFonts w:hint="eastAsia"/>
              </w:rPr>
              <w:t xml:space="preserve">불법정보수집신고 </w:t>
            </w:r>
            <w:r>
              <w:t xml:space="preserve">118’ </w:t>
            </w:r>
            <w:r>
              <w:rPr>
                <w:rFonts w:hint="eastAsia"/>
              </w:rPr>
              <w:t>표기</w:t>
            </w:r>
          </w:p>
        </w:tc>
      </w:tr>
    </w:tbl>
    <w:p w:rsidR="001B63D9" w:rsidP="00D77AE2" w:rsidRDefault="001B63D9" w14:paraId="1FC654D8" w14:textId="77777777">
      <w:pPr>
        <w:ind w:left="800" w:leftChars="400"/>
      </w:pPr>
    </w:p>
    <w:p w:rsidR="00D77AE2" w:rsidP="00D77AE2" w:rsidRDefault="00D77AE2" w14:paraId="1B78D61A" w14:textId="485EFB46">
      <w:pPr>
        <w:ind w:left="800" w:leftChars="400"/>
      </w:pPr>
      <w:r>
        <w:rPr>
          <w:rFonts w:hint="eastAsia"/>
        </w:rPr>
        <w:t>-</w:t>
      </w:r>
      <w:r>
        <w:t xml:space="preserve"> </w:t>
      </w:r>
      <w:r w:rsidR="001B63D9">
        <w:rPr>
          <w:rFonts w:hint="eastAsia"/>
        </w:rPr>
        <w:t>자동 동보통신</w:t>
      </w:r>
    </w:p>
    <w:tbl>
      <w:tblPr>
        <w:tblStyle w:val="a8"/>
        <w:tblW w:w="0" w:type="auto"/>
        <w:tblInd w:w="800" w:type="dxa"/>
        <w:tblLook w:val="04A0" w:firstRow="1" w:lastRow="0" w:firstColumn="1" w:lastColumn="0" w:noHBand="0" w:noVBand="1"/>
      </w:tblPr>
      <w:tblGrid>
        <w:gridCol w:w="1605"/>
        <w:gridCol w:w="6611"/>
      </w:tblGrid>
      <w:tr w:rsidR="005E65BA" w:rsidTr="005E65BA" w14:paraId="1DE61E71" w14:textId="77777777">
        <w:tc>
          <w:tcPr>
            <w:tcW w:w="1605" w:type="dxa"/>
          </w:tcPr>
          <w:p w:rsidR="005E65BA" w:rsidP="00D77AE2" w:rsidRDefault="005E65BA" w14:paraId="61007915" w14:textId="351ED527">
            <w:r>
              <w:rPr>
                <w:rFonts w:hint="eastAsia"/>
              </w:rPr>
              <w:t>전송 대상</w:t>
            </w:r>
          </w:p>
        </w:tc>
        <w:tc>
          <w:tcPr>
            <w:tcW w:w="6611" w:type="dxa"/>
          </w:tcPr>
          <w:p w:rsidR="005E65BA" w:rsidP="00D77AE2" w:rsidRDefault="005E65BA" w14:paraId="6A3211EA" w14:textId="60CCF4D9">
            <w:r>
              <w:rPr>
                <w:rFonts w:hint="eastAsia"/>
              </w:rPr>
              <w:t xml:space="preserve">동시에 </w:t>
            </w:r>
            <w:r>
              <w:t>20</w:t>
            </w:r>
            <w:r>
              <w:rPr>
                <w:rFonts w:hint="eastAsia"/>
              </w:rPr>
              <w:t>인 초과 또는 프로그램을 이용하여 수신자를 자동으로 선택하여 전송</w:t>
            </w:r>
          </w:p>
        </w:tc>
      </w:tr>
      <w:tr w:rsidR="005E65BA" w:rsidTr="005E65BA" w14:paraId="298ABA08" w14:textId="77777777">
        <w:tc>
          <w:tcPr>
            <w:tcW w:w="1605" w:type="dxa"/>
          </w:tcPr>
          <w:p w:rsidR="005E65BA" w:rsidP="00D77AE2" w:rsidRDefault="005E65BA" w14:paraId="23B01E55" w14:textId="2BF324B3">
            <w:r>
              <w:rPr>
                <w:rFonts w:hint="eastAsia"/>
              </w:rPr>
              <w:t>횟수 제한</w:t>
            </w:r>
          </w:p>
        </w:tc>
        <w:tc>
          <w:tcPr>
            <w:tcW w:w="6611" w:type="dxa"/>
          </w:tcPr>
          <w:p w:rsidR="005E65BA" w:rsidP="00D77AE2" w:rsidRDefault="005E65BA" w14:paraId="368864AB" w14:textId="6A76B90E">
            <w:r w:rsidRPr="005E65BA">
              <w:rPr>
                <w:rFonts w:hint="eastAsia"/>
                <w:b/>
              </w:rPr>
              <w:t xml:space="preserve">총 </w:t>
            </w:r>
            <w:r w:rsidRPr="005E65BA">
              <w:rPr>
                <w:b/>
              </w:rPr>
              <w:t>8</w:t>
            </w:r>
            <w:r w:rsidRPr="005E65BA">
              <w:rPr>
                <w:rFonts w:hint="eastAsia"/>
                <w:b/>
              </w:rPr>
              <w:t>회</w:t>
            </w:r>
            <w:r>
              <w:rPr>
                <w:rFonts w:hint="eastAsia"/>
              </w:rPr>
              <w:t xml:space="preserve">로 제한 </w:t>
            </w:r>
            <w:r>
              <w:t>(</w:t>
            </w:r>
            <w:r>
              <w:rPr>
                <w:rFonts w:hint="eastAsia"/>
              </w:rPr>
              <w:t xml:space="preserve">예비 후보자 </w:t>
            </w:r>
            <w:r>
              <w:t xml:space="preserve">– </w:t>
            </w:r>
            <w:r>
              <w:rPr>
                <w:rFonts w:hint="eastAsia"/>
              </w:rPr>
              <w:t>후보자 단계 전체)</w:t>
            </w:r>
          </w:p>
        </w:tc>
      </w:tr>
      <w:tr w:rsidR="005E65BA" w:rsidTr="005E65BA" w14:paraId="73421B77" w14:textId="77777777">
        <w:tc>
          <w:tcPr>
            <w:tcW w:w="1605" w:type="dxa"/>
          </w:tcPr>
          <w:p w:rsidR="005E65BA" w:rsidP="00D77AE2" w:rsidRDefault="005E65BA" w14:paraId="4A0F8A70" w14:textId="118DE752">
            <w:r>
              <w:rPr>
                <w:rFonts w:hint="eastAsia"/>
              </w:rPr>
              <w:t>선관위 신고</w:t>
            </w:r>
          </w:p>
        </w:tc>
        <w:tc>
          <w:tcPr>
            <w:tcW w:w="6611" w:type="dxa"/>
          </w:tcPr>
          <w:p w:rsidR="005E65BA" w:rsidP="00D77AE2" w:rsidRDefault="005E65BA" w14:paraId="513EDA1B" w14:textId="5939A510">
            <w:r>
              <w:rPr>
                <w:rFonts w:hint="eastAsia"/>
              </w:rPr>
              <w:t>매회</w:t>
            </w:r>
            <w:r>
              <w:t xml:space="preserve"> </w:t>
            </w:r>
            <w:r>
              <w:rPr>
                <w:rFonts w:hint="eastAsia"/>
              </w:rPr>
              <w:t>전송 전일까지 필요</w:t>
            </w:r>
          </w:p>
        </w:tc>
      </w:tr>
    </w:tbl>
    <w:p w:rsidR="005E65BA" w:rsidP="00D77AE2" w:rsidRDefault="005E65BA" w14:paraId="7EDA7854" w14:textId="77777777">
      <w:pPr>
        <w:ind w:left="800" w:leftChars="400"/>
      </w:pPr>
    </w:p>
    <w:p w:rsidR="00D77AE2" w:rsidP="005F3DE3" w:rsidRDefault="00D77AE2" w14:paraId="5C2C04CC" w14:textId="0DE9F47C">
      <w:pPr>
        <w:ind w:left="800" w:leftChars="400"/>
      </w:pPr>
      <w:r>
        <w:t xml:space="preserve">- </w:t>
      </w:r>
      <w:r w:rsidR="005E65BA">
        <w:rPr>
          <w:rFonts w:hint="eastAsia"/>
        </w:rPr>
        <w:t>문자 메시지</w:t>
      </w:r>
    </w:p>
    <w:tbl>
      <w:tblPr>
        <w:tblStyle w:val="a8"/>
        <w:tblW w:w="0" w:type="auto"/>
        <w:tblInd w:w="800" w:type="dxa"/>
        <w:tblLook w:val="04A0" w:firstRow="1" w:lastRow="0" w:firstColumn="1" w:lastColumn="0" w:noHBand="0" w:noVBand="1"/>
      </w:tblPr>
      <w:tblGrid>
        <w:gridCol w:w="1605"/>
        <w:gridCol w:w="6611"/>
      </w:tblGrid>
      <w:tr w:rsidR="005E65BA" w:rsidTr="0855AEB8" w14:paraId="38C2C686" w14:textId="77777777">
        <w:tc>
          <w:tcPr>
            <w:tcW w:w="1605" w:type="dxa"/>
          </w:tcPr>
          <w:p w:rsidR="005E65BA" w:rsidP="00637D5F" w:rsidRDefault="005E65BA" w14:paraId="01A87678" w14:textId="77777777">
            <w:r>
              <w:rPr>
                <w:rFonts w:hint="eastAsia"/>
              </w:rPr>
              <w:t>전송 대상</w:t>
            </w:r>
          </w:p>
        </w:tc>
        <w:tc>
          <w:tcPr>
            <w:tcW w:w="6611" w:type="dxa"/>
          </w:tcPr>
          <w:p w:rsidR="005E65BA" w:rsidP="00637D5F" w:rsidRDefault="005E65BA" w14:paraId="36D587AD" w14:textId="472F4284">
            <w:r>
              <w:rPr>
                <w:rFonts w:hint="eastAsia"/>
              </w:rPr>
              <w:t xml:space="preserve">동시에 </w:t>
            </w:r>
            <w:r>
              <w:t>2</w:t>
            </w:r>
            <w:r>
              <w:rPr>
                <w:rFonts w:hint="eastAsia"/>
              </w:rPr>
              <w:t>0인 이하</w:t>
            </w:r>
          </w:p>
        </w:tc>
      </w:tr>
      <w:tr w:rsidR="005E65BA" w:rsidTr="0855AEB8" w14:paraId="53B2A81A" w14:textId="77777777">
        <w:tc>
          <w:tcPr>
            <w:tcW w:w="1605" w:type="dxa"/>
          </w:tcPr>
          <w:p w:rsidR="005E65BA" w:rsidP="00637D5F" w:rsidRDefault="005E65BA" w14:paraId="04BDE46F" w14:textId="77777777">
            <w:r>
              <w:rPr>
                <w:rFonts w:hint="eastAsia"/>
              </w:rPr>
              <w:t>횟수 제한</w:t>
            </w:r>
          </w:p>
        </w:tc>
        <w:tc>
          <w:tcPr>
            <w:tcW w:w="6611" w:type="dxa"/>
          </w:tcPr>
          <w:p w:rsidR="005E65BA" w:rsidP="0855AEB8" w:rsidRDefault="0B196CF2" w14:paraId="03F11B58" w14:textId="49AB3FB3">
            <w:pPr>
              <w:rPr>
                <w:b/>
                <w:bCs/>
              </w:rPr>
            </w:pPr>
            <w:r w:rsidRPr="0855AEB8">
              <w:rPr>
                <w:b/>
                <w:bCs/>
              </w:rPr>
              <w:t>제한 없음</w:t>
            </w:r>
          </w:p>
        </w:tc>
      </w:tr>
      <w:tr w:rsidR="005E65BA" w:rsidTr="0855AEB8" w14:paraId="38E68BD8" w14:textId="77777777">
        <w:tc>
          <w:tcPr>
            <w:tcW w:w="1605" w:type="dxa"/>
          </w:tcPr>
          <w:p w:rsidR="005E65BA" w:rsidP="00637D5F" w:rsidRDefault="005E65BA" w14:paraId="07E7E2F0" w14:textId="77777777">
            <w:r>
              <w:rPr>
                <w:rFonts w:hint="eastAsia"/>
              </w:rPr>
              <w:t>선관위 신고</w:t>
            </w:r>
          </w:p>
        </w:tc>
        <w:tc>
          <w:tcPr>
            <w:tcW w:w="6611" w:type="dxa"/>
          </w:tcPr>
          <w:p w:rsidR="005E65BA" w:rsidP="00637D5F" w:rsidRDefault="6AAEBC7E" w14:paraId="65F9BD78" w14:textId="33851DA2">
            <w:r>
              <w:t>필요 없음</w:t>
            </w:r>
          </w:p>
        </w:tc>
      </w:tr>
    </w:tbl>
    <w:p w:rsidRPr="005E65BA" w:rsidR="005E65BA" w:rsidP="005F3DE3" w:rsidRDefault="005E65BA" w14:paraId="6354F5BD" w14:textId="77777777">
      <w:pPr>
        <w:ind w:left="800" w:leftChars="400"/>
      </w:pPr>
    </w:p>
    <w:p w:rsidR="00D77AE2" w:rsidP="00D77AE2" w:rsidRDefault="00D77AE2" w14:paraId="1FC0E9D7" w14:textId="77777777">
      <w:pPr>
        <w:ind w:left="200" w:leftChars="100"/>
      </w:pPr>
      <w:r>
        <w:t xml:space="preserve">8.4 </w:t>
      </w:r>
      <w:r>
        <w:rPr>
          <w:rFonts w:hint="eastAsia"/>
        </w:rPr>
        <w:t>충전 및 과금 체계</w:t>
      </w:r>
    </w:p>
    <w:p w:rsidR="00D77AE2" w:rsidP="00D77AE2" w:rsidRDefault="00D77AE2" w14:paraId="46D7ADE1" w14:textId="65C417F1">
      <w:pPr>
        <w:ind w:left="400" w:leftChars="200"/>
      </w:pPr>
      <w:r>
        <w:rPr>
          <w:rFonts w:hint="eastAsia"/>
        </w:rPr>
        <w:t>8.4</w:t>
      </w:r>
      <w:r>
        <w:t xml:space="preserve">.1 </w:t>
      </w:r>
      <w:r>
        <w:rPr>
          <w:rFonts w:hint="eastAsia"/>
        </w:rPr>
        <w:t>선거문자 요금</w:t>
      </w:r>
      <w:r>
        <w:t>·</w:t>
      </w:r>
      <w:r>
        <w:rPr>
          <w:rFonts w:hint="eastAsia"/>
        </w:rPr>
        <w:t>충전 구조</w:t>
      </w:r>
    </w:p>
    <w:p w:rsidR="00637D5F" w:rsidP="005E65BA" w:rsidRDefault="00637D5F" w14:paraId="43DA1AD6" w14:textId="32AEF6FA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선거문자 서비스의 경우 최소 결제 금액을 </w:t>
      </w:r>
      <w:r>
        <w:t>1</w:t>
      </w:r>
      <w:r>
        <w:rPr>
          <w:rFonts w:hint="eastAsia"/>
        </w:rPr>
        <w:t>0</w:t>
      </w:r>
      <w:r>
        <w:t>,000</w:t>
      </w:r>
      <w:r>
        <w:rPr>
          <w:rFonts w:hint="eastAsia"/>
        </w:rPr>
        <w:t xml:space="preserve">원, 최대 결제 금액을 </w:t>
      </w:r>
      <w:r>
        <w:t>3,000,000</w:t>
      </w:r>
      <w:r>
        <w:rPr>
          <w:rFonts w:hint="eastAsia"/>
        </w:rPr>
        <w:t>원으로 제한한다.</w:t>
      </w:r>
    </w:p>
    <w:p w:rsidR="005E65BA" w:rsidP="005E65BA" w:rsidRDefault="005E65BA" w14:paraId="2ED767BF" w14:textId="30BF1FFC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선거문자 서비스 또한 동일한 선불 충전 결제를 지원한다.</w:t>
      </w:r>
      <w:r>
        <w:t xml:space="preserve"> (7</w:t>
      </w:r>
      <w:r>
        <w:rPr>
          <w:rFonts w:hint="eastAsia"/>
        </w:rPr>
        <w:t>장 참고)</w:t>
      </w:r>
      <w:r>
        <w:t xml:space="preserve"> </w:t>
      </w:r>
    </w:p>
    <w:p w:rsidR="00716274" w:rsidP="005E65BA" w:rsidRDefault="00716274" w14:paraId="2F3AD48C" w14:textId="34034DDE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선거회원이 포인트를 충전할 경우,</w:t>
      </w:r>
      <w:r>
        <w:t xml:space="preserve"> </w:t>
      </w:r>
      <w:r>
        <w:rPr>
          <w:rFonts w:hint="eastAsia"/>
        </w:rPr>
        <w:t>기업 단가로 제공하는 대신 추가 마일리지는 지급하지 않는다.</w:t>
      </w:r>
      <w:r>
        <w:t xml:space="preserve"> </w:t>
      </w:r>
    </w:p>
    <w:p w:rsidR="00D77AE2" w:rsidP="00D77AE2" w:rsidRDefault="00D77AE2" w14:paraId="5089CE1C" w14:textId="768C65CA">
      <w:pPr>
        <w:ind w:left="400" w:leftChars="200"/>
      </w:pPr>
      <w:r>
        <w:rPr>
          <w:rFonts w:hint="eastAsia"/>
        </w:rPr>
        <w:t>8.4</w:t>
      </w:r>
      <w:r>
        <w:t xml:space="preserve">.3 </w:t>
      </w:r>
      <w:r>
        <w:rPr>
          <w:rFonts w:hint="eastAsia"/>
        </w:rPr>
        <w:t>결제 수단 및 결제 방식</w:t>
      </w:r>
    </w:p>
    <w:p w:rsidR="005E65BA" w:rsidP="005E65BA" w:rsidRDefault="005E65BA" w14:paraId="7802FCB1" w14:textId="72C3A885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선거회원은 예비후보자 또는 후보자가 선거관리위원회에 신고한 계좌로 결제한다.</w:t>
      </w:r>
    </w:p>
    <w:p w:rsidR="00D77AE2" w:rsidP="00D77AE2" w:rsidRDefault="00D77AE2" w14:paraId="624A6515" w14:textId="5724E67C">
      <w:pPr>
        <w:ind w:left="200" w:leftChars="100"/>
      </w:pPr>
      <w:r>
        <w:t xml:space="preserve">8.5 </w:t>
      </w:r>
      <w:r>
        <w:rPr>
          <w:rFonts w:hint="eastAsia"/>
        </w:rPr>
        <w:t>환불 규정</w:t>
      </w:r>
    </w:p>
    <w:p w:rsidR="005E65BA" w:rsidP="005E65BA" w:rsidRDefault="005E65BA" w14:paraId="3F622E62" w14:textId="349A3C38">
      <w:pPr>
        <w:ind w:left="200" w:leftChars="100"/>
        <w:rPr>
          <w:ins w:author="김나영" w:date="2026-01-21T06:42:00Z" w:id="545"/>
        </w:rPr>
      </w:pPr>
      <w:r>
        <w:t xml:space="preserve">- 선거기간 종료 후 남은 잔액은 수수료 없이 100% 전액 환불한다. 수수료는 </w:t>
      </w:r>
      <w:proofErr w:type="spellStart"/>
      <w:r>
        <w:t>톡벨이</w:t>
      </w:r>
      <w:proofErr w:type="spellEnd"/>
      <w:r>
        <w:t xml:space="preserve"> 부담한다.</w:t>
      </w:r>
    </w:p>
    <w:p w:rsidR="68A8D330" w:rsidP="0D760B5A" w:rsidRDefault="68A8D330" w14:paraId="2DCB9527" w14:textId="67392994">
      <w:pPr>
        <w:ind w:left="200" w:leftChars="100"/>
      </w:pPr>
      <w:ins w:author="김나영" w:date="2026-01-21T06:42:00Z" w:id="546">
        <w:r>
          <w:t xml:space="preserve">- 개인회원이 선거회원으로 전환하기 전 충전한 포인트가 있고, 선거회원 개인회원 당시 충전한 포인트도 환불을 </w:t>
        </w:r>
      </w:ins>
      <w:ins w:author="김나영" w:date="2026-01-21T06:43:00Z" w:id="547">
        <w:r>
          <w:t xml:space="preserve">요청할 경우, </w:t>
        </w:r>
        <w:proofErr w:type="spellStart"/>
        <w:r>
          <w:t>톡벨은</w:t>
        </w:r>
        <w:proofErr w:type="spellEnd"/>
        <w:r>
          <w:t xml:space="preserve"> 해당 금액을 포함하여</w:t>
        </w:r>
        <w:r w:rsidR="69BAD950">
          <w:t xml:space="preserve"> 환불을 진행한다. 수수료는 </w:t>
        </w:r>
        <w:proofErr w:type="spellStart"/>
        <w:r w:rsidR="69BAD950">
          <w:t>톡벨이</w:t>
        </w:r>
        <w:proofErr w:type="spellEnd"/>
        <w:r w:rsidR="69BAD950">
          <w:t xml:space="preserve"> 부담한다.</w:t>
        </w:r>
      </w:ins>
      <w:ins w:author="김나영" w:date="2026-01-21T07:09:00Z" w:id="548">
        <w:r w:rsidR="59FD1CBB">
          <w:t xml:space="preserve"> (26.01.21)</w:t>
        </w:r>
      </w:ins>
    </w:p>
    <w:p w:rsidR="00D77AE2" w:rsidP="00D77AE2" w:rsidRDefault="00D77AE2" w14:paraId="5B14B377" w14:textId="77A7C3A3">
      <w:pPr>
        <w:ind w:left="400" w:leftChars="200"/>
      </w:pPr>
      <w:r>
        <w:rPr>
          <w:rFonts w:hint="eastAsia"/>
        </w:rPr>
        <w:t>8</w:t>
      </w:r>
      <w:r>
        <w:t xml:space="preserve">.5.1 </w:t>
      </w:r>
      <w:r>
        <w:rPr>
          <w:rFonts w:hint="eastAsia"/>
        </w:rPr>
        <w:t>결제 수단 별 환불 정책</w:t>
      </w:r>
    </w:p>
    <w:p w:rsidR="00637D5F" w:rsidP="00D77AE2" w:rsidRDefault="00637D5F" w14:paraId="7A093521" w14:textId="3F5B7A00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환불</w:t>
      </w:r>
      <w:r>
        <w:t xml:space="preserve"> </w:t>
      </w:r>
      <w:r>
        <w:rPr>
          <w:rFonts w:hint="eastAsia"/>
        </w:rPr>
        <w:t>절차는 기존 환불 절차와 동일하게 진행한다.</w:t>
      </w:r>
      <w:r>
        <w:t xml:space="preserve"> (7</w:t>
      </w:r>
      <w:r>
        <w:rPr>
          <w:rFonts w:hint="eastAsia"/>
        </w:rPr>
        <w:t>장 참고)</w:t>
      </w:r>
    </w:p>
    <w:p w:rsidR="00D77AE2" w:rsidP="00D77AE2" w:rsidRDefault="00D77AE2" w14:paraId="4435B818" w14:textId="77777777">
      <w:pPr>
        <w:ind w:left="200" w:leftChars="100"/>
      </w:pPr>
      <w:r>
        <w:rPr>
          <w:rFonts w:hint="eastAsia"/>
        </w:rPr>
        <w:t>8</w:t>
      </w:r>
      <w:r>
        <w:t xml:space="preserve">.6 </w:t>
      </w:r>
      <w:r>
        <w:rPr>
          <w:rFonts w:hint="eastAsia"/>
        </w:rPr>
        <w:t>정산</w:t>
      </w:r>
    </w:p>
    <w:p w:rsidRPr="007347D0" w:rsidR="007347D0" w:rsidP="00D77AE2" w:rsidRDefault="007347D0" w14:paraId="1D65443A" w14:textId="2A724B93">
      <w:pPr>
        <w:ind w:left="400" w:leftChars="200"/>
      </w:pPr>
      <w:r>
        <w:t>- 정산 절차는 기존 정산 절차와 동일하게 진행한다. (7장 참고)</w:t>
      </w:r>
    </w:p>
    <w:p w:rsidR="00D77AE2" w:rsidP="00D77AE2" w:rsidRDefault="00D77AE2" w14:paraId="5E46F60E" w14:textId="77777777">
      <w:pPr>
        <w:ind w:left="200" w:leftChars="100"/>
      </w:pPr>
      <w:r>
        <w:rPr>
          <w:rFonts w:hint="eastAsia"/>
        </w:rPr>
        <w:t>8</w:t>
      </w:r>
      <w:r>
        <w:t xml:space="preserve">,7 </w:t>
      </w:r>
      <w:r>
        <w:rPr>
          <w:rFonts w:hint="eastAsia"/>
        </w:rPr>
        <w:t>서류 제공</w:t>
      </w:r>
    </w:p>
    <w:p w:rsidR="00D77AE2" w:rsidP="00D77AE2" w:rsidRDefault="00D77AE2" w14:paraId="635A4F6D" w14:textId="77777777">
      <w:pPr>
        <w:ind w:left="400" w:leftChars="200"/>
      </w:pPr>
      <w:commentRangeStart w:id="549"/>
      <w:commentRangeStart w:id="550"/>
      <w:r>
        <w:t>8.7.1 제공 가능한 증빙서류 목록</w:t>
      </w:r>
      <w:commentRangeEnd w:id="549"/>
      <w:r>
        <w:rPr>
          <w:rStyle w:val="a4"/>
          <w:sz w:val="20"/>
          <w:szCs w:val="22"/>
        </w:rPr>
        <w:commentReference w:id="549"/>
      </w:r>
      <w:commentRangeEnd w:id="550"/>
      <w:r>
        <w:rPr>
          <w:rStyle w:val="CommentReference"/>
        </w:rPr>
        <w:commentReference w:id="550"/>
      </w:r>
    </w:p>
    <w:p w:rsidR="00D77AE2" w:rsidP="00D77AE2" w:rsidRDefault="00D77AE2" w14:paraId="1AA5E85C" w14:textId="77777777">
      <w:pPr>
        <w:ind w:left="600" w:leftChars="300"/>
        <w:rPr>
          <w:ins w:author="나영 김" w:date="2026-02-03T16:11:00Z" w:id="551"/>
        </w:rPr>
      </w:pPr>
      <w:r>
        <w:t xml:space="preserve">8.7.1.1 </w:t>
      </w:r>
      <w:r>
        <w:rPr>
          <w:rFonts w:hint="eastAsia"/>
        </w:rPr>
        <w:t>발송 결과 리포트</w:t>
      </w:r>
    </w:p>
    <w:p w:rsidR="0058400F" w:rsidP="00D77AE2" w:rsidRDefault="0058400F" w14:paraId="78BB8DEE" w14:textId="3DD50BE2">
      <w:pPr>
        <w:ind w:left="600" w:leftChars="300"/>
      </w:pPr>
      <w:ins w:author="나영 김" w:date="2026-02-03T16:11:00Z" w:id="552">
        <w:r>
          <w:rPr>
            <w:rFonts w:hint="eastAsia"/>
          </w:rPr>
          <w:t>-</w:t>
        </w:r>
        <w:r>
          <w:t xml:space="preserve"> </w:t>
        </w:r>
        <w:r w:rsidR="009E38F5">
          <w:rPr>
            <w:rFonts w:hint="eastAsia"/>
          </w:rPr>
          <w:t xml:space="preserve">자동 동보통신 리포트는 </w:t>
        </w:r>
        <w:proofErr w:type="spellStart"/>
        <w:r w:rsidR="009E38F5">
          <w:rPr>
            <w:rFonts w:hint="eastAsia"/>
          </w:rPr>
          <w:t>톡벨</w:t>
        </w:r>
        <w:proofErr w:type="spellEnd"/>
        <w:r w:rsidR="009E38F5">
          <w:rPr>
            <w:rFonts w:hint="eastAsia"/>
          </w:rPr>
          <w:t xml:space="preserve"> 운영진이 수기로 작성하여 회원에게 전달한다.</w:t>
        </w:r>
        <w:r w:rsidR="009E38F5">
          <w:t xml:space="preserve"> (26.02.02 </w:t>
        </w:r>
        <w:r w:rsidR="009E38F5">
          <w:rPr>
            <w:rFonts w:hint="eastAsia"/>
          </w:rPr>
          <w:t>추가)</w:t>
        </w:r>
      </w:ins>
    </w:p>
    <w:p w:rsidR="00D77AE2" w:rsidP="00D77AE2" w:rsidRDefault="00D77AE2" w14:paraId="69CFCA24" w14:textId="54A58AA9">
      <w:pPr>
        <w:ind w:left="600" w:leftChars="300"/>
      </w:pPr>
      <w:r>
        <w:t xml:space="preserve">- </w:t>
      </w:r>
      <w:commentRangeStart w:id="553"/>
      <w:r>
        <w:rPr>
          <w:rFonts w:hint="eastAsia"/>
        </w:rPr>
        <w:t xml:space="preserve">자동 동보통신 </w:t>
      </w:r>
      <w:commentRangeEnd w:id="553"/>
      <w:r>
        <w:rPr>
          <w:rStyle w:val="a4"/>
          <w:sz w:val="20"/>
          <w:szCs w:val="22"/>
        </w:rPr>
        <w:commentReference w:id="553"/>
      </w:r>
    </w:p>
    <w:tbl>
      <w:tblPr>
        <w:tblStyle w:val="a8"/>
        <w:tblW w:w="0" w:type="auto"/>
        <w:tblInd w:w="600" w:type="dxa"/>
        <w:tblLook w:val="04A0" w:firstRow="1" w:lastRow="0" w:firstColumn="1" w:lastColumn="0" w:noHBand="0" w:noVBand="1"/>
      </w:tblPr>
      <w:tblGrid>
        <w:gridCol w:w="3081"/>
        <w:gridCol w:w="5335"/>
      </w:tblGrid>
      <w:tr w:rsidR="00637D5F" w:rsidTr="00F77061" w14:paraId="13A6A9FE" w14:textId="77777777">
        <w:tc>
          <w:tcPr>
            <w:tcW w:w="3081" w:type="dxa"/>
          </w:tcPr>
          <w:p w:rsidR="00637D5F" w:rsidP="00D77AE2" w:rsidRDefault="00EA5BA6" w14:paraId="638E4A0B" w14:textId="77777777">
            <w:r>
              <w:rPr>
                <w:rFonts w:hint="eastAsia"/>
              </w:rPr>
              <w:t>발송 내용 증빙</w:t>
            </w:r>
          </w:p>
          <w:p w:rsidRPr="00EA5BA6" w:rsidR="00EA5BA6" w:rsidP="00D77AE2" w:rsidRDefault="00EA5BA6" w14:paraId="5A97D3A0" w14:textId="3867AC93">
            <w:r>
              <w:rPr>
                <w:rFonts w:hint="eastAsia"/>
              </w:rPr>
              <w:t xml:space="preserve">(자동 동보통신 </w:t>
            </w:r>
            <w:r>
              <w:t>1</w:t>
            </w:r>
            <w:r>
              <w:rPr>
                <w:rFonts w:hint="eastAsia"/>
              </w:rPr>
              <w:t>회마다 출력)</w:t>
            </w:r>
          </w:p>
        </w:tc>
        <w:tc>
          <w:tcPr>
            <w:tcW w:w="5335" w:type="dxa"/>
          </w:tcPr>
          <w:p w:rsidR="00EA5BA6" w:rsidP="00D77AE2" w:rsidRDefault="00EA5BA6" w14:paraId="0D9E7978" w14:textId="779C4DF2">
            <w:r>
              <w:rPr>
                <w:rFonts w:hint="eastAsia"/>
                <w:b/>
              </w:rPr>
              <w:t xml:space="preserve">실제 발송한 </w:t>
            </w:r>
            <w:r w:rsidRPr="00163B4F">
              <w:rPr>
                <w:rFonts w:hint="eastAsia"/>
                <w:b/>
              </w:rPr>
              <w:t>문자 내용(발송화면의 미리보기 화면 캡처하되 발신번호가 함께 보이도록)</w:t>
            </w:r>
          </w:p>
        </w:tc>
      </w:tr>
      <w:tr w:rsidR="00637D5F" w:rsidTr="00F77061" w14:paraId="7FFF3FF7" w14:textId="77777777">
        <w:tc>
          <w:tcPr>
            <w:tcW w:w="3081" w:type="dxa"/>
          </w:tcPr>
          <w:p w:rsidR="00637D5F" w:rsidP="00D77AE2" w:rsidRDefault="00637D5F" w14:paraId="4B42086E" w14:textId="77777777">
            <w:r>
              <w:rPr>
                <w:rFonts w:hint="eastAsia"/>
              </w:rPr>
              <w:t>전송 결과 리포트</w:t>
            </w:r>
          </w:p>
          <w:p w:rsidRPr="00EA5BA6" w:rsidR="00EA5BA6" w:rsidP="00D77AE2" w:rsidRDefault="00EA5BA6" w14:paraId="7BD42DFE" w14:textId="7B6396F1">
            <w:r>
              <w:rPr>
                <w:rFonts w:hint="eastAsia"/>
              </w:rPr>
              <w:t xml:space="preserve">(자동 동보통신 </w:t>
            </w:r>
            <w:r>
              <w:t>1</w:t>
            </w:r>
            <w:r>
              <w:rPr>
                <w:rFonts w:hint="eastAsia"/>
              </w:rPr>
              <w:t>회마다 출력)</w:t>
            </w:r>
          </w:p>
        </w:tc>
        <w:tc>
          <w:tcPr>
            <w:tcW w:w="5335" w:type="dxa"/>
          </w:tcPr>
          <w:p w:rsidR="00637D5F" w:rsidP="00D77AE2" w:rsidRDefault="00163B4F" w14:paraId="15F5565F" w14:textId="0D082094">
            <w:r>
              <w:rPr>
                <w:rFonts w:hint="eastAsia"/>
              </w:rPr>
              <w:t xml:space="preserve">동보통신 </w:t>
            </w:r>
            <w:proofErr w:type="spellStart"/>
            <w:r>
              <w:rPr>
                <w:rFonts w:hint="eastAsia"/>
              </w:rPr>
              <w:t>회차</w:t>
            </w:r>
            <w:proofErr w:type="spellEnd"/>
            <w:r>
              <w:rPr>
                <w:rFonts w:hint="eastAsia"/>
              </w:rPr>
              <w:t>(</w:t>
            </w:r>
            <w:r>
              <w:t>8</w:t>
            </w:r>
            <w:r>
              <w:rPr>
                <w:rFonts w:hint="eastAsia"/>
              </w:rPr>
              <w:t>회 중 몇 회)</w:t>
            </w:r>
            <w:r>
              <w:t xml:space="preserve">, </w:t>
            </w:r>
            <w:r w:rsidRPr="00163B4F" w:rsidR="00637D5F">
              <w:rPr>
                <w:rFonts w:hint="eastAsia"/>
                <w:b/>
              </w:rPr>
              <w:t>실제 발송 성공 건수</w:t>
            </w:r>
            <w:r w:rsidR="00637D5F">
              <w:rPr>
                <w:rFonts w:hint="eastAsia"/>
              </w:rPr>
              <w:t>,</w:t>
            </w:r>
            <w:r w:rsidR="00637D5F">
              <w:t xml:space="preserve"> </w:t>
            </w:r>
            <w:r w:rsidR="00637D5F">
              <w:rPr>
                <w:rFonts w:hint="eastAsia"/>
              </w:rPr>
              <w:t>발송 일시,</w:t>
            </w:r>
            <w:r w:rsidR="00637D5F">
              <w:t xml:space="preserve"> </w:t>
            </w:r>
            <w:r w:rsidR="00637D5F">
              <w:rPr>
                <w:rFonts w:hint="eastAsia"/>
              </w:rPr>
              <w:t>발송 금액</w:t>
            </w:r>
            <w:r w:rsidR="00EA5BA6">
              <w:rPr>
                <w:rFonts w:hint="eastAsia"/>
              </w:rPr>
              <w:t>(청구 금액</w:t>
            </w:r>
            <w:r w:rsidR="00EA5BA6">
              <w:t>)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163B4F">
              <w:rPr>
                <w:rFonts w:hint="eastAsia"/>
                <w:b/>
              </w:rPr>
              <w:t>발신번호</w:t>
            </w:r>
          </w:p>
        </w:tc>
      </w:tr>
    </w:tbl>
    <w:p w:rsidRPr="00EA5BA6" w:rsidR="00637D5F" w:rsidP="00D77AE2" w:rsidRDefault="00637D5F" w14:paraId="6DC568B5" w14:textId="77777777">
      <w:pPr>
        <w:ind w:left="600" w:leftChars="300"/>
      </w:pPr>
    </w:p>
    <w:p w:rsidR="00D77AE2" w:rsidP="00D77AE2" w:rsidRDefault="00D77AE2" w14:paraId="638AB42C" w14:textId="10C2FD13">
      <w:pPr>
        <w:ind w:left="600" w:leftChars="300"/>
      </w:pPr>
      <w:r>
        <w:rPr>
          <w:rFonts w:hint="eastAsia"/>
        </w:rPr>
        <w:t>-</w:t>
      </w:r>
      <w:r>
        <w:t xml:space="preserve"> </w:t>
      </w:r>
      <w:commentRangeStart w:id="554"/>
      <w:r>
        <w:rPr>
          <w:rFonts w:hint="eastAsia"/>
        </w:rPr>
        <w:t>문자 메시지</w:t>
      </w:r>
      <w:commentRangeEnd w:id="554"/>
      <w:r>
        <w:rPr>
          <w:rStyle w:val="a4"/>
          <w:sz w:val="20"/>
          <w:szCs w:val="22"/>
        </w:rPr>
        <w:commentReference w:id="554"/>
      </w:r>
    </w:p>
    <w:tbl>
      <w:tblPr>
        <w:tblStyle w:val="a8"/>
        <w:tblW w:w="0" w:type="auto"/>
        <w:tblInd w:w="600" w:type="dxa"/>
        <w:tblLook w:val="04A0" w:firstRow="1" w:lastRow="0" w:firstColumn="1" w:lastColumn="0" w:noHBand="0" w:noVBand="1"/>
      </w:tblPr>
      <w:tblGrid>
        <w:gridCol w:w="1947"/>
        <w:gridCol w:w="6469"/>
      </w:tblGrid>
      <w:tr w:rsidR="00F77061" w:rsidTr="0064574A" w14:paraId="7E37FB80" w14:textId="77777777">
        <w:tc>
          <w:tcPr>
            <w:tcW w:w="1947" w:type="dxa"/>
          </w:tcPr>
          <w:p w:rsidR="00F77061" w:rsidP="00D77AE2" w:rsidRDefault="0064574A" w14:paraId="3F0DB959" w14:textId="64844953">
            <w:commentRangeStart w:id="555"/>
            <w:r>
              <w:rPr>
                <w:rFonts w:hint="eastAsia"/>
              </w:rPr>
              <w:t>전송 결과 리포트</w:t>
            </w:r>
            <w:commentRangeEnd w:id="555"/>
            <w:r>
              <w:rPr>
                <w:rStyle w:val="a4"/>
                <w:sz w:val="20"/>
                <w:szCs w:val="22"/>
              </w:rPr>
              <w:commentReference w:id="555"/>
            </w:r>
          </w:p>
        </w:tc>
        <w:tc>
          <w:tcPr>
            <w:tcW w:w="6469" w:type="dxa"/>
          </w:tcPr>
          <w:p w:rsidR="00F77061" w:rsidP="00D77AE2" w:rsidRDefault="0064574A" w14:paraId="0C8C5225" w14:textId="514C255C">
            <w:r w:rsidRPr="00163B4F">
              <w:rPr>
                <w:rFonts w:hint="eastAsia"/>
                <w:b/>
              </w:rPr>
              <w:t>실제 발송 성공 건수</w:t>
            </w:r>
            <w:r w:rsidR="00EA5BA6">
              <w:rPr>
                <w:rFonts w:hint="eastAsia"/>
                <w:b/>
              </w:rPr>
              <w:t>(하루치 합산 가능</w:t>
            </w:r>
            <w:r w:rsidR="00EA5BA6">
              <w:rPr>
                <w:b/>
              </w:rPr>
              <w:t>)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발송 일시</w:t>
            </w:r>
            <w:r w:rsidR="00EA5BA6">
              <w:rPr>
                <w:rFonts w:hint="eastAsia"/>
              </w:rPr>
              <w:t>(하루치 합산 가능</w:t>
            </w:r>
            <w:r w:rsidR="00EA5BA6">
              <w:t>)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발송 금액</w:t>
            </w:r>
            <w:r w:rsidR="00163B4F">
              <w:rPr>
                <w:rFonts w:hint="eastAsia"/>
              </w:rPr>
              <w:t>,</w:t>
            </w:r>
            <w:r w:rsidR="00163B4F">
              <w:t xml:space="preserve"> </w:t>
            </w:r>
            <w:r w:rsidRPr="00163B4F" w:rsidR="00163B4F">
              <w:rPr>
                <w:rFonts w:hint="eastAsia"/>
                <w:b/>
              </w:rPr>
              <w:t>발신번호</w:t>
            </w:r>
          </w:p>
        </w:tc>
      </w:tr>
    </w:tbl>
    <w:p w:rsidR="00F77061" w:rsidP="00D77AE2" w:rsidRDefault="00F77061" w14:paraId="2373699E" w14:textId="3E9FD478">
      <w:pPr>
        <w:ind w:left="600" w:leftChars="300"/>
      </w:pPr>
    </w:p>
    <w:p w:rsidR="00D77AE2" w:rsidP="00D77AE2" w:rsidRDefault="00D77AE2" w14:paraId="5B2EE7CE" w14:textId="2CCBE9D3">
      <w:pPr>
        <w:ind w:left="600" w:leftChars="300"/>
      </w:pPr>
      <w:r>
        <w:t xml:space="preserve">8.7.1.2 </w:t>
      </w:r>
      <w:commentRangeStart w:id="556"/>
      <w:r>
        <w:t>세금계산서</w:t>
      </w:r>
      <w:commentRangeEnd w:id="556"/>
      <w:r>
        <w:rPr>
          <w:rStyle w:val="a4"/>
          <w:sz w:val="20"/>
          <w:szCs w:val="22"/>
        </w:rPr>
        <w:commentReference w:id="556"/>
      </w:r>
    </w:p>
    <w:p w:rsidR="000F7EAB" w:rsidP="00D77AE2" w:rsidRDefault="000F7EAB" w14:paraId="25D618D9" w14:textId="712F2640">
      <w:pPr>
        <w:ind w:left="600" w:leftChars="300"/>
      </w:pPr>
      <w:r>
        <w:rPr>
          <w:rFonts w:hint="eastAsia"/>
        </w:rPr>
        <w:t>-</w:t>
      </w:r>
      <w:r>
        <w:t xml:space="preserve"> </w:t>
      </w:r>
      <w:r w:rsidR="002146CE">
        <w:rPr>
          <w:rFonts w:hint="eastAsia"/>
        </w:rPr>
        <w:t>선거회원이 세금계산서 발행 요청 시 요청일자로부터 영업일 기준 N일 이내에 세금계산서를 발행한다.</w:t>
      </w:r>
      <w:r w:rsidR="002146CE">
        <w:t xml:space="preserve"> </w:t>
      </w:r>
    </w:p>
    <w:p w:rsidR="004A47A6" w:rsidP="00D77AE2" w:rsidRDefault="004A47A6" w14:paraId="38DB4ADB" w14:textId="49972240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세금계산서에 청구된 금액은 발송 성공 건수만 합산된 금액과 일치해야 한다.</w:t>
      </w:r>
      <w:r>
        <w:t xml:space="preserve"> </w:t>
      </w:r>
    </w:p>
    <w:p w:rsidR="00D77AE2" w:rsidP="00D77AE2" w:rsidRDefault="00D77AE2" w14:paraId="317FB24A" w14:textId="7EE3F933">
      <w:pPr>
        <w:ind w:left="600" w:leftChars="300"/>
      </w:pPr>
      <w:r>
        <w:rPr>
          <w:rFonts w:hint="eastAsia"/>
        </w:rPr>
        <w:t>8.7</w:t>
      </w:r>
      <w:r>
        <w:t xml:space="preserve">.1.3 </w:t>
      </w:r>
      <w:r>
        <w:rPr>
          <w:rFonts w:hint="eastAsia"/>
        </w:rPr>
        <w:t>0</w:t>
      </w:r>
      <w:r>
        <w:t xml:space="preserve">80 </w:t>
      </w:r>
      <w:r>
        <w:rPr>
          <w:rFonts w:hint="eastAsia"/>
        </w:rPr>
        <w:t xml:space="preserve">수신 거부 관리 내역 </w:t>
      </w:r>
    </w:p>
    <w:p w:rsidR="002146CE" w:rsidP="00D77AE2" w:rsidRDefault="002146CE" w14:paraId="0ADC05BA" w14:textId="4609C133">
      <w:pPr>
        <w:ind w:left="600" w:leftChars="3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선거회원은</w:t>
      </w:r>
      <w:r>
        <w:t xml:space="preserve"> </w:t>
      </w:r>
      <w:r>
        <w:rPr>
          <w:rFonts w:hint="eastAsia"/>
        </w:rPr>
        <w:t>필요시 수신거부목록에서 수신거부 처리된 수신자 목록을 파일로 다운로드가 가능하다.</w:t>
      </w:r>
      <w:r>
        <w:t xml:space="preserve"> </w:t>
      </w:r>
    </w:p>
    <w:p w:rsidR="004A47A6" w:rsidP="00D77AE2" w:rsidRDefault="004A47A6" w14:paraId="7F459418" w14:textId="1403B641">
      <w:pPr>
        <w:ind w:left="600" w:leftChars="300"/>
      </w:pPr>
      <w:commentRangeStart w:id="557"/>
      <w:r>
        <w:rPr>
          <w:rFonts w:hint="eastAsia"/>
        </w:rPr>
        <w:t>8</w:t>
      </w:r>
      <w:r>
        <w:t xml:space="preserve">.7.1.4 </w:t>
      </w:r>
      <w:r w:rsidR="00A17BE5">
        <w:rPr>
          <w:rFonts w:hint="eastAsia"/>
        </w:rPr>
        <w:t>입금 확인증</w:t>
      </w:r>
      <w:commentRangeEnd w:id="557"/>
      <w:r w:rsidR="00162C34">
        <w:rPr>
          <w:rStyle w:val="a4"/>
          <w:sz w:val="20"/>
          <w:szCs w:val="22"/>
        </w:rPr>
        <w:commentReference w:id="557"/>
      </w:r>
    </w:p>
    <w:p w:rsidR="004A47A6" w:rsidP="00D77AE2" w:rsidRDefault="004A47A6" w14:paraId="493352D6" w14:textId="000E7ABD">
      <w:pPr>
        <w:ind w:left="600" w:leftChars="300"/>
      </w:pPr>
      <w:r>
        <w:rPr>
          <w:rFonts w:hint="eastAsia"/>
        </w:rPr>
        <w:t>-</w:t>
      </w:r>
      <w:r>
        <w:t xml:space="preserve"> </w:t>
      </w:r>
      <w:r w:rsidR="00162C34">
        <w:rPr>
          <w:rFonts w:hint="eastAsia"/>
        </w:rPr>
        <w:t xml:space="preserve">선거회원은 필요시 </w:t>
      </w:r>
      <w:proofErr w:type="spellStart"/>
      <w:r w:rsidR="00162C34">
        <w:rPr>
          <w:rFonts w:hint="eastAsia"/>
        </w:rPr>
        <w:t>거래내역증빙을</w:t>
      </w:r>
      <w:proofErr w:type="spellEnd"/>
      <w:r w:rsidR="00162C34">
        <w:rPr>
          <w:rFonts w:hint="eastAsia"/>
        </w:rPr>
        <w:t xml:space="preserve"> 위해 입금확인증을 요청할 수 있으며,</w:t>
      </w:r>
      <w:r w:rsidR="00162C34">
        <w:t xml:space="preserve"> </w:t>
      </w:r>
      <w:proofErr w:type="spellStart"/>
      <w:r w:rsidR="00162C34">
        <w:rPr>
          <w:rFonts w:hint="eastAsia"/>
        </w:rPr>
        <w:t>톡벨은</w:t>
      </w:r>
      <w:proofErr w:type="spellEnd"/>
      <w:r w:rsidR="00162C34">
        <w:rPr>
          <w:rFonts w:hint="eastAsia"/>
        </w:rPr>
        <w:t xml:space="preserve"> </w:t>
      </w:r>
      <w:r w:rsidR="00162C34">
        <w:t>PG</w:t>
      </w:r>
      <w:r w:rsidR="00162C34">
        <w:rPr>
          <w:rFonts w:hint="eastAsia"/>
        </w:rPr>
        <w:t>사 시스템을 이용해 입금확인증을 선거회원에게 발급한다.</w:t>
      </w:r>
    </w:p>
    <w:p w:rsidR="001861E8" w:rsidRDefault="001861E8" w14:paraId="2486C0DE" w14:textId="77777777">
      <w:pPr>
        <w:ind w:left="200" w:leftChars="100"/>
        <w:rPr>
          <w:ins w:author="김나영" w:date="2026-01-08T16:23:00Z" w:id="558"/>
          <w:rPrChange w:author="김나영" w:date="2026-01-22T06:37:00Z" w:id="559">
            <w:rPr>
              <w:ins w:author="김나영" w:date="2026-01-08T16:23:00Z" w:id="560"/>
              <w:strike/>
            </w:rPr>
          </w:rPrChange>
        </w:rPr>
        <w:pPrChange w:author="김나영" w:date="2026-01-08T16:24:00Z" w:id="561">
          <w:pPr/>
        </w:pPrChange>
      </w:pPr>
      <w:ins w:author="김나영" w:date="2026-01-08T16:23:00Z" w:id="562">
        <w:r>
          <w:t>8.8 선거회원 -&gt; 개인회원 전환</w:t>
        </w:r>
      </w:ins>
    </w:p>
    <w:p w:rsidR="001861E8" w:rsidRDefault="001861E8" w14:paraId="60A1CFE0" w14:textId="77777777">
      <w:pPr>
        <w:ind w:left="200" w:leftChars="100"/>
        <w:rPr>
          <w:ins w:author="김나영" w:date="2026-01-08T16:23:00Z" w:id="563"/>
          <w:rPrChange w:author="김나영" w:date="2026-01-22T06:37:00Z" w:id="564">
            <w:rPr>
              <w:ins w:author="김나영" w:date="2026-01-08T16:23:00Z" w:id="565"/>
              <w:strike/>
            </w:rPr>
          </w:rPrChange>
        </w:rPr>
        <w:pPrChange w:author="김나영" w:date="2026-01-08T16:24:00Z" w:id="566">
          <w:pPr/>
        </w:pPrChange>
      </w:pPr>
      <w:ins w:author="김나영" w:date="2026-01-08T16:23:00Z" w:id="567">
        <w:r>
          <w:t>- 선거 서비스 기간이 종료된 후 선거회원은 개인회원으로 자동 전환된다.</w:t>
        </w:r>
      </w:ins>
    </w:p>
    <w:p w:rsidR="001861E8" w:rsidRDefault="001861E8" w14:paraId="3AB0AC4D" w14:textId="77777777">
      <w:pPr>
        <w:ind w:left="200" w:leftChars="100"/>
        <w:rPr>
          <w:ins w:author="김나영" w:date="2026-01-08T16:23:00Z" w:id="568"/>
          <w:rPrChange w:author="김나영" w:date="2026-01-22T06:37:00Z" w:id="569">
            <w:rPr>
              <w:ins w:author="김나영" w:date="2026-01-08T16:23:00Z" w:id="570"/>
              <w:strike/>
            </w:rPr>
          </w:rPrChange>
        </w:rPr>
        <w:pPrChange w:author="김나영" w:date="2026-01-08T16:24:00Z" w:id="571">
          <w:pPr/>
        </w:pPrChange>
      </w:pPr>
      <w:ins w:author="김나영" w:date="2026-01-08T16:23:00Z" w:id="572">
        <w:r>
          <w:t>(전환 알고리즘 삽입)</w:t>
        </w:r>
      </w:ins>
    </w:p>
    <w:p w:rsidR="001861E8" w:rsidRDefault="001861E8" w14:paraId="26CEDD57" w14:textId="77777777">
      <w:pPr>
        <w:ind w:left="200" w:leftChars="100"/>
        <w:rPr>
          <w:ins w:author="김나영" w:date="2026-01-08T16:23:00Z" w:id="573"/>
          <w:rPrChange w:author="김나영" w:date="2026-01-22T06:37:00Z" w:id="574">
            <w:rPr>
              <w:ins w:author="김나영" w:date="2026-01-08T16:23:00Z" w:id="575"/>
              <w:strike/>
            </w:rPr>
          </w:rPrChange>
        </w:rPr>
        <w:pPrChange w:author="김나영" w:date="2026-01-08T16:24:00Z" w:id="576">
          <w:pPr/>
        </w:pPrChange>
      </w:pPr>
      <w:ins w:author="김나영" w:date="2026-01-08T16:23:00Z" w:id="577">
        <w:r>
          <w:t>(개인회원이 선거회원으로 전환 -&gt; 선거기간 시작 -&gt; 선거문자 관련 서비스만 이용 -&gt; 선거기간 종료 -&gt; 남은 금액 환불 -&gt; 선거문자 서비스 종료 및 개인회원으로 전환 (이때 계좌정보, 선거문자 주소록 + 기타 정보(뭐가 있을까) 삭제))</w:t>
        </w:r>
      </w:ins>
    </w:p>
    <w:p w:rsidRPr="008A4492" w:rsidR="0089516E" w:rsidP="57343C8C" w:rsidRDefault="001861E8" w14:paraId="12FCDED8" w14:textId="35B9ECE0">
      <w:pPr>
        <w:ind w:left="200" w:leftChars="100"/>
        <w:rPr>
          <w:ins w:author="김나영" w:date="2026-01-22T06:37:00Z" w:id="578"/>
          <w:strike/>
          <w:rPrChange w:author="나영 김" w:date="2026-02-03T17:02:00Z" w:id="579">
            <w:rPr>
              <w:ins w:author="김나영" w:date="2026-01-22T06:37:00Z" w:id="580"/>
            </w:rPr>
          </w:rPrChange>
        </w:rPr>
      </w:pPr>
      <w:ins w:author="김나영" w:date="2026-01-08T16:23:00Z" w:id="581">
        <w:r w:rsidRPr="008A4492">
          <w:rPr>
            <w:strike/>
            <w:rPrChange w:author="나영 김" w:date="2026-02-03T17:02:00Z" w:id="582">
              <w:rPr/>
            </w:rPrChange>
          </w:rPr>
          <w:t xml:space="preserve">- </w:t>
        </w:r>
        <w:commentRangeStart w:id="583"/>
        <w:r w:rsidRPr="008A4492">
          <w:rPr>
            <w:strike/>
            <w:rPrChange w:author="나영 김" w:date="2026-02-03T17:02:00Z" w:id="584">
              <w:rPr/>
            </w:rPrChange>
          </w:rPr>
          <w:t xml:space="preserve">개인회원 전환 시 선거회원이 등록했던 정보는 </w:t>
        </w:r>
        <w:proofErr w:type="spellStart"/>
        <w:r w:rsidRPr="008A4492">
          <w:rPr>
            <w:strike/>
            <w:rPrChange w:author="나영 김" w:date="2026-02-03T17:02:00Z" w:id="585">
              <w:rPr/>
            </w:rPrChange>
          </w:rPr>
          <w:t>톡벨</w:t>
        </w:r>
        <w:proofErr w:type="spellEnd"/>
        <w:r w:rsidRPr="008A4492">
          <w:rPr>
            <w:strike/>
            <w:rPrChange w:author="나영 김" w:date="2026-02-03T17:02:00Z" w:id="586">
              <w:rPr/>
            </w:rPrChange>
          </w:rPr>
          <w:t xml:space="preserve"> 웹사이트에서 노출되지 않는다.</w:t>
        </w:r>
      </w:ins>
      <w:ins w:author="김나영" w:date="2026-01-21T07:09:00Z" w:id="587">
        <w:r w:rsidRPr="008A4492" w:rsidR="5A9061C6">
          <w:rPr>
            <w:strike/>
          </w:rPr>
          <w:t xml:space="preserve"> </w:t>
        </w:r>
      </w:ins>
      <w:commentRangeEnd w:id="583"/>
      <w:r w:rsidRPr="008A4492" w:rsidR="0089516E">
        <w:rPr>
          <w:rStyle w:val="a4"/>
          <w:sz w:val="20"/>
          <w:szCs w:val="22"/>
          <w:rPrChange w:author="나영 김" w:date="2026-02-03T17:01:00Z" w:id="588">
            <w:rPr>
              <w:rStyle w:val="a4"/>
              <w:strike/>
              <w:sz w:val="20"/>
              <w:szCs w:val="22"/>
            </w:rPr>
          </w:rPrChange>
        </w:rPr>
        <w:commentReference w:id="583"/>
      </w:r>
      <w:ins w:author="나영 김" w:date="2026-02-03T17:01:00Z" w:id="589">
        <w:r w:rsidRPr="008A4492" w:rsidR="008A4492">
          <w:rPr>
            <w:rPrChange w:author="나영 김" w:date="2026-02-03T17:01:00Z" w:id="590">
              <w:rPr>
                <w:strike/>
              </w:rPr>
            </w:rPrChange>
          </w:rPr>
          <w:t xml:space="preserve"> (26.02.03 </w:t>
        </w:r>
        <w:r w:rsidRPr="008A4492" w:rsidR="008A4492">
          <w:rPr>
            <w:rFonts w:hint="eastAsia"/>
            <w:rPrChange w:author="나영 김" w:date="2026-02-03T17:01:00Z" w:id="591">
              <w:rPr>
                <w:rFonts w:hint="eastAsia"/>
                <w:strike/>
              </w:rPr>
            </w:rPrChange>
          </w:rPr>
          <w:t>삭제</w:t>
        </w:r>
      </w:ins>
      <w:ins w:author="나영 김" w:date="2026-02-03T17:03:00Z" w:id="592">
        <w:r w:rsidR="0016231A">
          <w:rPr>
            <w:rFonts w:hint="eastAsia"/>
          </w:rPr>
          <w:t>,</w:t>
        </w:r>
        <w:r w:rsidR="0016231A">
          <w:t xml:space="preserve"> </w:t>
        </w:r>
        <w:r w:rsidRPr="00E45F07" w:rsidR="0016231A">
          <w:rPr>
            <w:rFonts w:hint="eastAsia"/>
          </w:rPr>
          <w:t>아래 내용에서 보충</w:t>
        </w:r>
      </w:ins>
      <w:ins w:author="나영 김" w:date="2026-02-03T17:01:00Z" w:id="593">
        <w:r w:rsidRPr="008A4492" w:rsidR="008A4492">
          <w:rPr>
            <w:rPrChange w:author="나영 김" w:date="2026-02-03T17:01:00Z" w:id="594">
              <w:rPr>
                <w:strike/>
              </w:rPr>
            </w:rPrChange>
          </w:rPr>
          <w:t>)</w:t>
        </w:r>
      </w:ins>
    </w:p>
    <w:p w:rsidRPr="00B352A6" w:rsidR="7C7D0941" w:rsidP="57343C8C" w:rsidRDefault="7C7D0941" w14:paraId="5F8A90CE" w14:textId="58096878">
      <w:pPr>
        <w:ind w:left="200" w:leftChars="100"/>
        <w:rPr>
          <w:ins w:author="나영 김" w:date="2026-02-03T15:46:00Z" w:id="595"/>
        </w:rPr>
      </w:pPr>
      <w:ins w:author="김나영" w:date="2026-01-22T06:37:00Z" w:id="596">
        <w:r w:rsidRPr="00B352A6">
          <w:t xml:space="preserve">- </w:t>
        </w:r>
        <w:del w:author="나영 김" w:date="2026-02-03T17:05:00Z" w:id="597">
          <w:r w:rsidRPr="00B352A6">
            <w:delText xml:space="preserve">개인회원 전환 후 </w:delText>
          </w:r>
        </w:del>
        <w:r w:rsidRPr="00B352A6">
          <w:t>선거</w:t>
        </w:r>
      </w:ins>
      <w:ins w:author="나영 김" w:date="2026-02-03T16:48:00Z" w:id="598">
        <w:r w:rsidR="00800563">
          <w:rPr>
            <w:rFonts w:hint="eastAsia"/>
          </w:rPr>
          <w:t>문자</w:t>
        </w:r>
      </w:ins>
      <w:ins w:author="김나영" w:date="2026-01-22T06:38:00Z" w:id="599">
        <w:r w:rsidRPr="00B352A6">
          <w:t xml:space="preserve"> 서비스</w:t>
        </w:r>
      </w:ins>
      <w:ins w:author="나영 김" w:date="2026-02-03T16:48:00Z" w:id="600">
        <w:r w:rsidR="00800563">
          <w:rPr>
            <w:rFonts w:hint="eastAsia"/>
          </w:rPr>
          <w:t>를</w:t>
        </w:r>
      </w:ins>
      <w:ins w:author="김나영" w:date="2026-01-22T06:38:00Z" w:id="601">
        <w:del w:author="이주완" w:date="2026-01-22T06:38:00Z" w:id="602">
          <w:r w:rsidRPr="00B352A6" w:rsidDel="7C7D0941">
            <w:delText>를</w:delText>
          </w:r>
        </w:del>
        <w:r w:rsidRPr="00B352A6">
          <w:t xml:space="preserve"> 이용하기 위해 </w:t>
        </w:r>
      </w:ins>
      <w:ins w:author="나영 김" w:date="2026-02-03T16:48:00Z" w:id="603">
        <w:r w:rsidR="00800563">
          <w:rPr>
            <w:rFonts w:hint="eastAsia"/>
          </w:rPr>
          <w:t xml:space="preserve">선거회원이 </w:t>
        </w:r>
      </w:ins>
      <w:ins w:author="김나영" w:date="2026-01-22T06:38:00Z" w:id="604">
        <w:r w:rsidRPr="00B352A6">
          <w:t xml:space="preserve">등록했던 정보는 </w:t>
        </w:r>
      </w:ins>
      <w:ins w:author="나영 김" w:date="2026-02-03T17:05:00Z" w:id="605">
        <w:r w:rsidRPr="00B352A6" w:rsidR="000D0BF1">
          <w:t xml:space="preserve">개인회원 전환 후 </w:t>
        </w:r>
      </w:ins>
      <w:ins w:author="나영 김" w:date="2026-02-03T15:51:00Z" w:id="606">
        <w:r w:rsidRPr="00B352A6" w:rsidR="006D1225">
          <w:rPr>
            <w:rFonts w:hint="eastAsia"/>
          </w:rPr>
          <w:t xml:space="preserve">이용자 화면에서 </w:t>
        </w:r>
      </w:ins>
      <w:ins w:author="김나영" w:date="2026-01-22T06:38:00Z" w:id="607">
        <w:r w:rsidRPr="00B352A6">
          <w:t xml:space="preserve">삭제된다. </w:t>
        </w:r>
      </w:ins>
      <w:ins w:author="나영 김" w:date="2026-02-03T16:48:00Z" w:id="608">
        <w:r w:rsidR="00800563">
          <w:rPr>
            <w:rFonts w:hint="eastAsia"/>
          </w:rPr>
          <w:t>단,</w:t>
        </w:r>
        <w:r w:rsidR="00800563">
          <w:t xml:space="preserve"> </w:t>
        </w:r>
      </w:ins>
      <w:ins w:author="나영 김" w:date="2026-02-03T16:49:00Z" w:id="609">
        <w:r w:rsidR="00DF4954">
          <w:rPr>
            <w:rFonts w:hint="eastAsia"/>
          </w:rPr>
          <w:t xml:space="preserve">관련 법령 규정과 </w:t>
        </w:r>
        <w:proofErr w:type="spellStart"/>
        <w:r w:rsidR="00DF4954">
          <w:rPr>
            <w:rFonts w:hint="eastAsia"/>
          </w:rPr>
          <w:t>톡벨</w:t>
        </w:r>
        <w:proofErr w:type="spellEnd"/>
        <w:r w:rsidR="00DF4954">
          <w:rPr>
            <w:rFonts w:hint="eastAsia"/>
          </w:rPr>
          <w:t xml:space="preserve"> 개인정보보호 정책 및 약관에 따라 일정기간 보관</w:t>
        </w:r>
        <w:r w:rsidR="00DF4954">
          <w:rPr>
            <w:rFonts w:hint="eastAsia"/>
          </w:rPr>
          <w:t xml:space="preserve">해야 할 필요가 있는 회원 정보는 </w:t>
        </w:r>
        <w:proofErr w:type="spellStart"/>
        <w:r w:rsidR="00F7556D">
          <w:rPr>
            <w:rFonts w:hint="eastAsia"/>
          </w:rPr>
          <w:t>톡벨</w:t>
        </w:r>
        <w:proofErr w:type="spellEnd"/>
        <w:r w:rsidR="00F7556D">
          <w:rPr>
            <w:rFonts w:hint="eastAsia"/>
          </w:rPr>
          <w:t xml:space="preserve"> 내부</w:t>
        </w:r>
      </w:ins>
      <w:ins w:author="나영 김" w:date="2026-02-03T16:50:00Z" w:id="610">
        <w:r w:rsidR="00F7556D">
          <w:rPr>
            <w:rFonts w:hint="eastAsia"/>
          </w:rPr>
          <w:t xml:space="preserve">에서 </w:t>
        </w:r>
      </w:ins>
      <w:ins w:author="나영 김" w:date="2026-02-03T16:49:00Z" w:id="611">
        <w:r w:rsidR="00DF4954">
          <w:rPr>
            <w:rFonts w:hint="eastAsia"/>
          </w:rPr>
          <w:t>보관할 수 있다</w:t>
        </w:r>
        <w:r w:rsidR="00F7556D">
          <w:rPr>
            <w:rFonts w:hint="eastAsia"/>
          </w:rPr>
          <w:t>.</w:t>
        </w:r>
        <w:r w:rsidRPr="00B352A6" w:rsidR="00DF4954">
          <w:t xml:space="preserve"> </w:t>
        </w:r>
      </w:ins>
      <w:ins w:author="김나영" w:date="2026-01-22T06:38:00Z" w:id="612">
        <w:r w:rsidRPr="00B352A6">
          <w:t>(26.0</w:t>
        </w:r>
        <w:del w:author="나영 김" w:date="2026-02-03T16:49:00Z" w:id="613">
          <w:r w:rsidRPr="00B352A6">
            <w:delText>1</w:delText>
          </w:r>
        </w:del>
      </w:ins>
      <w:ins w:author="나영 김" w:date="2026-02-03T16:49:00Z" w:id="614">
        <w:r w:rsidR="00F7556D">
          <w:t>2</w:t>
        </w:r>
      </w:ins>
      <w:ins w:author="김나영" w:date="2026-01-22T06:38:00Z" w:id="615">
        <w:r w:rsidRPr="00B352A6">
          <w:t>.</w:t>
        </w:r>
        <w:del w:author="나영 김" w:date="2026-02-03T16:49:00Z" w:id="616">
          <w:r w:rsidRPr="00B352A6" w:rsidDel="00F7556D">
            <w:delText>22</w:delText>
          </w:r>
        </w:del>
      </w:ins>
      <w:ins w:author="나영 김" w:date="2026-02-03T16:49:00Z" w:id="617">
        <w:r w:rsidR="00F7556D">
          <w:t xml:space="preserve">03 </w:t>
        </w:r>
        <w:r w:rsidR="00F7556D">
          <w:rPr>
            <w:rFonts w:hint="eastAsia"/>
          </w:rPr>
          <w:t>추가</w:t>
        </w:r>
      </w:ins>
      <w:ins w:author="김나영" w:date="2026-01-22T06:38:00Z" w:id="618">
        <w:r w:rsidRPr="00B352A6">
          <w:t xml:space="preserve">) </w:t>
        </w:r>
      </w:ins>
    </w:p>
    <w:tbl>
      <w:tblPr>
        <w:tblStyle w:val="a8"/>
        <w:tblW w:w="0" w:type="auto"/>
        <w:tblInd w:w="200" w:type="dxa"/>
        <w:tblLook w:val="04A0" w:firstRow="1" w:lastRow="0" w:firstColumn="1" w:lastColumn="0" w:noHBand="0" w:noVBand="1"/>
        <w:tblPrChange w:author="나영 김" w:date="2026-02-03T15:47:00Z" w:id="619">
          <w:tblPr>
            <w:tblStyle w:val="a8"/>
            <w:tblW w:w="0" w:type="auto"/>
            <w:tblInd w:w="200" w:type="dxa"/>
            <w:tblLook w:val="04A0" w:firstRow="1" w:lastRow="0" w:firstColumn="1" w:lastColumn="0" w:noHBand="0" w:noVBand="1"/>
          </w:tblPr>
        </w:tblPrChange>
      </w:tblPr>
      <w:tblGrid>
        <w:gridCol w:w="3339"/>
        <w:gridCol w:w="5477"/>
        <w:tblGridChange w:id="620">
          <w:tblGrid>
            <w:gridCol w:w="4407"/>
            <w:gridCol w:w="4409"/>
          </w:tblGrid>
        </w:tblGridChange>
      </w:tblGrid>
      <w:tr w:rsidR="00DE3E3F" w:rsidTr="0043154F" w14:paraId="150C99EF" w14:textId="77777777">
        <w:trPr>
          <w:ins w:author="나영 김" w:date="2026-02-03T15:46:00Z" w:id="621"/>
        </w:trPr>
        <w:tc>
          <w:tcPr>
            <w:tcW w:w="3339" w:type="dxa"/>
            <w:tcPrChange w:author="나영 김" w:date="2026-02-03T15:47:00Z" w:id="622">
              <w:tcPr>
                <w:tcW w:w="4508" w:type="dxa"/>
              </w:tcPr>
            </w:tcPrChange>
          </w:tcPr>
          <w:p w:rsidRPr="00B352A6" w:rsidR="00DE3E3F" w:rsidP="57343C8C" w:rsidRDefault="00F3233E" w14:paraId="0100E2D2" w14:textId="5F9E3AC5">
            <w:pPr>
              <w:rPr>
                <w:ins w:author="나영 김" w:date="2026-02-03T15:46:00Z" w:id="623"/>
              </w:rPr>
            </w:pPr>
            <w:ins w:author="나영 김" w:date="2026-02-03T16:08:00Z" w:id="624">
              <w:r w:rsidRPr="00B352A6">
                <w:rPr>
                  <w:rFonts w:hint="eastAsia"/>
                </w:rPr>
                <w:t>개인회원 전환 시</w:t>
              </w:r>
            </w:ins>
            <w:ins w:author="나영 김" w:date="2026-02-03T16:52:00Z" w:id="625">
              <w:r w:rsidR="0043154F">
                <w:rPr>
                  <w:rFonts w:hint="eastAsia"/>
                </w:rPr>
                <w:t xml:space="preserve"> </w:t>
              </w:r>
            </w:ins>
            <w:ins w:author="나영 김" w:date="2026-02-03T16:51:00Z" w:id="626">
              <w:r w:rsidR="0043154F">
                <w:rPr>
                  <w:rFonts w:hint="eastAsia"/>
                </w:rPr>
                <w:t>이용자 화면 내</w:t>
              </w:r>
            </w:ins>
            <w:ins w:author="나영 김" w:date="2026-02-03T16:52:00Z" w:id="627">
              <w:r w:rsidR="0043154F">
                <w:rPr>
                  <w:rFonts w:hint="eastAsia"/>
                </w:rPr>
                <w:t xml:space="preserve"> </w:t>
              </w:r>
            </w:ins>
            <w:ins w:author="나영 김" w:date="2026-02-03T15:46:00Z" w:id="628">
              <w:r w:rsidRPr="00B352A6" w:rsidR="00DE3E3F">
                <w:rPr>
                  <w:rFonts w:hint="eastAsia"/>
                </w:rPr>
                <w:t>삭제</w:t>
              </w:r>
            </w:ins>
            <w:ins w:author="나영 김" w:date="2026-02-03T15:47:00Z" w:id="629">
              <w:r w:rsidRPr="00B352A6" w:rsidR="00284554">
                <w:rPr>
                  <w:rFonts w:hint="eastAsia"/>
                </w:rPr>
                <w:t xml:space="preserve"> 대상</w:t>
              </w:r>
            </w:ins>
            <w:ins w:author="나영 김" w:date="2026-02-03T15:46:00Z" w:id="630">
              <w:r w:rsidRPr="00B352A6" w:rsidR="00DE3E3F">
                <w:rPr>
                  <w:rFonts w:hint="eastAsia"/>
                </w:rPr>
                <w:t xml:space="preserve"> 정보</w:t>
              </w:r>
            </w:ins>
          </w:p>
        </w:tc>
        <w:tc>
          <w:tcPr>
            <w:tcW w:w="5477" w:type="dxa"/>
            <w:tcPrChange w:author="나영 김" w:date="2026-02-03T15:47:00Z" w:id="631">
              <w:tcPr>
                <w:tcW w:w="4508" w:type="dxa"/>
              </w:tcPr>
            </w:tcPrChange>
          </w:tcPr>
          <w:p w:rsidRPr="00B352A6" w:rsidR="00DE3E3F" w:rsidP="57343C8C" w:rsidRDefault="00284554" w14:paraId="1A0A37D5" w14:textId="670ED907">
            <w:pPr>
              <w:rPr>
                <w:ins w:author="나영 김" w:date="2026-02-03T15:46:00Z" w:id="632"/>
              </w:rPr>
            </w:pPr>
            <w:ins w:author="나영 김" w:date="2026-02-03T15:47:00Z" w:id="633">
              <w:r w:rsidRPr="00B352A6">
                <w:rPr>
                  <w:rFonts w:hint="eastAsia"/>
                </w:rPr>
                <w:t>후보자 입금/환불 계좌,</w:t>
              </w:r>
              <w:r w:rsidRPr="00B352A6">
                <w:t xml:space="preserve"> </w:t>
              </w:r>
              <w:r w:rsidRPr="00B352A6">
                <w:rPr>
                  <w:rFonts w:hint="eastAsia"/>
                </w:rPr>
                <w:t>선거구역,</w:t>
              </w:r>
              <w:r w:rsidRPr="00B352A6">
                <w:t xml:space="preserve"> </w:t>
              </w:r>
              <w:r w:rsidRPr="00B352A6">
                <w:rPr>
                  <w:rFonts w:hint="eastAsia"/>
                </w:rPr>
                <w:t>정당</w:t>
              </w:r>
            </w:ins>
            <w:ins w:author="나영 김" w:date="2026-02-03T16:48:00Z" w:id="634">
              <w:r w:rsidR="00800563">
                <w:rPr>
                  <w:rFonts w:hint="eastAsia"/>
                </w:rPr>
                <w:t>,</w:t>
              </w:r>
              <w:r w:rsidR="00800563">
                <w:t xml:space="preserve"> </w:t>
              </w:r>
            </w:ins>
            <w:ins w:author="나영 김" w:date="2026-02-03T17:00:00Z" w:id="635">
              <w:r w:rsidR="007974D1">
                <w:rPr>
                  <w:rFonts w:hint="eastAsia"/>
                </w:rPr>
                <w:t xml:space="preserve">선거회원 등록 </w:t>
              </w:r>
            </w:ins>
            <w:ins w:author="나영 김" w:date="2026-02-03T16:48:00Z" w:id="636">
              <w:r w:rsidR="00800563">
                <w:rPr>
                  <w:rFonts w:hint="eastAsia"/>
                </w:rPr>
                <w:t>발신번호</w:t>
              </w:r>
            </w:ins>
            <w:ins w:author="나영 김" w:date="2026-02-03T17:00:00Z" w:id="637">
              <w:r w:rsidR="007974D1">
                <w:rPr>
                  <w:rFonts w:hint="eastAsia"/>
                </w:rPr>
                <w:t xml:space="preserve"> </w:t>
              </w:r>
            </w:ins>
          </w:p>
        </w:tc>
      </w:tr>
      <w:tr w:rsidR="00DE3E3F" w:rsidTr="0043154F" w14:paraId="4DA5234C" w14:textId="77777777">
        <w:trPr>
          <w:ins w:author="나영 김" w:date="2026-02-03T15:46:00Z" w:id="638"/>
        </w:trPr>
        <w:tc>
          <w:tcPr>
            <w:tcW w:w="3339" w:type="dxa"/>
            <w:tcPrChange w:author="나영 김" w:date="2026-02-03T15:47:00Z" w:id="639">
              <w:tcPr>
                <w:tcW w:w="4508" w:type="dxa"/>
              </w:tcPr>
            </w:tcPrChange>
          </w:tcPr>
          <w:p w:rsidRPr="00B352A6" w:rsidR="00DE3E3F" w:rsidP="57343C8C" w:rsidRDefault="00F3233E" w14:paraId="1F7A239B" w14:textId="61459825">
            <w:pPr>
              <w:rPr>
                <w:ins w:author="나영 김" w:date="2026-02-03T15:46:00Z" w:id="640"/>
              </w:rPr>
            </w:pPr>
            <w:ins w:author="나영 김" w:date="2026-02-03T16:08:00Z" w:id="641">
              <w:r w:rsidRPr="00B352A6">
                <w:rPr>
                  <w:rFonts w:hint="eastAsia"/>
                </w:rPr>
                <w:t>개인회원 전환 시</w:t>
              </w:r>
            </w:ins>
            <w:ins w:author="나영 김" w:date="2026-02-03T16:52:00Z" w:id="642">
              <w:r w:rsidR="0043154F">
                <w:rPr>
                  <w:rFonts w:hint="eastAsia"/>
                </w:rPr>
                <w:t xml:space="preserve"> </w:t>
              </w:r>
            </w:ins>
            <w:ins w:author="나영 김" w:date="2026-02-03T16:51:00Z" w:id="643">
              <w:r w:rsidR="0043154F">
                <w:rPr>
                  <w:rFonts w:hint="eastAsia"/>
                </w:rPr>
                <w:t>이용자 화면 내</w:t>
              </w:r>
            </w:ins>
            <w:ins w:author="나영 김" w:date="2026-02-03T16:52:00Z" w:id="644">
              <w:r w:rsidR="0043154F">
                <w:rPr>
                  <w:rFonts w:hint="eastAsia"/>
                </w:rPr>
                <w:t xml:space="preserve"> </w:t>
              </w:r>
            </w:ins>
            <w:ins w:author="나영 김" w:date="2026-02-03T15:47:00Z" w:id="645">
              <w:r w:rsidRPr="00B352A6" w:rsidR="00284554">
                <w:rPr>
                  <w:rFonts w:hint="eastAsia"/>
                </w:rPr>
                <w:t>잔류 데이터</w:t>
              </w:r>
            </w:ins>
          </w:p>
        </w:tc>
        <w:tc>
          <w:tcPr>
            <w:tcW w:w="5477" w:type="dxa"/>
            <w:tcPrChange w:author="나영 김" w:date="2026-02-03T15:47:00Z" w:id="646">
              <w:tcPr>
                <w:tcW w:w="4508" w:type="dxa"/>
              </w:tcPr>
            </w:tcPrChange>
          </w:tcPr>
          <w:p w:rsidRPr="00B352A6" w:rsidR="00DE3E3F" w:rsidP="57343C8C" w:rsidRDefault="00904E61" w14:paraId="2BB4AEDD" w14:textId="27DC1689">
            <w:pPr>
              <w:rPr>
                <w:ins w:author="나영 김" w:date="2026-02-03T15:46:00Z" w:id="647"/>
              </w:rPr>
            </w:pPr>
            <w:ins w:author="나영 김" w:date="2026-02-03T15:48:00Z" w:id="648">
              <w:r w:rsidRPr="00B352A6">
                <w:rPr>
                  <w:rFonts w:hint="eastAsia"/>
                </w:rPr>
                <w:t>선거문자 주소록</w:t>
              </w:r>
            </w:ins>
            <w:ins w:author="나영 김" w:date="2026-02-03T15:52:00Z" w:id="649">
              <w:r w:rsidRPr="00B352A6" w:rsidR="004C5B74">
                <w:rPr>
                  <w:rFonts w:hint="eastAsia"/>
                </w:rPr>
                <w:t>,</w:t>
              </w:r>
              <w:r w:rsidRPr="00B352A6" w:rsidR="004C5B74">
                <w:t xml:space="preserve"> </w:t>
              </w:r>
            </w:ins>
            <w:ins w:author="나영 김" w:date="2026-02-03T16:03:00Z" w:id="650">
              <w:r w:rsidRPr="00B352A6" w:rsidR="006F0A34">
                <w:rPr>
                  <w:rFonts w:hint="eastAsia"/>
                </w:rPr>
                <w:t>발송 결과(이력),</w:t>
              </w:r>
              <w:r w:rsidRPr="00B352A6" w:rsidR="006F0A34">
                <w:t xml:space="preserve"> </w:t>
              </w:r>
              <w:r w:rsidRPr="00B352A6" w:rsidR="006F0A34">
                <w:rPr>
                  <w:rFonts w:hint="eastAsia"/>
                </w:rPr>
                <w:t xml:space="preserve">포인트 충전/사용/환불 내역 </w:t>
              </w:r>
            </w:ins>
          </w:p>
        </w:tc>
      </w:tr>
    </w:tbl>
    <w:p w:rsidRPr="00B352A6" w:rsidR="00DE3E3F" w:rsidP="57343C8C" w:rsidRDefault="00F17C2A" w14:paraId="01006EE1" w14:textId="1E8BE89F">
      <w:pPr>
        <w:ind w:left="200" w:leftChars="100"/>
        <w:rPr>
          <w:ins w:author="나영 김" w:date="2026-02-03T17:01:00Z" w:id="651"/>
        </w:rPr>
      </w:pPr>
      <w:ins w:author="나영 김" w:date="2026-02-03T15:51:00Z" w:id="652">
        <w:r w:rsidRPr="00B352A6">
          <w:rPr>
            <w:rFonts w:hint="eastAsia"/>
          </w:rPr>
          <w:t>(</w:t>
        </w:r>
        <w:r w:rsidRPr="00B352A6">
          <w:t>26.02.0</w:t>
        </w:r>
      </w:ins>
      <w:ins w:author="나영 김" w:date="2026-02-03T16:49:00Z" w:id="653">
        <w:r w:rsidR="00F7556D">
          <w:t>3</w:t>
        </w:r>
      </w:ins>
      <w:ins w:author="나영 김" w:date="2026-02-03T15:51:00Z" w:id="654">
        <w:r w:rsidRPr="00B352A6">
          <w:t xml:space="preserve"> </w:t>
        </w:r>
        <w:r w:rsidRPr="00B352A6">
          <w:rPr>
            <w:rFonts w:hint="eastAsia"/>
          </w:rPr>
          <w:t>추가)</w:t>
        </w:r>
      </w:ins>
    </w:p>
    <w:p w:rsidRPr="00B352A6" w:rsidR="008A4492" w:rsidP="57343C8C" w:rsidRDefault="008A4492" w14:paraId="0C8CDC31" w14:textId="356F2560">
      <w:pPr>
        <w:ind w:left="200" w:leftChars="100"/>
      </w:pPr>
      <w:ins w:author="나영 김" w:date="2026-02-03T17:01:00Z" w:id="655">
        <w:r>
          <w:rPr>
            <w:rFonts w:hint="eastAsia"/>
          </w:rPr>
          <w:t>-</w:t>
        </w:r>
        <w:r>
          <w:t xml:space="preserve"> </w:t>
        </w:r>
      </w:ins>
      <w:ins w:author="나영 김" w:date="2026-02-03T17:02:00Z" w:id="656">
        <w:r w:rsidR="00AB5AB3">
          <w:rPr>
            <w:rFonts w:hint="eastAsia"/>
          </w:rPr>
          <w:t>선거 회원에서 개인 회원으로 전환 시,</w:t>
        </w:r>
        <w:r w:rsidR="00AB5AB3">
          <w:t xml:space="preserve"> </w:t>
        </w:r>
        <w:r w:rsidR="00AB5AB3">
          <w:rPr>
            <w:rFonts w:hint="eastAsia"/>
          </w:rPr>
          <w:t xml:space="preserve">개인 회원으로 </w:t>
        </w:r>
        <w:r w:rsidR="003238E5">
          <w:rPr>
            <w:rFonts w:hint="eastAsia"/>
          </w:rPr>
          <w:t>저장된 발신번호,</w:t>
        </w:r>
        <w:r w:rsidR="003238E5">
          <w:t xml:space="preserve"> </w:t>
        </w:r>
        <w:r w:rsidR="003238E5">
          <w:rPr>
            <w:rFonts w:hint="eastAsia"/>
          </w:rPr>
          <w:t>템플릿,</w:t>
        </w:r>
        <w:r w:rsidR="003238E5">
          <w:t xml:space="preserve"> </w:t>
        </w:r>
        <w:r w:rsidR="003238E5">
          <w:rPr>
            <w:rFonts w:hint="eastAsia"/>
          </w:rPr>
          <w:t xml:space="preserve">주소록 등의 </w:t>
        </w:r>
      </w:ins>
      <w:ins w:author="나영 김" w:date="2026-02-03T17:03:00Z" w:id="657">
        <w:r w:rsidR="0016231A">
          <w:rPr>
            <w:rFonts w:hint="eastAsia"/>
          </w:rPr>
          <w:t xml:space="preserve">회원 </w:t>
        </w:r>
      </w:ins>
      <w:ins w:author="나영 김" w:date="2026-02-03T17:02:00Z" w:id="658">
        <w:r w:rsidR="003238E5">
          <w:rPr>
            <w:rFonts w:hint="eastAsia"/>
          </w:rPr>
          <w:t>정보는 다시 사용이 가능하다.</w:t>
        </w:r>
        <w:r w:rsidR="003238E5">
          <w:t xml:space="preserve"> (26.02.03 </w:t>
        </w:r>
        <w:r w:rsidR="003238E5">
          <w:rPr>
            <w:rFonts w:hint="eastAsia"/>
          </w:rPr>
          <w:t>추가)</w:t>
        </w:r>
        <w:r w:rsidR="003238E5">
          <w:t xml:space="preserve"> </w:t>
        </w:r>
      </w:ins>
    </w:p>
    <w:p w:rsidR="003E6933" w:rsidP="003E6933" w:rsidRDefault="003E6933" w14:paraId="1C60015A" w14:textId="77777777">
      <w:r w:rsidRPr="003E6933">
        <w:rPr>
          <w:rFonts w:hint="eastAsia"/>
          <w:b/>
          <w:sz w:val="28"/>
        </w:rPr>
        <w:t>9</w:t>
      </w:r>
      <w:r w:rsidRPr="003E6933">
        <w:rPr>
          <w:b/>
          <w:sz w:val="28"/>
        </w:rPr>
        <w:t xml:space="preserve">. </w:t>
      </w:r>
      <w:r w:rsidRPr="003E6933">
        <w:rPr>
          <w:rFonts w:hint="eastAsia"/>
          <w:b/>
          <w:sz w:val="28"/>
        </w:rPr>
        <w:t>프로모션</w:t>
      </w:r>
    </w:p>
    <w:p w:rsidR="003E6933" w:rsidP="003E6933" w:rsidRDefault="003E6933" w14:paraId="2A20A35A" w14:textId="77777777">
      <w:r>
        <w:t xml:space="preserve">9.1 </w:t>
      </w:r>
      <w:r>
        <w:rPr>
          <w:rFonts w:hint="eastAsia"/>
        </w:rPr>
        <w:t>마케팅 지원 정책</w:t>
      </w:r>
    </w:p>
    <w:p w:rsidR="003E6933" w:rsidP="00A86BAC" w:rsidRDefault="003E6933" w14:paraId="41277C60" w14:textId="77777777">
      <w:pPr>
        <w:ind w:left="200" w:leftChars="100"/>
      </w:pPr>
      <w:r>
        <w:t xml:space="preserve">9.1.1 </w:t>
      </w:r>
      <w:r>
        <w:rPr>
          <w:rFonts w:hint="eastAsia"/>
        </w:rPr>
        <w:t>마일리지</w:t>
      </w:r>
    </w:p>
    <w:p w:rsidR="003E6933" w:rsidP="00A86BAC" w:rsidRDefault="003E6933" w14:paraId="22DB500F" w14:textId="47DDCFE2">
      <w:pPr>
        <w:ind w:left="400" w:leftChars="200"/>
      </w:pPr>
      <w:r>
        <w:rPr>
          <w:rFonts w:hint="eastAsia"/>
        </w:rPr>
        <w:t>9</w:t>
      </w:r>
      <w:r>
        <w:t xml:space="preserve">.1.1.1 </w:t>
      </w:r>
      <w:r>
        <w:rPr>
          <w:rFonts w:hint="eastAsia"/>
        </w:rPr>
        <w:t>마일리지 정의</w:t>
      </w:r>
    </w:p>
    <w:p w:rsidR="003E6933" w:rsidP="00A86BAC" w:rsidRDefault="003E6933" w14:paraId="237CDFDA" w14:textId="53ACC438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마일리지는 회원이 포인트 충전 완료 시 적립 받을 수 있으며,</w:t>
      </w:r>
      <w:r>
        <w:t xml:space="preserve"> </w:t>
      </w:r>
      <w:r>
        <w:rPr>
          <w:rFonts w:hint="eastAsia"/>
        </w:rPr>
        <w:t>구매 시 보조 결제수단으로 사용할 수 있다.</w:t>
      </w:r>
    </w:p>
    <w:p w:rsidR="003E6933" w:rsidP="00A86BAC" w:rsidRDefault="003E6933" w14:paraId="25F072B6" w14:textId="1895F299">
      <w:pPr>
        <w:ind w:left="400" w:leftChars="200"/>
      </w:pPr>
      <w:r>
        <w:t xml:space="preserve">- </w:t>
      </w:r>
      <w:r>
        <w:rPr>
          <w:rFonts w:hint="eastAsia"/>
        </w:rPr>
        <w:t xml:space="preserve">마일리지는 </w:t>
      </w:r>
      <w:r>
        <w:t>1</w:t>
      </w:r>
      <w:r>
        <w:rPr>
          <w:rFonts w:hint="eastAsia"/>
        </w:rPr>
        <w:t xml:space="preserve">마일리지 </w:t>
      </w:r>
      <w:r>
        <w:t>= 1</w:t>
      </w:r>
      <w:r>
        <w:rPr>
          <w:rFonts w:hint="eastAsia"/>
        </w:rPr>
        <w:t>원의 가치를 갖는다.</w:t>
      </w:r>
      <w:r>
        <w:t xml:space="preserve"> </w:t>
      </w:r>
    </w:p>
    <w:p w:rsidRPr="003E6933" w:rsidR="003E6933" w:rsidP="00A86BAC" w:rsidRDefault="003E6933" w14:paraId="20488107" w14:textId="1C42F1A0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마일리지 결제 시 최소 사용 단위는 </w:t>
      </w:r>
      <w:r>
        <w:t>1</w:t>
      </w:r>
      <w:r>
        <w:rPr>
          <w:rFonts w:hint="eastAsia"/>
        </w:rPr>
        <w:t>마일리지 단위이다.</w:t>
      </w:r>
    </w:p>
    <w:p w:rsidR="003E6933" w:rsidP="00A86BAC" w:rsidRDefault="003E6933" w14:paraId="4B88994B" w14:textId="4F3C3C40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마일리지 결제 시,</w:t>
      </w:r>
      <w:r>
        <w:t xml:space="preserve"> </w:t>
      </w:r>
      <w:r>
        <w:rPr>
          <w:rFonts w:hint="eastAsia"/>
        </w:rPr>
        <w:t>최소/최대 사용 금액에 제한이 없다.</w:t>
      </w:r>
    </w:p>
    <w:p w:rsidR="003E6933" w:rsidP="00A86BAC" w:rsidRDefault="003E6933" w14:paraId="54E034C5" w14:textId="3C653D59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마일리지 결제 시 사용 만료 일자가 가까운 순서로 차감된다.</w:t>
      </w:r>
    </w:p>
    <w:p w:rsidR="003E6933" w:rsidP="00A86BAC" w:rsidRDefault="003E6933" w14:paraId="12EF5700" w14:textId="6B27D0F7">
      <w:pPr>
        <w:ind w:left="400" w:leftChars="200"/>
      </w:pPr>
      <w:commentRangeStart w:id="659"/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마일리지로 결제한 후 클레임이 발생하여 환불할 경우,</w:t>
      </w:r>
      <w:r>
        <w:t xml:space="preserve"> </w:t>
      </w:r>
      <w:r>
        <w:rPr>
          <w:rFonts w:hint="eastAsia"/>
        </w:rPr>
        <w:t>마일리지 또한 복원된다.</w:t>
      </w:r>
      <w:r>
        <w:t xml:space="preserve"> </w:t>
      </w:r>
      <w:commentRangeEnd w:id="659"/>
      <w:r>
        <w:rPr>
          <w:rStyle w:val="a4"/>
          <w:sz w:val="20"/>
          <w:szCs w:val="22"/>
        </w:rPr>
        <w:commentReference w:id="659"/>
      </w:r>
    </w:p>
    <w:p w:rsidR="6877AB4B" w:rsidP="6877AB4B" w:rsidRDefault="7E4A3690" w14:paraId="48D88944" w14:textId="6879AEFE">
      <w:pPr>
        <w:ind w:left="400" w:leftChars="200"/>
      </w:pPr>
      <w:r>
        <w:t xml:space="preserve">- 마일리지는 지급일자 기준 </w:t>
      </w:r>
      <w:del w:author="이주완" w:date="2026-02-05T02:43:00Z" w:id="660">
        <w:r w:rsidDel="7E4A3690" w:rsidR="385A0761">
          <w:delText>5</w:delText>
        </w:r>
      </w:del>
      <w:ins w:author="이주완" w:date="2026-02-05T02:43:00Z" w:id="661">
        <w:r w:rsidR="35076D3B">
          <w:t>1</w:t>
        </w:r>
      </w:ins>
      <w:r>
        <w:t xml:space="preserve">년동안 사용이 가능하며, </w:t>
      </w:r>
      <w:ins w:author="이주완" w:date="2026-02-05T02:43:00Z" w:id="662">
        <w:r w:rsidR="5FE0E436">
          <w:t>1</w:t>
        </w:r>
      </w:ins>
      <w:del w:author="이주완" w:date="2026-02-05T02:44:00Z" w:id="663">
        <w:r w:rsidDel="7E4A3690" w:rsidR="385A0761">
          <w:delText>5</w:delText>
        </w:r>
      </w:del>
      <w:r>
        <w:t>년이 지날 경우 소멸한다.</w:t>
      </w:r>
    </w:p>
    <w:p w:rsidR="003E6933" w:rsidP="003E6933" w:rsidRDefault="003E6933" w14:paraId="232D48D8" w14:textId="77777777">
      <w:r>
        <w:rPr>
          <w:rFonts w:hint="eastAsia"/>
        </w:rPr>
        <w:t>9</w:t>
      </w:r>
      <w:r>
        <w:t xml:space="preserve">.2 </w:t>
      </w:r>
      <w:r>
        <w:rPr>
          <w:rFonts w:hint="eastAsia"/>
        </w:rPr>
        <w:t>프로모션</w:t>
      </w:r>
    </w:p>
    <w:p w:rsidR="003E6933" w:rsidP="00A86BAC" w:rsidRDefault="003E6933" w14:paraId="1B50530C" w14:textId="77777777">
      <w:pPr>
        <w:ind w:left="200" w:leftChars="100"/>
      </w:pPr>
      <w:r>
        <w:t xml:space="preserve">9.2.1 </w:t>
      </w:r>
      <w:r>
        <w:rPr>
          <w:rFonts w:hint="eastAsia"/>
        </w:rPr>
        <w:t>프로모션 등록 및 운영 관리</w:t>
      </w:r>
    </w:p>
    <w:p w:rsidR="003E6933" w:rsidP="00A86BAC" w:rsidRDefault="003E6933" w14:paraId="738EBF42" w14:textId="0BDF0C37">
      <w:pPr>
        <w:ind w:left="400" w:leftChars="200"/>
      </w:pPr>
      <w:r>
        <w:t xml:space="preserve">9.2.1.1 </w:t>
      </w:r>
      <w:r>
        <w:rPr>
          <w:rFonts w:hint="eastAsia"/>
        </w:rPr>
        <w:t>프로모션 생성</w:t>
      </w:r>
    </w:p>
    <w:p w:rsidR="00F632EE" w:rsidP="00A86BAC" w:rsidRDefault="00F632EE" w14:paraId="06E45BFF" w14:textId="6B2D8909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프로모션 관리자는 관리자 페이지의 프로모션 관리에서 신규 프로모션을 등록 및 수정 관리할 수 있다.</w:t>
      </w:r>
    </w:p>
    <w:p w:rsidR="00F632EE" w:rsidP="00A86BAC" w:rsidRDefault="00F632EE" w14:paraId="4CEF0A8A" w14:textId="0B3F479C">
      <w:pPr>
        <w:ind w:left="400" w:leftChars="200"/>
      </w:pPr>
      <w:r>
        <w:t xml:space="preserve">- 각 프로모션은 제목/진행기간/본문을 필수 등록하며, </w:t>
      </w:r>
      <w:commentRangeStart w:id="664"/>
      <w:commentRangeStart w:id="665"/>
      <w:r>
        <w:t xml:space="preserve">프로모션이 노출될 위치를 지정할 수 있다. </w:t>
      </w:r>
      <w:commentRangeEnd w:id="664"/>
      <w:r>
        <w:rPr>
          <w:rStyle w:val="a4"/>
          <w:sz w:val="20"/>
          <w:szCs w:val="22"/>
        </w:rPr>
        <w:commentReference w:id="664"/>
      </w:r>
      <w:commentRangeEnd w:id="665"/>
      <w:r>
        <w:rPr>
          <w:rStyle w:val="CommentReference"/>
        </w:rPr>
        <w:commentReference w:id="665"/>
      </w:r>
    </w:p>
    <w:tbl>
      <w:tblPr>
        <w:tblStyle w:val="a8"/>
        <w:tblW w:w="9016" w:type="dxa"/>
        <w:tblInd w:w="40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65465B" w:rsidTr="00A86BAC" w14:paraId="7D31DF5F" w14:textId="77777777">
        <w:tc>
          <w:tcPr>
            <w:tcW w:w="4508" w:type="dxa"/>
          </w:tcPr>
          <w:p w:rsidR="0065465B" w:rsidP="003E6933" w:rsidRDefault="0065465B" w14:paraId="64635EC1" w14:textId="5B195DE3">
            <w:r>
              <w:rPr>
                <w:rFonts w:hint="eastAsia"/>
              </w:rPr>
              <w:t>프론트 페이지</w:t>
            </w:r>
          </w:p>
        </w:tc>
        <w:tc>
          <w:tcPr>
            <w:tcW w:w="4508" w:type="dxa"/>
          </w:tcPr>
          <w:p w:rsidR="0065465B" w:rsidP="003E6933" w:rsidRDefault="0065465B" w14:paraId="1F393DEE" w14:textId="77777777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메인 배너</w:t>
            </w:r>
          </w:p>
          <w:p w:rsidR="0065465B" w:rsidP="003E6933" w:rsidRDefault="0065465B" w14:paraId="5336ED13" w14:textId="276CEB18">
            <w:r>
              <w:rPr>
                <w:rFonts w:hint="eastAsia"/>
              </w:rPr>
              <w:t>- 팝업</w:t>
            </w:r>
          </w:p>
        </w:tc>
      </w:tr>
    </w:tbl>
    <w:p w:rsidR="0065465B" w:rsidP="00A86BAC" w:rsidRDefault="0065465B" w14:paraId="15AAE2D2" w14:textId="77777777">
      <w:pPr>
        <w:ind w:left="400" w:leftChars="200"/>
      </w:pPr>
    </w:p>
    <w:p w:rsidR="003E6933" w:rsidP="00A86BAC" w:rsidRDefault="003E6933" w14:paraId="464C4741" w14:textId="640886C7">
      <w:pPr>
        <w:ind w:left="400" w:leftChars="200"/>
      </w:pPr>
      <w:r>
        <w:rPr>
          <w:rFonts w:hint="eastAsia"/>
        </w:rPr>
        <w:t>9</w:t>
      </w:r>
      <w:r>
        <w:t xml:space="preserve">.2.1.2 </w:t>
      </w:r>
      <w:r>
        <w:rPr>
          <w:rFonts w:hint="eastAsia"/>
        </w:rPr>
        <w:t>프로모션 운영 관리</w:t>
      </w:r>
    </w:p>
    <w:p w:rsidR="0065465B" w:rsidP="00A86BAC" w:rsidRDefault="0065465B" w14:paraId="3627654C" w14:textId="28433DD0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프로모션 페이지는 등록된 시작일시에 도래하면 브랜드/프론트 페이지의 프로모션 목록에 자동 노출되고,</w:t>
      </w:r>
      <w:r>
        <w:t xml:space="preserve"> </w:t>
      </w:r>
      <w:r>
        <w:rPr>
          <w:rFonts w:hint="eastAsia"/>
        </w:rPr>
        <w:t xml:space="preserve">종료일시에 도달하면 종료된 프로모션으로 </w:t>
      </w:r>
      <w:proofErr w:type="spellStart"/>
      <w:r>
        <w:rPr>
          <w:rFonts w:hint="eastAsia"/>
        </w:rPr>
        <w:t>클로징된다</w:t>
      </w:r>
      <w:proofErr w:type="spellEnd"/>
      <w:r>
        <w:rPr>
          <w:rFonts w:hint="eastAsia"/>
        </w:rPr>
        <w:t>.</w:t>
      </w:r>
    </w:p>
    <w:p w:rsidR="0065465B" w:rsidP="00A86BAC" w:rsidRDefault="0065465B" w14:paraId="1B505361" w14:textId="587B0100">
      <w:pPr>
        <w:ind w:left="400" w:leftChars="200"/>
      </w:pPr>
      <w:commentRangeStart w:id="666"/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종료된 프로모션은 브랜드 및 프론트 페이지에서 삭제되며,</w:t>
      </w:r>
      <w:r>
        <w:t xml:space="preserve"> </w:t>
      </w:r>
      <w:r>
        <w:rPr>
          <w:rFonts w:hint="eastAsia"/>
        </w:rPr>
        <w:t>U</w:t>
      </w:r>
      <w:r>
        <w:t xml:space="preserve">RL </w:t>
      </w:r>
      <w:r>
        <w:rPr>
          <w:rFonts w:hint="eastAsia"/>
        </w:rPr>
        <w:t>접속도 b</w:t>
      </w:r>
      <w:r>
        <w:t xml:space="preserve">lock </w:t>
      </w:r>
      <w:r>
        <w:rPr>
          <w:rFonts w:hint="eastAsia"/>
        </w:rPr>
        <w:t>처리한다.</w:t>
      </w:r>
      <w:r>
        <w:t xml:space="preserve"> (</w:t>
      </w:r>
      <w:proofErr w:type="spellStart"/>
      <w:r>
        <w:rPr>
          <w:rFonts w:hint="eastAsia"/>
        </w:rPr>
        <w:t>u</w:t>
      </w:r>
      <w:r>
        <w:t>rl</w:t>
      </w:r>
      <w:proofErr w:type="spellEnd"/>
      <w:r>
        <w:t xml:space="preserve"> </w:t>
      </w:r>
      <w:r>
        <w:rPr>
          <w:rFonts w:hint="eastAsia"/>
        </w:rPr>
        <w:t xml:space="preserve">입력 접속 시도 시 </w:t>
      </w:r>
      <w:r>
        <w:t>‘</w:t>
      </w:r>
      <w:r>
        <w:rPr>
          <w:rFonts w:hint="eastAsia"/>
        </w:rPr>
        <w:t>종료된 프로모션입니다</w:t>
      </w:r>
      <w:r>
        <w:t xml:space="preserve">’ </w:t>
      </w:r>
      <w:r>
        <w:rPr>
          <w:rFonts w:hint="eastAsia"/>
        </w:rPr>
        <w:t>알림 노출)</w:t>
      </w:r>
      <w:r>
        <w:t xml:space="preserve"> </w:t>
      </w:r>
      <w:commentRangeEnd w:id="666"/>
      <w:r>
        <w:rPr>
          <w:rStyle w:val="a4"/>
          <w:sz w:val="20"/>
          <w:szCs w:val="22"/>
        </w:rPr>
        <w:commentReference w:id="666"/>
      </w:r>
    </w:p>
    <w:p w:rsidR="0065465B" w:rsidP="00A86BAC" w:rsidRDefault="0065465B" w14:paraId="7CAE1494" w14:textId="196037FB">
      <w:pPr>
        <w:ind w:left="400" w:leftChars="200"/>
      </w:pPr>
      <w:r>
        <w:rPr>
          <w:rFonts w:hint="eastAsia"/>
        </w:rPr>
        <w:t>- 진행 기간이 종료되지 않은 프로모션에 대해 관리자가 임의로 종료 또는 화면에 노출되지 않도록 처리할 수 있다.</w:t>
      </w:r>
    </w:p>
    <w:p w:rsidR="00F632EE" w:rsidP="00A86BAC" w:rsidRDefault="003E6933" w14:paraId="18B8D1C7" w14:textId="6F5EAB53">
      <w:pPr>
        <w:ind w:left="200" w:leftChars="100"/>
      </w:pPr>
      <w:r>
        <w:rPr>
          <w:rFonts w:hint="eastAsia"/>
        </w:rPr>
        <w:t>9</w:t>
      </w:r>
      <w:r>
        <w:t xml:space="preserve">.2.2 </w:t>
      </w:r>
      <w:r>
        <w:rPr>
          <w:rFonts w:hint="eastAsia"/>
        </w:rPr>
        <w:t>프로모션 유형</w:t>
      </w:r>
    </w:p>
    <w:tbl>
      <w:tblPr>
        <w:tblStyle w:val="a8"/>
        <w:tblW w:w="9016" w:type="dxa"/>
        <w:tblInd w:w="200" w:type="dxa"/>
        <w:tblLook w:val="04A0" w:firstRow="1" w:lastRow="0" w:firstColumn="1" w:lastColumn="0" w:noHBand="0" w:noVBand="1"/>
      </w:tblPr>
      <w:tblGrid>
        <w:gridCol w:w="1129"/>
        <w:gridCol w:w="1985"/>
        <w:gridCol w:w="2410"/>
        <w:gridCol w:w="3492"/>
      </w:tblGrid>
      <w:tr w:rsidR="00F632EE" w:rsidTr="00A86BAC" w14:paraId="6BC334D8" w14:textId="77777777">
        <w:tc>
          <w:tcPr>
            <w:tcW w:w="1129" w:type="dxa"/>
          </w:tcPr>
          <w:p w:rsidR="00F632EE" w:rsidP="003E6933" w:rsidRDefault="00F632EE" w14:paraId="1913DA98" w14:textId="0BF06B10">
            <w:r>
              <w:rPr>
                <w:rFonts w:hint="eastAsia"/>
              </w:rPr>
              <w:t>상시/기간</w:t>
            </w:r>
          </w:p>
        </w:tc>
        <w:tc>
          <w:tcPr>
            <w:tcW w:w="1985" w:type="dxa"/>
          </w:tcPr>
          <w:p w:rsidR="00F632EE" w:rsidP="003E6933" w:rsidRDefault="00F632EE" w14:paraId="29B5BC22" w14:textId="702BB103">
            <w:r>
              <w:rPr>
                <w:rFonts w:hint="eastAsia"/>
              </w:rPr>
              <w:t>유형</w:t>
            </w:r>
          </w:p>
        </w:tc>
        <w:tc>
          <w:tcPr>
            <w:tcW w:w="2410" w:type="dxa"/>
          </w:tcPr>
          <w:p w:rsidR="00F632EE" w:rsidP="003E6933" w:rsidRDefault="00F632EE" w14:paraId="3BFF1FB2" w14:textId="32F04725">
            <w:r>
              <w:rPr>
                <w:rFonts w:hint="eastAsia"/>
              </w:rPr>
              <w:t>목적</w:t>
            </w:r>
          </w:p>
        </w:tc>
        <w:tc>
          <w:tcPr>
            <w:tcW w:w="3492" w:type="dxa"/>
          </w:tcPr>
          <w:p w:rsidR="00F632EE" w:rsidP="003E6933" w:rsidRDefault="00F632EE" w14:paraId="456FC41C" w14:textId="1FC962C6">
            <w:r>
              <w:rPr>
                <w:rFonts w:hint="eastAsia"/>
              </w:rPr>
              <w:t>혜택</w:t>
            </w:r>
          </w:p>
        </w:tc>
      </w:tr>
      <w:tr w:rsidR="00F632EE" w:rsidTr="00A86BAC" w14:paraId="244C970F" w14:textId="77777777">
        <w:tc>
          <w:tcPr>
            <w:tcW w:w="1129" w:type="dxa"/>
          </w:tcPr>
          <w:p w:rsidR="00F632EE" w:rsidP="003E6933" w:rsidRDefault="00F632EE" w14:paraId="3B59C9CF" w14:textId="1354588E">
            <w:r>
              <w:rPr>
                <w:rFonts w:hint="eastAsia"/>
              </w:rPr>
              <w:t>상시</w:t>
            </w:r>
          </w:p>
        </w:tc>
        <w:tc>
          <w:tcPr>
            <w:tcW w:w="1985" w:type="dxa"/>
          </w:tcPr>
          <w:p w:rsidR="00F632EE" w:rsidP="003E6933" w:rsidRDefault="00F632EE" w14:paraId="7E9FECBA" w14:textId="4281B697">
            <w:r>
              <w:rPr>
                <w:rFonts w:hint="eastAsia"/>
              </w:rPr>
              <w:t>신규회원 혜택</w:t>
            </w:r>
          </w:p>
        </w:tc>
        <w:tc>
          <w:tcPr>
            <w:tcW w:w="2410" w:type="dxa"/>
          </w:tcPr>
          <w:p w:rsidR="00F632EE" w:rsidP="003E6933" w:rsidRDefault="00F632EE" w14:paraId="1BB1ACF5" w14:textId="6BFD9D16">
            <w:r>
              <w:rPr>
                <w:rFonts w:hint="eastAsia"/>
              </w:rPr>
              <w:t>-</w:t>
            </w:r>
            <w:r>
              <w:t xml:space="preserve"> </w:t>
            </w:r>
            <w:r w:rsidR="00081D5B">
              <w:rPr>
                <w:rFonts w:hint="eastAsia"/>
              </w:rPr>
              <w:t xml:space="preserve">신규 </w:t>
            </w:r>
            <w:r>
              <w:rPr>
                <w:rFonts w:hint="eastAsia"/>
              </w:rPr>
              <w:t>가입 전환</w:t>
            </w:r>
          </w:p>
          <w:p w:rsidR="00F632EE" w:rsidP="003E6933" w:rsidRDefault="00F632EE" w14:paraId="5849964D" w14:textId="68C2ABEC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최초 구매 유도</w:t>
            </w:r>
          </w:p>
        </w:tc>
        <w:tc>
          <w:tcPr>
            <w:tcW w:w="3492" w:type="dxa"/>
          </w:tcPr>
          <w:p w:rsidR="00F632EE" w:rsidP="003E6933" w:rsidRDefault="00F632EE" w14:paraId="7DB7D8D5" w14:textId="33DAC37F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가입 즉시 무료 발송 가능한 </w:t>
            </w:r>
            <w:r>
              <w:t xml:space="preserve">NNNN </w:t>
            </w:r>
            <w:r>
              <w:rPr>
                <w:rFonts w:hint="eastAsia"/>
              </w:rPr>
              <w:t>마일리지 증정</w:t>
            </w:r>
            <w:r w:rsidR="00081D5B">
              <w:rPr>
                <w:rFonts w:hint="eastAsia"/>
              </w:rPr>
              <w:t xml:space="preserve"> </w:t>
            </w:r>
            <w:r w:rsidR="00081D5B">
              <w:t>(</w:t>
            </w:r>
            <w:proofErr w:type="gramStart"/>
            <w:r w:rsidR="00081D5B">
              <w:rPr>
                <w:rFonts w:hint="eastAsia"/>
              </w:rPr>
              <w:t xml:space="preserve">만료일자 </w:t>
            </w:r>
            <w:r w:rsidR="00081D5B">
              <w:t>:</w:t>
            </w:r>
            <w:proofErr w:type="gramEnd"/>
            <w:r w:rsidR="00081D5B">
              <w:t xml:space="preserve"> </w:t>
            </w:r>
            <w:r w:rsidR="00081D5B">
              <w:rPr>
                <w:rFonts w:hint="eastAsia"/>
              </w:rPr>
              <w:t xml:space="preserve">발급일자로부터 </w:t>
            </w:r>
            <w:r w:rsidR="00081D5B">
              <w:t>NN</w:t>
            </w:r>
            <w:r w:rsidR="00081D5B">
              <w:rPr>
                <w:rFonts w:hint="eastAsia"/>
              </w:rPr>
              <w:t>일)</w:t>
            </w:r>
          </w:p>
          <w:p w:rsidR="00F632EE" w:rsidP="003E6933" w:rsidRDefault="00F632EE" w14:paraId="1A17F632" w14:textId="4A6CE660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가입 후 </w:t>
            </w:r>
            <w:r>
              <w:t>N</w:t>
            </w:r>
            <w:r>
              <w:rPr>
                <w:rFonts w:hint="eastAsia"/>
              </w:rPr>
              <w:t xml:space="preserve">일 이내 첫 충전 완료 시 충전 금액의 </w:t>
            </w:r>
            <w:r>
              <w:t xml:space="preserve">NN% </w:t>
            </w:r>
            <w:r>
              <w:rPr>
                <w:rFonts w:hint="eastAsia"/>
              </w:rPr>
              <w:t>마일리지 추가 증정</w:t>
            </w:r>
          </w:p>
        </w:tc>
      </w:tr>
      <w:tr w:rsidR="00081D5B" w:rsidTr="00A86BAC" w14:paraId="2F8CB3DE" w14:textId="77777777">
        <w:tc>
          <w:tcPr>
            <w:tcW w:w="1129" w:type="dxa"/>
          </w:tcPr>
          <w:p w:rsidR="00081D5B" w:rsidP="003E6933" w:rsidRDefault="00081D5B" w14:paraId="14542C70" w14:textId="4BEC83A9">
            <w:r>
              <w:rPr>
                <w:rFonts w:hint="eastAsia"/>
              </w:rPr>
              <w:t>상시</w:t>
            </w:r>
          </w:p>
        </w:tc>
        <w:tc>
          <w:tcPr>
            <w:tcW w:w="1985" w:type="dxa"/>
          </w:tcPr>
          <w:p w:rsidR="00081D5B" w:rsidP="003E6933" w:rsidRDefault="00081D5B" w14:paraId="7C3989B1" w14:textId="094729E4">
            <w:r>
              <w:rPr>
                <w:rFonts w:hint="eastAsia"/>
              </w:rPr>
              <w:t xml:space="preserve">친구 추천 </w:t>
            </w:r>
          </w:p>
        </w:tc>
        <w:tc>
          <w:tcPr>
            <w:tcW w:w="2410" w:type="dxa"/>
          </w:tcPr>
          <w:p w:rsidR="00A86BAC" w:rsidP="003E6933" w:rsidRDefault="00A86BAC" w14:paraId="32274957" w14:textId="31DA12E2"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톡벨</w:t>
            </w:r>
            <w:proofErr w:type="spellEnd"/>
            <w:r>
              <w:rPr>
                <w:rFonts w:hint="eastAsia"/>
              </w:rPr>
              <w:t xml:space="preserve"> 홍보</w:t>
            </w:r>
          </w:p>
          <w:p w:rsidR="00081D5B" w:rsidP="003E6933" w:rsidRDefault="00081D5B" w14:paraId="466456AB" w14:textId="31AC1826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신규 가입 전환</w:t>
            </w:r>
          </w:p>
        </w:tc>
        <w:tc>
          <w:tcPr>
            <w:tcW w:w="3492" w:type="dxa"/>
          </w:tcPr>
          <w:p w:rsidR="00081D5B" w:rsidP="003E6933" w:rsidRDefault="00081D5B" w14:paraId="125DB245" w14:textId="71CFF631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신규 가입한 회원이 추천인 코드 입력할 경우 신규 회원/추천인 회원에게 무료 </w:t>
            </w:r>
            <w:proofErr w:type="gramStart"/>
            <w:r>
              <w:rPr>
                <w:rFonts w:hint="eastAsia"/>
              </w:rPr>
              <w:t>N</w:t>
            </w:r>
            <w:r>
              <w:t>N,NNN</w:t>
            </w:r>
            <w:proofErr w:type="gramEnd"/>
            <w:r>
              <w:rPr>
                <w:rFonts w:hint="eastAsia"/>
              </w:rPr>
              <w:t xml:space="preserve"> 마일리지 증정 </w:t>
            </w:r>
            <w:r>
              <w:t>(</w:t>
            </w:r>
            <w:r>
              <w:rPr>
                <w:rFonts w:hint="eastAsia"/>
              </w:rPr>
              <w:t xml:space="preserve">만료일자 </w:t>
            </w:r>
            <w:r>
              <w:t xml:space="preserve">: </w:t>
            </w:r>
            <w:r>
              <w:rPr>
                <w:rFonts w:hint="eastAsia"/>
              </w:rPr>
              <w:t xml:space="preserve">발급일자로부터 </w:t>
            </w:r>
            <w:r>
              <w:t>NN</w:t>
            </w:r>
            <w:r>
              <w:rPr>
                <w:rFonts w:hint="eastAsia"/>
              </w:rPr>
              <w:t>일)</w:t>
            </w:r>
          </w:p>
        </w:tc>
      </w:tr>
      <w:tr w:rsidR="00081D5B" w:rsidTr="00A86BAC" w14:paraId="14A8F6C0" w14:textId="77777777">
        <w:tc>
          <w:tcPr>
            <w:tcW w:w="1129" w:type="dxa"/>
          </w:tcPr>
          <w:p w:rsidR="00081D5B" w:rsidP="003E6933" w:rsidRDefault="00081D5B" w14:paraId="41B49585" w14:textId="0E209D0B">
            <w:r>
              <w:rPr>
                <w:rFonts w:hint="eastAsia"/>
              </w:rPr>
              <w:t>기간</w:t>
            </w:r>
          </w:p>
        </w:tc>
        <w:tc>
          <w:tcPr>
            <w:tcW w:w="1985" w:type="dxa"/>
          </w:tcPr>
          <w:p w:rsidR="00081D5B" w:rsidP="003E6933" w:rsidRDefault="00081D5B" w14:paraId="47D8E82E" w14:textId="53FD543C">
            <w:r>
              <w:rPr>
                <w:rFonts w:hint="eastAsia"/>
              </w:rPr>
              <w:t>충전 금액별 추가 마일리지 증정</w:t>
            </w:r>
          </w:p>
        </w:tc>
        <w:tc>
          <w:tcPr>
            <w:tcW w:w="2410" w:type="dxa"/>
          </w:tcPr>
          <w:p w:rsidR="00081D5B" w:rsidP="003E6933" w:rsidRDefault="00081D5B" w14:paraId="675016E2" w14:textId="75E1DB75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회원 구매 유도</w:t>
            </w:r>
          </w:p>
        </w:tc>
        <w:tc>
          <w:tcPr>
            <w:tcW w:w="3492" w:type="dxa"/>
          </w:tcPr>
          <w:p w:rsidR="00081D5B" w:rsidP="003E6933" w:rsidRDefault="00081D5B" w14:paraId="72838A19" w14:textId="77777777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회원 충전 시 충전 금액의 </w:t>
            </w:r>
            <w:r>
              <w:t xml:space="preserve">NN% </w:t>
            </w:r>
            <w:r>
              <w:rPr>
                <w:rFonts w:hint="eastAsia"/>
              </w:rPr>
              <w:t xml:space="preserve">마일리지 추가 증정 </w:t>
            </w:r>
          </w:p>
          <w:p w:rsidR="00081D5B" w:rsidP="003E6933" w:rsidRDefault="00081D5B" w14:paraId="068AC4B5" w14:textId="7C85228A">
            <w:r>
              <w:rPr>
                <w:rFonts w:hint="eastAsia"/>
              </w:rPr>
              <w:t>-</w:t>
            </w:r>
            <w:r>
              <w:t xml:space="preserve"> VIP </w:t>
            </w:r>
            <w:r>
              <w:rPr>
                <w:rFonts w:hint="eastAsia"/>
              </w:rPr>
              <w:t>회원의 경우 별도의 추가 증정 비율 기획</w:t>
            </w:r>
          </w:p>
        </w:tc>
      </w:tr>
      <w:tr w:rsidR="00081D5B" w:rsidTr="00A86BAC" w14:paraId="20346D2B" w14:textId="77777777">
        <w:tc>
          <w:tcPr>
            <w:tcW w:w="1129" w:type="dxa"/>
          </w:tcPr>
          <w:p w:rsidR="00081D5B" w:rsidP="003E6933" w:rsidRDefault="00081D5B" w14:paraId="26AE1257" w14:textId="22511D64">
            <w:commentRangeStart w:id="667"/>
            <w:r>
              <w:rPr>
                <w:rFonts w:hint="eastAsia"/>
              </w:rPr>
              <w:t>기간</w:t>
            </w:r>
          </w:p>
        </w:tc>
        <w:tc>
          <w:tcPr>
            <w:tcW w:w="1985" w:type="dxa"/>
          </w:tcPr>
          <w:p w:rsidR="00081D5B" w:rsidP="003E6933" w:rsidRDefault="00081D5B" w14:paraId="7F026101" w14:textId="279B209F">
            <w:r>
              <w:rPr>
                <w:rFonts w:hint="eastAsia"/>
              </w:rPr>
              <w:t>신규 기능 무료 체험</w:t>
            </w:r>
          </w:p>
        </w:tc>
        <w:tc>
          <w:tcPr>
            <w:tcW w:w="2410" w:type="dxa"/>
          </w:tcPr>
          <w:p w:rsidR="00081D5B" w:rsidP="003E6933" w:rsidRDefault="00081D5B" w14:paraId="1950558F" w14:textId="508CF656">
            <w:r>
              <w:t xml:space="preserve">- </w:t>
            </w:r>
            <w:r>
              <w:rPr>
                <w:rFonts w:hint="eastAsia"/>
              </w:rPr>
              <w:t>회원 구매 유도</w:t>
            </w:r>
          </w:p>
        </w:tc>
        <w:tc>
          <w:tcPr>
            <w:tcW w:w="3492" w:type="dxa"/>
          </w:tcPr>
          <w:p w:rsidR="00081D5B" w:rsidP="003E6933" w:rsidRDefault="00081D5B" w14:paraId="360CB715" w14:textId="4F22B8FE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신규 유료 기능 개발 완료 후 N일간 회원에게 무료로 기능 제공</w:t>
            </w:r>
          </w:p>
          <w:p w:rsidR="00081D5B" w:rsidP="003E6933" w:rsidRDefault="00081D5B" w14:paraId="39EEFB88" w14:textId="61213746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체험 완료한 회원에게 할인된 가격으로 기능 사용할 수 있는 프로모션 연계</w:t>
            </w:r>
            <w:commentRangeEnd w:id="667"/>
            <w:r>
              <w:rPr>
                <w:rStyle w:val="a4"/>
                <w:sz w:val="20"/>
                <w:szCs w:val="22"/>
              </w:rPr>
              <w:commentReference w:id="667"/>
            </w:r>
          </w:p>
        </w:tc>
      </w:tr>
    </w:tbl>
    <w:p w:rsidR="00F632EE" w:rsidP="003E6933" w:rsidRDefault="00A86BAC" w14:paraId="13118942" w14:textId="693D3BEA">
      <w:r>
        <w:tab/>
      </w:r>
    </w:p>
    <w:p w:rsidR="003E6933" w:rsidP="003E6933" w:rsidRDefault="003E6933" w14:paraId="05C3C1FE" w14:textId="77777777"/>
    <w:p w:rsidRPr="006731CD" w:rsidR="002146CE" w:rsidP="002146CE" w:rsidRDefault="000464F6" w14:paraId="06EE71C8" w14:textId="24C0A2EA">
      <w:pPr>
        <w:rPr>
          <w:b/>
          <w:sz w:val="28"/>
        </w:rPr>
      </w:pPr>
      <w:r>
        <w:rPr>
          <w:b/>
          <w:sz w:val="28"/>
        </w:rPr>
        <w:t>10.</w:t>
      </w:r>
      <w:r w:rsidRPr="006731CD" w:rsidR="002146CE">
        <w:rPr>
          <w:b/>
          <w:sz w:val="28"/>
        </w:rPr>
        <w:t xml:space="preserve"> </w:t>
      </w:r>
      <w:r w:rsidRPr="006731CD" w:rsidR="002146CE">
        <w:rPr>
          <w:rFonts w:hint="eastAsia"/>
          <w:b/>
          <w:sz w:val="28"/>
        </w:rPr>
        <w:t xml:space="preserve">고객서비스 </w:t>
      </w:r>
    </w:p>
    <w:p w:rsidR="002146CE" w:rsidP="002146CE" w:rsidRDefault="000464F6" w14:paraId="048FBAEF" w14:textId="05D7B0CA">
      <w:pPr>
        <w:ind w:left="200" w:leftChars="100"/>
      </w:pPr>
      <w:r>
        <w:rPr>
          <w:rFonts w:hint="eastAsia"/>
        </w:rPr>
        <w:t>10.</w:t>
      </w:r>
      <w:r w:rsidR="002146CE">
        <w:t xml:space="preserve">1 </w:t>
      </w:r>
      <w:r w:rsidR="002146CE">
        <w:rPr>
          <w:rFonts w:hint="eastAsia"/>
        </w:rPr>
        <w:t>관리자 유형 및 계정 운영</w:t>
      </w:r>
    </w:p>
    <w:p w:rsidR="002146CE" w:rsidP="002146CE" w:rsidRDefault="000464F6" w14:paraId="19031BEC" w14:textId="7CA6DFD1">
      <w:pPr>
        <w:ind w:left="400" w:leftChars="200"/>
      </w:pPr>
      <w:commentRangeStart w:id="668"/>
      <w:commentRangeStart w:id="669"/>
      <w:r>
        <w:t>10.</w:t>
      </w:r>
      <w:r w:rsidR="002146CE">
        <w:t>1.1 관리자 유형 정의 및 업무 정의</w:t>
      </w:r>
      <w:commentRangeEnd w:id="668"/>
      <w:r>
        <w:rPr>
          <w:rStyle w:val="a4"/>
          <w:sz w:val="20"/>
          <w:szCs w:val="22"/>
        </w:rPr>
        <w:commentReference w:id="668"/>
      </w:r>
      <w:commentRangeEnd w:id="669"/>
      <w:r>
        <w:rPr>
          <w:rStyle w:val="CommentReference"/>
        </w:rPr>
        <w:commentReference w:id="669"/>
      </w:r>
    </w:p>
    <w:p w:rsidR="002146CE" w:rsidP="002146CE" w:rsidRDefault="002146CE" w14:paraId="4954832B" w14:textId="5AD316EE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다음과 같이 </w:t>
      </w:r>
      <w:proofErr w:type="spellStart"/>
      <w:r>
        <w:rPr>
          <w:rFonts w:hint="eastAsia"/>
        </w:rPr>
        <w:t>톡벨</w:t>
      </w:r>
      <w:proofErr w:type="spellEnd"/>
      <w:r>
        <w:rPr>
          <w:rFonts w:hint="eastAsia"/>
        </w:rPr>
        <w:t xml:space="preserve"> 서비스 관리자의 유형과 업무를 정의한다.</w:t>
      </w:r>
    </w:p>
    <w:tbl>
      <w:tblPr>
        <w:tblStyle w:val="a8"/>
        <w:tblW w:w="0" w:type="auto"/>
        <w:tblInd w:w="400" w:type="dxa"/>
        <w:tblLook w:val="04A0" w:firstRow="1" w:lastRow="0" w:firstColumn="1" w:lastColumn="0" w:noHBand="0" w:noVBand="1"/>
      </w:tblPr>
      <w:tblGrid>
        <w:gridCol w:w="1438"/>
        <w:gridCol w:w="3260"/>
        <w:gridCol w:w="3918"/>
      </w:tblGrid>
      <w:tr w:rsidR="002146CE" w:rsidTr="002B374C" w14:paraId="2F24A4D2" w14:textId="77777777">
        <w:tc>
          <w:tcPr>
            <w:tcW w:w="1438" w:type="dxa"/>
          </w:tcPr>
          <w:p w:rsidR="002146CE" w:rsidP="002146CE" w:rsidRDefault="002146CE" w14:paraId="5E6247B5" w14:textId="529D2537">
            <w:r>
              <w:rPr>
                <w:rFonts w:hint="eastAsia"/>
              </w:rPr>
              <w:t>관리자</w:t>
            </w:r>
          </w:p>
        </w:tc>
        <w:tc>
          <w:tcPr>
            <w:tcW w:w="3260" w:type="dxa"/>
          </w:tcPr>
          <w:p w:rsidR="002146CE" w:rsidP="002146CE" w:rsidRDefault="002146CE" w14:paraId="7B65D4A0" w14:textId="2CEAA84E">
            <w:r>
              <w:rPr>
                <w:rFonts w:hint="eastAsia"/>
              </w:rPr>
              <w:t>업무명</w:t>
            </w:r>
          </w:p>
        </w:tc>
        <w:tc>
          <w:tcPr>
            <w:tcW w:w="3918" w:type="dxa"/>
          </w:tcPr>
          <w:p w:rsidR="002146CE" w:rsidP="002146CE" w:rsidRDefault="002146CE" w14:paraId="0C9AF138" w14:textId="5A3F4728">
            <w:r>
              <w:rPr>
                <w:rFonts w:hint="eastAsia"/>
              </w:rPr>
              <w:t>상세 설명</w:t>
            </w:r>
          </w:p>
        </w:tc>
      </w:tr>
      <w:tr w:rsidR="002B374C" w:rsidTr="002B374C" w14:paraId="0ECF5C25" w14:textId="77777777">
        <w:tc>
          <w:tcPr>
            <w:tcW w:w="1438" w:type="dxa"/>
            <w:vMerge w:val="restart"/>
          </w:tcPr>
          <w:p w:rsidR="002B374C" w:rsidP="002146CE" w:rsidRDefault="001F4FCC" w14:paraId="2BD3DDF6" w14:textId="52C2F735">
            <w:r>
              <w:rPr>
                <w:rFonts w:hint="eastAsia"/>
              </w:rPr>
              <w:t>운영</w:t>
            </w:r>
          </w:p>
        </w:tc>
        <w:tc>
          <w:tcPr>
            <w:tcW w:w="3260" w:type="dxa"/>
          </w:tcPr>
          <w:p w:rsidR="002B374C" w:rsidP="002146CE" w:rsidRDefault="001F4FCC" w14:paraId="79F6FFC1" w14:textId="64268591">
            <w:r>
              <w:rPr>
                <w:rFonts w:hint="eastAsia"/>
              </w:rPr>
              <w:t>프로모션 기획 및 운영</w:t>
            </w:r>
          </w:p>
        </w:tc>
        <w:tc>
          <w:tcPr>
            <w:tcW w:w="3918" w:type="dxa"/>
          </w:tcPr>
          <w:p w:rsidRPr="00D86740" w:rsidR="002B374C" w:rsidP="002146CE" w:rsidRDefault="00D86740" w14:paraId="13BE83B4" w14:textId="12E29E25">
            <w:proofErr w:type="spellStart"/>
            <w:r>
              <w:rPr>
                <w:rFonts w:hint="eastAsia"/>
              </w:rPr>
              <w:t>톡벨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SNS·</w:t>
            </w:r>
            <w:r>
              <w:rPr>
                <w:rFonts w:hint="eastAsia"/>
              </w:rPr>
              <w:t>블로그 홍보,</w:t>
            </w:r>
            <w:r>
              <w:t xml:space="preserve"> </w:t>
            </w:r>
            <w:r>
              <w:rPr>
                <w:rFonts w:hint="eastAsia"/>
              </w:rPr>
              <w:t>신규 고객 유치 및 기존 고객 대상 혜택 제공 이벤트 기획 및 운영</w:t>
            </w:r>
          </w:p>
        </w:tc>
      </w:tr>
      <w:tr w:rsidR="002B374C" w:rsidTr="002B374C" w14:paraId="3A299C7F" w14:textId="77777777">
        <w:tc>
          <w:tcPr>
            <w:tcW w:w="1438" w:type="dxa"/>
            <w:vMerge/>
          </w:tcPr>
          <w:p w:rsidR="002B374C" w:rsidP="002146CE" w:rsidRDefault="002B374C" w14:paraId="440EC36B" w14:textId="77777777"/>
        </w:tc>
        <w:tc>
          <w:tcPr>
            <w:tcW w:w="3260" w:type="dxa"/>
          </w:tcPr>
          <w:p w:rsidRPr="002146CE" w:rsidR="002B374C" w:rsidP="002146CE" w:rsidRDefault="001F4FCC" w14:paraId="056BC0C2" w14:textId="496C3509">
            <w:r>
              <w:rPr>
                <w:rFonts w:hint="eastAsia"/>
              </w:rPr>
              <w:t>회원 서류 검토</w:t>
            </w:r>
          </w:p>
        </w:tc>
        <w:tc>
          <w:tcPr>
            <w:tcW w:w="3918" w:type="dxa"/>
          </w:tcPr>
          <w:p w:rsidR="002B374C" w:rsidP="002146CE" w:rsidRDefault="00D86740" w14:paraId="11CE80A3" w14:textId="704E7CC1">
            <w:r>
              <w:rPr>
                <w:rFonts w:hint="eastAsia"/>
              </w:rPr>
              <w:t>회원 가입,</w:t>
            </w:r>
            <w:r>
              <w:t xml:space="preserve"> </w:t>
            </w:r>
            <w:r>
              <w:rPr>
                <w:rFonts w:hint="eastAsia"/>
              </w:rPr>
              <w:t>발신번호 등록,</w:t>
            </w:r>
            <w:r>
              <w:t xml:space="preserve"> </w:t>
            </w:r>
            <w:r>
              <w:rPr>
                <w:rFonts w:hint="eastAsia"/>
              </w:rPr>
              <w:t xml:space="preserve">회원 유형 전환 등 제출 서류 검토 및 </w:t>
            </w:r>
            <w:proofErr w:type="spellStart"/>
            <w:r>
              <w:rPr>
                <w:rFonts w:hint="eastAsia"/>
              </w:rPr>
              <w:t>진위성</w:t>
            </w:r>
            <w:proofErr w:type="spellEnd"/>
            <w:r>
              <w:rPr>
                <w:rFonts w:hint="eastAsia"/>
              </w:rPr>
              <w:t xml:space="preserve"> 판단</w:t>
            </w:r>
          </w:p>
        </w:tc>
      </w:tr>
      <w:tr w:rsidR="002B374C" w:rsidTr="002B374C" w14:paraId="6F689989" w14:textId="77777777">
        <w:tc>
          <w:tcPr>
            <w:tcW w:w="1438" w:type="dxa"/>
            <w:vMerge/>
          </w:tcPr>
          <w:p w:rsidR="002B374C" w:rsidP="002146CE" w:rsidRDefault="002B374C" w14:paraId="69657F36" w14:textId="77777777"/>
        </w:tc>
        <w:tc>
          <w:tcPr>
            <w:tcW w:w="3260" w:type="dxa"/>
          </w:tcPr>
          <w:p w:rsidRPr="002146CE" w:rsidR="002B374C" w:rsidP="002146CE" w:rsidRDefault="001F4FCC" w14:paraId="75CE3AF7" w14:textId="35FF7685">
            <w:r>
              <w:rPr>
                <w:rFonts w:hint="eastAsia"/>
              </w:rPr>
              <w:t>게시판</w:t>
            </w:r>
            <w:r w:rsidR="00D86740">
              <w:t>·</w:t>
            </w:r>
            <w:r w:rsidR="00D86740">
              <w:rPr>
                <w:rFonts w:hint="eastAsia"/>
              </w:rPr>
              <w:t>배너</w:t>
            </w:r>
            <w:r>
              <w:rPr>
                <w:rFonts w:hint="eastAsia"/>
              </w:rPr>
              <w:t xml:space="preserve"> 관리(공지사항,</w:t>
            </w:r>
            <w:r>
              <w:t xml:space="preserve"> FAQ)</w:t>
            </w:r>
          </w:p>
        </w:tc>
        <w:tc>
          <w:tcPr>
            <w:tcW w:w="3918" w:type="dxa"/>
          </w:tcPr>
          <w:p w:rsidRPr="00D86740" w:rsidR="002B374C" w:rsidP="002146CE" w:rsidRDefault="00D86740" w14:paraId="03B91BB5" w14:textId="40D6F58A">
            <w:r>
              <w:rPr>
                <w:rFonts w:hint="eastAsia"/>
              </w:rPr>
              <w:t>공지사항,</w:t>
            </w:r>
            <w:r>
              <w:t xml:space="preserve"> FAQ, </w:t>
            </w:r>
            <w:r>
              <w:rPr>
                <w:rFonts w:hint="eastAsia"/>
              </w:rPr>
              <w:t>마케팅 배너 등 웹사이트 노출 컨텐츠 관리</w:t>
            </w:r>
          </w:p>
        </w:tc>
      </w:tr>
      <w:tr w:rsidR="002B374C" w:rsidTr="002B374C" w14:paraId="7691BAD7" w14:textId="77777777">
        <w:tc>
          <w:tcPr>
            <w:tcW w:w="1438" w:type="dxa"/>
            <w:vMerge/>
          </w:tcPr>
          <w:p w:rsidR="002B374C" w:rsidP="002146CE" w:rsidRDefault="002B374C" w14:paraId="1AD7121C" w14:textId="0E9B8EEC"/>
        </w:tc>
        <w:tc>
          <w:tcPr>
            <w:tcW w:w="3260" w:type="dxa"/>
          </w:tcPr>
          <w:p w:rsidRPr="00A07E6B" w:rsidR="002B374C" w:rsidP="002146CE" w:rsidRDefault="001F4FCC" w14:paraId="47DE8108" w14:textId="293F65D7">
            <w:r>
              <w:rPr>
                <w:rFonts w:hint="eastAsia"/>
              </w:rPr>
              <w:t>C</w:t>
            </w:r>
            <w:r>
              <w:t xml:space="preserve">S </w:t>
            </w:r>
            <w:r>
              <w:rPr>
                <w:rFonts w:hint="eastAsia"/>
              </w:rPr>
              <w:t>응대</w:t>
            </w:r>
          </w:p>
        </w:tc>
        <w:tc>
          <w:tcPr>
            <w:tcW w:w="3918" w:type="dxa"/>
          </w:tcPr>
          <w:p w:rsidR="002B374C" w:rsidP="002146CE" w:rsidRDefault="00653DC7" w14:paraId="3E08E6F9" w14:textId="4149FA79">
            <w:r>
              <w:rPr>
                <w:rFonts w:hint="eastAsia"/>
              </w:rPr>
              <w:t>메시지 발송,</w:t>
            </w:r>
            <w:r>
              <w:t xml:space="preserve"> </w:t>
            </w:r>
            <w:r>
              <w:rPr>
                <w:rFonts w:hint="eastAsia"/>
              </w:rPr>
              <w:t>회원 정보 변경,</w:t>
            </w:r>
            <w:r>
              <w:t xml:space="preserve"> </w:t>
            </w:r>
            <w:r>
              <w:rPr>
                <w:rFonts w:hint="eastAsia"/>
              </w:rPr>
              <w:t xml:space="preserve">서류 제출 등 회원 </w:t>
            </w:r>
            <w:r>
              <w:t xml:space="preserve">1:1 </w:t>
            </w:r>
            <w:r>
              <w:rPr>
                <w:rFonts w:hint="eastAsia"/>
              </w:rPr>
              <w:t xml:space="preserve">문의 </w:t>
            </w:r>
            <w:r w:rsidR="00E64D41">
              <w:rPr>
                <w:rFonts w:hint="eastAsia"/>
              </w:rPr>
              <w:t>응대</w:t>
            </w:r>
          </w:p>
        </w:tc>
      </w:tr>
      <w:tr w:rsidR="002B374C" w:rsidTr="002B374C" w14:paraId="3F4EF34A" w14:textId="77777777">
        <w:tc>
          <w:tcPr>
            <w:tcW w:w="1438" w:type="dxa"/>
            <w:vMerge w:val="restart"/>
          </w:tcPr>
          <w:p w:rsidR="002B374C" w:rsidP="00A07E6B" w:rsidRDefault="00D06A9E" w14:paraId="4FB9C8E2" w14:textId="32691653">
            <w:r>
              <w:rPr>
                <w:rFonts w:hint="eastAsia"/>
              </w:rPr>
              <w:t>회계</w:t>
            </w:r>
          </w:p>
        </w:tc>
        <w:tc>
          <w:tcPr>
            <w:tcW w:w="3260" w:type="dxa"/>
          </w:tcPr>
          <w:p w:rsidRPr="00A07E6B" w:rsidR="002B374C" w:rsidP="00A07E6B" w:rsidRDefault="00966AA2" w14:paraId="255C6CD5" w14:textId="33329C94">
            <w:r>
              <w:rPr>
                <w:rFonts w:hint="eastAsia"/>
              </w:rPr>
              <w:t>세금계산서 발행</w:t>
            </w:r>
          </w:p>
        </w:tc>
        <w:tc>
          <w:tcPr>
            <w:tcW w:w="3918" w:type="dxa"/>
          </w:tcPr>
          <w:p w:rsidRPr="00657B30" w:rsidR="002B374C" w:rsidP="00A07E6B" w:rsidRDefault="00657B30" w14:paraId="65C7DBFA" w14:textId="15E18010">
            <w:r>
              <w:rPr>
                <w:rFonts w:hint="eastAsia"/>
              </w:rPr>
              <w:t>세금계산서</w:t>
            </w:r>
            <w:r>
              <w:t>·</w:t>
            </w:r>
            <w:r>
              <w:rPr>
                <w:rFonts w:hint="eastAsia"/>
              </w:rPr>
              <w:t>현금영수증 발행 및 관련 문의 대응</w:t>
            </w:r>
          </w:p>
        </w:tc>
      </w:tr>
      <w:tr w:rsidR="002B374C" w:rsidTr="002B374C" w14:paraId="2A8631B9" w14:textId="77777777">
        <w:tc>
          <w:tcPr>
            <w:tcW w:w="1438" w:type="dxa"/>
            <w:vMerge/>
          </w:tcPr>
          <w:p w:rsidR="002B374C" w:rsidP="00A07E6B" w:rsidRDefault="002B374C" w14:paraId="76051BC9" w14:textId="77777777"/>
        </w:tc>
        <w:tc>
          <w:tcPr>
            <w:tcW w:w="3260" w:type="dxa"/>
          </w:tcPr>
          <w:p w:rsidRPr="00A07E6B" w:rsidR="002B374C" w:rsidP="00A07E6B" w:rsidRDefault="00966AA2" w14:paraId="3D07F2DE" w14:textId="34871D7F">
            <w:r>
              <w:rPr>
                <w:rFonts w:hint="eastAsia"/>
              </w:rPr>
              <w:t>환불 처리 및 정산</w:t>
            </w:r>
          </w:p>
        </w:tc>
        <w:tc>
          <w:tcPr>
            <w:tcW w:w="3918" w:type="dxa"/>
          </w:tcPr>
          <w:p w:rsidRPr="00E275EF" w:rsidR="002B374C" w:rsidP="00A07E6B" w:rsidRDefault="00E275EF" w14:paraId="74FD0A6F" w14:textId="4965F772">
            <w:r>
              <w:rPr>
                <w:rFonts w:hint="eastAsia"/>
              </w:rPr>
              <w:t>환불 요청 접수</w:t>
            </w:r>
            <w:r>
              <w:t>·</w:t>
            </w:r>
            <w:r>
              <w:rPr>
                <w:rFonts w:hint="eastAsia"/>
              </w:rPr>
              <w:t>검토 및 처리,</w:t>
            </w:r>
            <w:r>
              <w:t xml:space="preserve"> </w:t>
            </w:r>
            <w:r>
              <w:rPr>
                <w:rFonts w:hint="eastAsia"/>
              </w:rPr>
              <w:t>관련 내역 기록,</w:t>
            </w:r>
            <w:r>
              <w:t xml:space="preserve"> </w:t>
            </w:r>
            <w:r>
              <w:rPr>
                <w:rFonts w:hint="eastAsia"/>
              </w:rPr>
              <w:t>포인트 충전</w:t>
            </w:r>
            <w:r>
              <w:t>·</w:t>
            </w:r>
            <w:r>
              <w:rPr>
                <w:rFonts w:hint="eastAsia"/>
              </w:rPr>
              <w:t>사용</w:t>
            </w:r>
            <w:r>
              <w:t>·</w:t>
            </w:r>
            <w:r>
              <w:rPr>
                <w:rFonts w:hint="eastAsia"/>
              </w:rPr>
              <w:t>환불 데이터 취합 및 정산 반영</w:t>
            </w:r>
          </w:p>
        </w:tc>
      </w:tr>
      <w:tr w:rsidR="002B374C" w:rsidTr="002B374C" w14:paraId="6F241C5A" w14:textId="77777777">
        <w:tc>
          <w:tcPr>
            <w:tcW w:w="1438" w:type="dxa"/>
            <w:vMerge/>
          </w:tcPr>
          <w:p w:rsidR="002B374C" w:rsidP="00A07E6B" w:rsidRDefault="002B374C" w14:paraId="161A4DC0" w14:textId="77777777"/>
        </w:tc>
        <w:tc>
          <w:tcPr>
            <w:tcW w:w="3260" w:type="dxa"/>
          </w:tcPr>
          <w:p w:rsidR="002B374C" w:rsidP="00A07E6B" w:rsidRDefault="00966AA2" w14:paraId="0A25791F" w14:textId="1A083F03">
            <w:r>
              <w:rPr>
                <w:rFonts w:hint="eastAsia"/>
              </w:rPr>
              <w:t>견적 문의 응대</w:t>
            </w:r>
          </w:p>
        </w:tc>
        <w:tc>
          <w:tcPr>
            <w:tcW w:w="3918" w:type="dxa"/>
          </w:tcPr>
          <w:p w:rsidRPr="00E275EF" w:rsidR="002B374C" w:rsidP="00A07E6B" w:rsidRDefault="00E275EF" w14:paraId="5AA460D8" w14:textId="610DD6EB">
            <w:r>
              <w:rPr>
                <w:rFonts w:hint="eastAsia"/>
              </w:rPr>
              <w:t xml:space="preserve">회원/비회원 견적 문의 </w:t>
            </w:r>
          </w:p>
        </w:tc>
      </w:tr>
      <w:tr w:rsidR="002B374C" w:rsidTr="002B374C" w14:paraId="20C8E8B9" w14:textId="77777777">
        <w:tc>
          <w:tcPr>
            <w:tcW w:w="1438" w:type="dxa"/>
            <w:vMerge w:val="restart"/>
          </w:tcPr>
          <w:p w:rsidR="002B374C" w:rsidP="00A07E6B" w:rsidRDefault="002D0216" w14:paraId="5A37281C" w14:textId="2522269C">
            <w:r>
              <w:rPr>
                <w:rFonts w:hint="eastAsia"/>
              </w:rPr>
              <w:t>개발</w:t>
            </w:r>
          </w:p>
        </w:tc>
        <w:tc>
          <w:tcPr>
            <w:tcW w:w="3260" w:type="dxa"/>
          </w:tcPr>
          <w:p w:rsidRPr="002B374C" w:rsidR="002B374C" w:rsidP="00A07E6B" w:rsidRDefault="004C5310" w14:paraId="110AA420" w14:textId="1A69A48D">
            <w:r>
              <w:rPr>
                <w:rFonts w:hint="eastAsia"/>
              </w:rPr>
              <w:t>신규 서비스 개발</w:t>
            </w:r>
          </w:p>
        </w:tc>
        <w:tc>
          <w:tcPr>
            <w:tcW w:w="3918" w:type="dxa"/>
          </w:tcPr>
          <w:p w:rsidR="002B374C" w:rsidP="00A07E6B" w:rsidRDefault="00AF3409" w14:paraId="60470CF4" w14:textId="49C8E980">
            <w:r>
              <w:rPr>
                <w:rFonts w:hint="eastAsia"/>
              </w:rPr>
              <w:t>기존 기능 업데이트 및 신규 기능 개발</w:t>
            </w:r>
          </w:p>
        </w:tc>
      </w:tr>
      <w:tr w:rsidR="002B374C" w:rsidTr="002B374C" w14:paraId="003CA732" w14:textId="77777777">
        <w:tc>
          <w:tcPr>
            <w:tcW w:w="1438" w:type="dxa"/>
            <w:vMerge/>
          </w:tcPr>
          <w:p w:rsidR="002B374C" w:rsidP="00A07E6B" w:rsidRDefault="002B374C" w14:paraId="4156C668" w14:textId="77777777"/>
        </w:tc>
        <w:tc>
          <w:tcPr>
            <w:tcW w:w="3260" w:type="dxa"/>
          </w:tcPr>
          <w:p w:rsidRPr="002B374C" w:rsidR="002B374C" w:rsidP="00A07E6B" w:rsidRDefault="00966AA2" w14:paraId="39066D0E" w14:textId="4CF4EBDA">
            <w:r>
              <w:rPr>
                <w:rFonts w:hint="eastAsia"/>
              </w:rPr>
              <w:t xml:space="preserve">서비스 </w:t>
            </w:r>
            <w:r w:rsidR="000106B0">
              <w:rPr>
                <w:rFonts w:hint="eastAsia"/>
              </w:rPr>
              <w:t xml:space="preserve">유지 보수 및 </w:t>
            </w:r>
            <w:r w:rsidR="004C5310">
              <w:rPr>
                <w:rFonts w:hint="eastAsia"/>
              </w:rPr>
              <w:t>장애 대응</w:t>
            </w:r>
          </w:p>
        </w:tc>
        <w:tc>
          <w:tcPr>
            <w:tcW w:w="3918" w:type="dxa"/>
          </w:tcPr>
          <w:p w:rsidR="002B374C" w:rsidP="00A07E6B" w:rsidRDefault="00AF3409" w14:paraId="469293CB" w14:textId="5C73200E">
            <w:r>
              <w:rPr>
                <w:rFonts w:hint="eastAsia"/>
              </w:rPr>
              <w:t>비정상 패턴 감지,</w:t>
            </w:r>
            <w:r>
              <w:t xml:space="preserve"> </w:t>
            </w:r>
            <w:r w:rsidR="002D0216">
              <w:rPr>
                <w:rFonts w:hint="eastAsia"/>
              </w:rPr>
              <w:t>장애 발생 시 대응 및 문제 처리</w:t>
            </w:r>
          </w:p>
        </w:tc>
      </w:tr>
    </w:tbl>
    <w:p w:rsidR="002146CE" w:rsidP="002146CE" w:rsidRDefault="002146CE" w14:paraId="6F238944" w14:textId="77777777">
      <w:pPr>
        <w:ind w:left="400" w:leftChars="200"/>
      </w:pPr>
    </w:p>
    <w:p w:rsidR="002146CE" w:rsidP="002146CE" w:rsidRDefault="000464F6" w14:paraId="2752EFF2" w14:textId="7FE031AA">
      <w:pPr>
        <w:ind w:left="200" w:leftChars="100"/>
      </w:pPr>
      <w:r>
        <w:t>10.</w:t>
      </w:r>
      <w:r w:rsidR="002146CE">
        <w:t xml:space="preserve">2 </w:t>
      </w:r>
      <w:r w:rsidR="002146CE">
        <w:rPr>
          <w:rFonts w:hint="eastAsia"/>
        </w:rPr>
        <w:t>고객서비스 종류 및 운영 시간</w:t>
      </w:r>
    </w:p>
    <w:p w:rsidR="002146CE" w:rsidP="002146CE" w:rsidRDefault="000464F6" w14:paraId="33CBEE22" w14:textId="27D3C303">
      <w:pPr>
        <w:ind w:left="400" w:leftChars="200"/>
      </w:pPr>
      <w:r>
        <w:t>10.</w:t>
      </w:r>
      <w:r w:rsidR="002146CE">
        <w:t xml:space="preserve">2.1 </w:t>
      </w:r>
      <w:r w:rsidR="002146CE">
        <w:rPr>
          <w:rFonts w:hint="eastAsia"/>
        </w:rPr>
        <w:t>견적 문의</w:t>
      </w:r>
    </w:p>
    <w:p w:rsidRPr="0089516E" w:rsidR="005D2AED" w:rsidP="002146CE" w:rsidRDefault="005D2AED" w14:paraId="19AEC81A" w14:textId="31A4ADBB">
      <w:pPr>
        <w:ind w:left="400" w:leftChars="200"/>
        <w:rPr>
          <w:strike/>
          <w:rPrChange w:author="김나영" w:date="2026-01-08T16:24:00Z" w:id="670">
            <w:rPr/>
          </w:rPrChange>
        </w:rPr>
      </w:pPr>
      <w:r w:rsidRPr="0089516E">
        <w:rPr>
          <w:strike/>
          <w:rPrChange w:author="김나영" w:date="2026-01-08T16:24:00Z" w:id="671">
            <w:rPr/>
          </w:rPrChange>
        </w:rPr>
        <w:t>- ‘</w:t>
      </w:r>
      <w:r w:rsidRPr="0089516E">
        <w:rPr>
          <w:rFonts w:hint="eastAsia"/>
          <w:strike/>
          <w:rPrChange w:author="김나영" w:date="2026-01-08T16:24:00Z" w:id="672">
            <w:rPr>
              <w:rFonts w:hint="eastAsia"/>
            </w:rPr>
          </w:rPrChange>
        </w:rPr>
        <w:t>상담</w:t>
      </w:r>
      <w:r w:rsidRPr="0089516E">
        <w:rPr>
          <w:strike/>
          <w:rPrChange w:author="김나영" w:date="2026-01-08T16:24:00Z" w:id="673">
            <w:rPr/>
          </w:rPrChange>
        </w:rPr>
        <w:t xml:space="preserve"> 신청서 작성하기’ </w:t>
      </w:r>
      <w:r w:rsidRPr="0089516E">
        <w:rPr>
          <w:rFonts w:hint="eastAsia"/>
          <w:strike/>
          <w:rPrChange w:author="김나영" w:date="2026-01-08T16:24:00Z" w:id="674">
            <w:rPr>
              <w:rFonts w:hint="eastAsia"/>
            </w:rPr>
          </w:rPrChange>
        </w:rPr>
        <w:t>통해</w:t>
      </w:r>
      <w:r w:rsidRPr="0089516E">
        <w:rPr>
          <w:strike/>
          <w:rPrChange w:author="김나영" w:date="2026-01-08T16:24:00Z" w:id="675">
            <w:rPr/>
          </w:rPrChange>
        </w:rPr>
        <w:t xml:space="preserve"> 회원 또는 비회원에게 메시지 유형과 예상 </w:t>
      </w:r>
      <w:proofErr w:type="spellStart"/>
      <w:r w:rsidRPr="0089516E">
        <w:rPr>
          <w:strike/>
          <w:rPrChange w:author="김나영" w:date="2026-01-08T16:24:00Z" w:id="676">
            <w:rPr/>
          </w:rPrChange>
        </w:rPr>
        <w:t>발송량</w:t>
      </w:r>
      <w:proofErr w:type="spellEnd"/>
      <w:r w:rsidRPr="0089516E">
        <w:rPr>
          <w:strike/>
          <w:rPrChange w:author="김나영" w:date="2026-01-08T16:24:00Z" w:id="677">
            <w:rPr/>
          </w:rPrChange>
        </w:rPr>
        <w:t xml:space="preserve">, </w:t>
      </w:r>
      <w:r w:rsidRPr="0089516E">
        <w:rPr>
          <w:rFonts w:hint="eastAsia"/>
          <w:strike/>
          <w:rPrChange w:author="김나영" w:date="2026-01-08T16:24:00Z" w:id="678">
            <w:rPr>
              <w:rFonts w:hint="eastAsia"/>
            </w:rPr>
          </w:rPrChange>
        </w:rPr>
        <w:t>상담</w:t>
      </w:r>
      <w:r w:rsidRPr="0089516E">
        <w:rPr>
          <w:strike/>
          <w:rPrChange w:author="김나영" w:date="2026-01-08T16:24:00Z" w:id="679">
            <w:rPr/>
          </w:rPrChange>
        </w:rPr>
        <w:t xml:space="preserve"> 내용을 확인한 후 </w:t>
      </w:r>
      <w:proofErr w:type="spellStart"/>
      <w:r w:rsidRPr="0089516E">
        <w:rPr>
          <w:strike/>
          <w:rPrChange w:author="김나영" w:date="2026-01-08T16:24:00Z" w:id="680">
            <w:rPr/>
          </w:rPrChange>
        </w:rPr>
        <w:t>톡벨</w:t>
      </w:r>
      <w:proofErr w:type="spellEnd"/>
      <w:r w:rsidRPr="0089516E">
        <w:rPr>
          <w:strike/>
          <w:rPrChange w:author="김나영" w:date="2026-01-08T16:24:00Z" w:id="681">
            <w:rPr/>
          </w:rPrChange>
        </w:rPr>
        <w:t xml:space="preserve"> 서비스 이용 시 나올 수 있는 예상 비용과 마일리지 혜택 등을 안내한다.</w:t>
      </w:r>
    </w:p>
    <w:p w:rsidRPr="0089516E" w:rsidR="00A40A6C" w:rsidP="00A40A6C" w:rsidRDefault="7F27CA8B" w14:paraId="594A3C04" w14:textId="6959CEE7">
      <w:pPr>
        <w:ind w:left="400" w:leftChars="200"/>
        <w:rPr>
          <w:strike/>
          <w:rPrChange w:author="김나영" w:date="2026-01-08T16:24:00Z" w:id="682">
            <w:rPr/>
          </w:rPrChange>
        </w:rPr>
      </w:pPr>
      <w:r w:rsidRPr="0089516E">
        <w:rPr>
          <w:strike/>
          <w:rPrChange w:author="김나영" w:date="2026-01-08T16:24:00Z" w:id="683">
            <w:rPr/>
          </w:rPrChange>
        </w:rPr>
        <w:t xml:space="preserve">- </w:t>
      </w:r>
      <w:r w:rsidRPr="0089516E" w:rsidR="2DB495E9">
        <w:rPr>
          <w:strike/>
          <w:rPrChange w:author="김나영" w:date="2026-01-08T16:24:00Z" w:id="684">
            <w:rPr/>
          </w:rPrChange>
        </w:rPr>
        <w:t>관리자는</w:t>
      </w:r>
      <w:r w:rsidRPr="0089516E">
        <w:rPr>
          <w:strike/>
          <w:rPrChange w:author="김나영" w:date="2026-01-08T16:24:00Z" w:id="685">
            <w:rPr/>
          </w:rPrChange>
        </w:rPr>
        <w:t xml:space="preserve"> 상담 내역에 포함된 이메일과 연락처를 통해 예상 견적서와 제공 가능한 혜택을 안내한다.</w:t>
      </w:r>
    </w:p>
    <w:p w:rsidRPr="0089516E" w:rsidR="0089516E" w:rsidRDefault="0089516E" w14:paraId="51050BEB" w14:textId="2A6FC4BB">
      <w:pPr>
        <w:ind w:left="400" w:leftChars="200"/>
        <w:rPr>
          <w:ins w:author="김나영" w:date="2026-01-08T16:24:00Z" w:id="686"/>
        </w:rPr>
      </w:pPr>
      <w:ins w:author="김나영" w:date="2026-01-08T16:24:00Z" w:id="687">
        <w:r>
          <w:rPr>
            <w:rFonts w:hint="eastAsia"/>
          </w:rPr>
          <w:t>-</w:t>
        </w:r>
        <w:r>
          <w:t xml:space="preserve"> </w:t>
        </w:r>
        <w:r>
          <w:rPr>
            <w:rFonts w:hint="eastAsia"/>
          </w:rPr>
          <w:t xml:space="preserve">회원 또는 비회원은 메인 화면의 </w:t>
        </w:r>
        <w:r>
          <w:t>‘</w:t>
        </w:r>
        <w:r>
          <w:rPr>
            <w:rFonts w:hint="eastAsia"/>
          </w:rPr>
          <w:t>견적 문의하기</w:t>
        </w:r>
        <w:r>
          <w:t xml:space="preserve">’ </w:t>
        </w:r>
        <w:r>
          <w:rPr>
            <w:rFonts w:hint="eastAsia"/>
          </w:rPr>
          <w:t xml:space="preserve">버튼을 클릭한 후 각 발송 </w:t>
        </w:r>
        <w:proofErr w:type="spellStart"/>
        <w:r>
          <w:rPr>
            <w:rFonts w:hint="eastAsia"/>
          </w:rPr>
          <w:t>채널별</w:t>
        </w:r>
        <w:proofErr w:type="spellEnd"/>
        <w:r>
          <w:rPr>
            <w:rFonts w:hint="eastAsia"/>
          </w:rPr>
          <w:t xml:space="preserve"> 발송 건수를 입력하여 예상 견적 측정을 진행할 수 있다.</w:t>
        </w:r>
        <w:r>
          <w:t xml:space="preserve"> </w:t>
        </w:r>
        <w:r>
          <w:rPr>
            <w:rFonts w:hint="eastAsia"/>
          </w:rPr>
          <w:t xml:space="preserve">해당 견적 내용은 견적서 양식으로 </w:t>
        </w:r>
        <w:r>
          <w:t xml:space="preserve">PDF </w:t>
        </w:r>
        <w:r>
          <w:rPr>
            <w:rFonts w:hint="eastAsia"/>
          </w:rPr>
          <w:t>다운로드가 가능하다.</w:t>
        </w:r>
      </w:ins>
    </w:p>
    <w:p w:rsidR="6CBC5D68" w:rsidP="3084EF0D" w:rsidRDefault="6CBC5D68" w14:paraId="3F0604AA" w14:textId="11D5B8D2">
      <w:pPr>
        <w:ind w:left="400" w:leftChars="200"/>
      </w:pPr>
      <w:r w:rsidRPr="3084EF0D">
        <w:t>- 견적 문의는 오전 9시 30분 ~ 오후 5시 30분 동안 운영한다. 주말, 공휴일, 점심시간(오전 11시 30분 ~ 오후 1시)에는 업무를 진행하지 않는다.</w:t>
      </w:r>
    </w:p>
    <w:p w:rsidR="002146CE" w:rsidP="002146CE" w:rsidRDefault="000464F6" w14:paraId="317B5250" w14:textId="7CD9890F">
      <w:pPr>
        <w:ind w:left="400" w:leftChars="200"/>
      </w:pPr>
      <w:r>
        <w:t>10.</w:t>
      </w:r>
      <w:r w:rsidR="002146CE">
        <w:t xml:space="preserve">2.2 1:1 </w:t>
      </w:r>
      <w:r w:rsidR="002146CE">
        <w:rPr>
          <w:rFonts w:hint="eastAsia"/>
        </w:rPr>
        <w:t>문의</w:t>
      </w:r>
    </w:p>
    <w:p w:rsidR="005D2AED" w:rsidP="002146CE" w:rsidRDefault="005D2AED" w14:paraId="08BC048C" w14:textId="6BA653D7">
      <w:pPr>
        <w:ind w:left="400" w:leftChars="200"/>
      </w:pPr>
      <w:r>
        <w:rPr>
          <w:rFonts w:hint="eastAsia"/>
        </w:rPr>
        <w:t>-</w:t>
      </w:r>
      <w:r>
        <w:t xml:space="preserve"> </w:t>
      </w:r>
      <w:r w:rsidR="00A40A6C">
        <w:rPr>
          <w:rFonts w:hint="eastAsia"/>
        </w:rPr>
        <w:t xml:space="preserve">서비스에 로그인한 회원에게 </w:t>
      </w:r>
      <w:r w:rsidR="00A40A6C">
        <w:t xml:space="preserve">1:1 </w:t>
      </w:r>
      <w:r w:rsidR="00A40A6C">
        <w:rPr>
          <w:rFonts w:hint="eastAsia"/>
        </w:rPr>
        <w:t>문의 내용을 대응한다.</w:t>
      </w:r>
    </w:p>
    <w:p w:rsidR="00A40A6C" w:rsidP="002146CE" w:rsidRDefault="00A40A6C" w14:paraId="66EB5411" w14:textId="2FFEEE27">
      <w:pPr>
        <w:ind w:left="400" w:leftChars="200"/>
      </w:pPr>
      <w:r>
        <w:rPr>
          <w:rFonts w:hint="eastAsia"/>
        </w:rPr>
        <w:t>-</w:t>
      </w:r>
      <w:r>
        <w:t xml:space="preserve"> 1:1 </w:t>
      </w:r>
      <w:r>
        <w:rPr>
          <w:rFonts w:hint="eastAsia"/>
        </w:rPr>
        <w:t>문의 유형 분류를 사전에 생성하여</w:t>
      </w:r>
      <w:r>
        <w:t xml:space="preserve"> </w:t>
      </w:r>
      <w:r>
        <w:rPr>
          <w:rFonts w:hint="eastAsia"/>
        </w:rPr>
        <w:t xml:space="preserve">충전/환불 문의와 고객 </w:t>
      </w:r>
      <w:r>
        <w:t xml:space="preserve">CS </w:t>
      </w:r>
      <w:r>
        <w:rPr>
          <w:rFonts w:hint="eastAsia"/>
        </w:rPr>
        <w:t>문의를 구분한다.</w:t>
      </w:r>
    </w:p>
    <w:p w:rsidR="00A40A6C" w:rsidP="002146CE" w:rsidRDefault="00A40A6C" w14:paraId="620320F6" w14:textId="79ADE974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관리자의 답변이 완료되기 전까지 회원은 문의 내용 및 첨부파일을 수정/삭제할 수 있다.</w:t>
      </w:r>
    </w:p>
    <w:p w:rsidR="00A40A6C" w:rsidP="002146CE" w:rsidRDefault="00A40A6C" w14:paraId="1FE203D3" w14:textId="11E038FC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관리자는 답변 완료 전 임시 저장을 할 수 있다.</w:t>
      </w:r>
    </w:p>
    <w:p w:rsidR="00A40A6C" w:rsidP="002146CE" w:rsidRDefault="2DB495E9" w14:paraId="61F6D397" w14:textId="2FF1AB3C">
      <w:pPr>
        <w:ind w:left="400" w:leftChars="200"/>
      </w:pPr>
      <w:r>
        <w:t>- 답변 완료 시 회원에게 등록된 이메일과 전화번호를 통해 답변 내용을 전달한다. (마케팅 수신 동의 여부에 상관하지 않고 발송한다.)</w:t>
      </w:r>
    </w:p>
    <w:p w:rsidR="2885E17A" w:rsidP="3084EF0D" w:rsidRDefault="2885E17A" w14:paraId="3177CF89" w14:textId="4F913E23">
      <w:pPr>
        <w:ind w:left="400" w:leftChars="200"/>
      </w:pPr>
      <w:r w:rsidRPr="3084EF0D">
        <w:t xml:space="preserve">- 1:1 문의는 오전 9시 30분 ~ 오후 5시 30분 </w:t>
      </w:r>
      <w:r w:rsidRPr="3084EF0D" w:rsidR="30C56E5C">
        <w:t xml:space="preserve">동안 운영한다. 주말, 공휴일, 점심시간(오전 11시 30분 ~ 오후 1시)에는 업무를 진행하지 않는다. </w:t>
      </w:r>
    </w:p>
    <w:p w:rsidR="00A40A6C" w:rsidP="00A40A6C" w:rsidRDefault="00A40A6C" w14:paraId="65D433C1" w14:textId="18D260E3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문의 내역은 개인정보처리에 관한 규정 기간이 경과한 후 자동 또는 수기로 삭제한다.</w:t>
      </w:r>
    </w:p>
    <w:p w:rsidR="002146CE" w:rsidP="002146CE" w:rsidRDefault="000464F6" w14:paraId="6311973C" w14:textId="09BC51C7">
      <w:pPr>
        <w:ind w:left="400" w:leftChars="200"/>
      </w:pPr>
      <w:r>
        <w:t>10.</w:t>
      </w:r>
      <w:r w:rsidR="002146CE">
        <w:t>2.3 FAQ</w:t>
      </w:r>
    </w:p>
    <w:p w:rsidR="00A40A6C" w:rsidP="002146CE" w:rsidRDefault="00A40A6C" w14:paraId="58F9235E" w14:textId="5A172BF8">
      <w:pPr>
        <w:ind w:left="400" w:leftChars="200"/>
      </w:pPr>
      <w:r>
        <w:rPr>
          <w:rFonts w:hint="eastAsia"/>
        </w:rPr>
        <w:t>-</w:t>
      </w:r>
      <w:r>
        <w:t xml:space="preserve"> 1:1 </w:t>
      </w:r>
      <w:r>
        <w:rPr>
          <w:rFonts w:hint="eastAsia"/>
        </w:rPr>
        <w:t>문의 유형 분류를 사전에 생성하여 회원이 조회할 수 있도록 유형별로 노출한다.</w:t>
      </w:r>
    </w:p>
    <w:p w:rsidR="00A40A6C" w:rsidP="002146CE" w:rsidRDefault="00A40A6C" w14:paraId="60072BE4" w14:textId="35A0CE69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검색 기능을 제공하여 회원이 손쉽게 검색할 수 있도록 기능을 지원한다.</w:t>
      </w:r>
    </w:p>
    <w:p w:rsidR="00A40A6C" w:rsidP="002146CE" w:rsidRDefault="00A40A6C" w14:paraId="751B4FCF" w14:textId="7D537611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목록은 등록 최신순으로 노출하되</w:t>
      </w:r>
      <w:r>
        <w:t xml:space="preserve">, </w:t>
      </w:r>
      <w:r>
        <w:rPr>
          <w:rFonts w:hint="eastAsia"/>
        </w:rPr>
        <w:t>문의 빈도 및 내용의 중요도에 따라 최상단에 노출될 수 있도록 한다.</w:t>
      </w:r>
    </w:p>
    <w:p w:rsidR="00A40A6C" w:rsidP="002146CE" w:rsidRDefault="00A40A6C" w14:paraId="5A7C5D27" w14:textId="6FA7D0EE">
      <w:pPr>
        <w:ind w:left="400" w:leftChars="200"/>
      </w:pPr>
      <w:r>
        <w:rPr>
          <w:rFonts w:hint="eastAsia"/>
        </w:rPr>
        <w:t>-</w:t>
      </w:r>
      <w:r>
        <w:t xml:space="preserve"> FAQ </w:t>
      </w:r>
      <w:r>
        <w:rPr>
          <w:rFonts w:hint="eastAsia"/>
        </w:rPr>
        <w:t xml:space="preserve">내에 </w:t>
      </w:r>
      <w:r w:rsidRPr="00A40A6C">
        <w:rPr>
          <w:rFonts w:hint="eastAsia"/>
        </w:rPr>
        <w:t>주요</w:t>
      </w:r>
      <w:r w:rsidRPr="00A40A6C">
        <w:t xml:space="preserve"> 정보가 변동된 경우 공지사항/플랫폼 팝업 배너/고객 알림 커뮤니케이션 등을 사용하여 변경정보를 고객이 인지할 수 있도록 한다</w:t>
      </w:r>
    </w:p>
    <w:p w:rsidR="002146CE" w:rsidP="002146CE" w:rsidRDefault="000464F6" w14:paraId="34E3C046" w14:textId="64316AAD">
      <w:pPr>
        <w:ind w:left="400" w:leftChars="200"/>
      </w:pPr>
      <w:r>
        <w:t>10.</w:t>
      </w:r>
      <w:r w:rsidR="002146CE">
        <w:t xml:space="preserve">2.4 </w:t>
      </w:r>
      <w:r w:rsidR="002146CE">
        <w:rPr>
          <w:rFonts w:hint="eastAsia"/>
        </w:rPr>
        <w:t>공지사항</w:t>
      </w:r>
    </w:p>
    <w:p w:rsidR="00A40A6C" w:rsidP="002146CE" w:rsidRDefault="00A40A6C" w14:paraId="72209792" w14:textId="394BB0A3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문의 유형 분류를 사전에 생성하여 회원이 조회할 수 있도록 유형별로 노출한다.</w:t>
      </w:r>
    </w:p>
    <w:p w:rsidR="00A40A6C" w:rsidP="002146CE" w:rsidRDefault="00A40A6C" w14:paraId="27C42C0B" w14:textId="73D5A19C">
      <w:pPr>
        <w:ind w:left="400" w:leftChars="200"/>
        <w:rPr>
          <w:rFonts w:asciiTheme="minorEastAsia" w:hAnsiTheme="minor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 w:asciiTheme="minorEastAsia" w:hAnsiTheme="minorEastAsia"/>
        </w:rPr>
        <w:t>공지사항 리스트는 등록 최신순으로 노출하고 조회수 또는 중요도에 따라 관리자가 우선순위 지정이 가능하도록 한다.</w:t>
      </w:r>
    </w:p>
    <w:p w:rsidR="002F3DE9" w:rsidP="002146CE" w:rsidRDefault="00A40A6C" w14:paraId="5AAC3424" w14:textId="77777777">
      <w:pPr>
        <w:ind w:left="400" w:leftChars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기능 업데이트,</w:t>
      </w:r>
      <w:r>
        <w:t xml:space="preserve"> </w:t>
      </w:r>
      <w:r>
        <w:rPr>
          <w:rFonts w:hint="eastAsia"/>
        </w:rPr>
        <w:t>정기 점검,</w:t>
      </w:r>
      <w:r>
        <w:t xml:space="preserve"> </w:t>
      </w:r>
      <w:r>
        <w:rPr>
          <w:rFonts w:hint="eastAsia"/>
        </w:rPr>
        <w:t>요금 변경,</w:t>
      </w:r>
      <w:r>
        <w:t xml:space="preserve"> </w:t>
      </w:r>
      <w:r>
        <w:rPr>
          <w:rFonts w:hint="eastAsia"/>
        </w:rPr>
        <w:t>장애 공지 등 공지 내용의 중요도에 따라 웹페이지 접속 시 팝업으로 별도 공지한다.</w:t>
      </w:r>
    </w:p>
    <w:p w:rsidR="00A40A6C" w:rsidP="002146CE" w:rsidRDefault="00A40A6C" w14:paraId="65A5CE10" w14:textId="6A65B3B6">
      <w:pPr>
        <w:ind w:left="400" w:leftChars="200"/>
      </w:pPr>
      <w:r>
        <w:t xml:space="preserve"> </w:t>
      </w:r>
    </w:p>
    <w:p w:rsidR="002146CE" w:rsidP="002146CE" w:rsidRDefault="00A40A6C" w14:paraId="7CFA5457" w14:textId="43CFA0B9">
      <w:commentRangeStart w:id="688"/>
      <w:r>
        <w:rPr>
          <w:rFonts w:hint="eastAsia"/>
        </w:rPr>
        <w:t xml:space="preserve"> </w:t>
      </w:r>
      <w:r w:rsidR="002146CE">
        <w:rPr>
          <w:rFonts w:hint="eastAsia"/>
        </w:rPr>
        <w:t>[참고</w:t>
      </w:r>
      <w:r w:rsidR="002146CE">
        <w:t>] FAQ/</w:t>
      </w:r>
      <w:r w:rsidR="002146CE">
        <w:rPr>
          <w:rFonts w:hint="eastAsia"/>
        </w:rPr>
        <w:t>상담 유형 분류 정의</w:t>
      </w:r>
      <w:commentRangeEnd w:id="688"/>
      <w:r w:rsidR="002F3DE9">
        <w:rPr>
          <w:rStyle w:val="a4"/>
          <w:sz w:val="20"/>
          <w:szCs w:val="22"/>
        </w:rPr>
        <w:commentReference w:id="688"/>
      </w:r>
    </w:p>
    <w:p w:rsidR="002F3DE9" w:rsidP="002146CE" w:rsidRDefault="002F3DE9" w14:paraId="0F55B958" w14:textId="2A7DAEDC">
      <w:r>
        <w:rPr>
          <w:rFonts w:hint="eastAsia"/>
        </w:rPr>
        <w:t>(예시</w:t>
      </w:r>
      <w: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68"/>
        <w:gridCol w:w="6658"/>
      </w:tblGrid>
      <w:tr w:rsidR="0047655D" w:rsidTr="0047655D" w14:paraId="50D32264" w14:textId="77777777">
        <w:tc>
          <w:tcPr>
            <w:tcW w:w="2268" w:type="dxa"/>
          </w:tcPr>
          <w:p w:rsidR="0047655D" w:rsidP="00F85526" w:rsidRDefault="0047655D" w14:paraId="060452C4" w14:textId="58157B82">
            <w:pPr>
              <w:jc w:val="center"/>
            </w:pPr>
            <w:r>
              <w:rPr>
                <w:rFonts w:hint="eastAsia"/>
              </w:rPr>
              <w:t>대분류</w:t>
            </w:r>
          </w:p>
        </w:tc>
        <w:tc>
          <w:tcPr>
            <w:tcW w:w="6658" w:type="dxa"/>
          </w:tcPr>
          <w:p w:rsidR="0047655D" w:rsidP="00F85526" w:rsidRDefault="0047655D" w14:paraId="6EE7E046" w14:textId="5A3C7C29">
            <w:pPr>
              <w:jc w:val="center"/>
            </w:pPr>
            <w:r>
              <w:rPr>
                <w:rFonts w:hint="eastAsia"/>
              </w:rPr>
              <w:t>내용</w:t>
            </w:r>
          </w:p>
        </w:tc>
      </w:tr>
      <w:tr w:rsidR="0047655D" w:rsidTr="0047655D" w14:paraId="0D69E209" w14:textId="77777777">
        <w:tc>
          <w:tcPr>
            <w:tcW w:w="2268" w:type="dxa"/>
            <w:vMerge w:val="restart"/>
          </w:tcPr>
          <w:p w:rsidR="0047655D" w:rsidP="002146CE" w:rsidRDefault="0047655D" w14:paraId="66AC21CA" w14:textId="7062FFF4">
            <w:r>
              <w:rPr>
                <w:rFonts w:hint="eastAsia"/>
              </w:rPr>
              <w:t>문자</w:t>
            </w:r>
          </w:p>
        </w:tc>
        <w:tc>
          <w:tcPr>
            <w:tcW w:w="6658" w:type="dxa"/>
          </w:tcPr>
          <w:p w:rsidR="0047655D" w:rsidP="002146CE" w:rsidRDefault="0047655D" w14:paraId="74992237" w14:textId="7112AFAD">
            <w:r>
              <w:rPr>
                <w:rFonts w:hint="eastAsia"/>
              </w:rPr>
              <w:t>문자 유형</w:t>
            </w:r>
          </w:p>
        </w:tc>
      </w:tr>
      <w:tr w:rsidR="0047655D" w:rsidTr="0047655D" w14:paraId="62A53476" w14:textId="77777777">
        <w:tc>
          <w:tcPr>
            <w:tcW w:w="2268" w:type="dxa"/>
            <w:vMerge/>
          </w:tcPr>
          <w:p w:rsidR="0047655D" w:rsidP="002146CE" w:rsidRDefault="0047655D" w14:paraId="0F0FD4E9" w14:textId="77777777"/>
        </w:tc>
        <w:tc>
          <w:tcPr>
            <w:tcW w:w="6658" w:type="dxa"/>
          </w:tcPr>
          <w:p w:rsidR="0047655D" w:rsidP="002146CE" w:rsidRDefault="0047655D" w14:paraId="6D67A4BE" w14:textId="04E17968">
            <w:r>
              <w:rPr>
                <w:rFonts w:hint="eastAsia"/>
              </w:rPr>
              <w:t>최대 발송건수</w:t>
            </w:r>
          </w:p>
        </w:tc>
      </w:tr>
      <w:tr w:rsidR="0047655D" w:rsidTr="0047655D" w14:paraId="504D5EBE" w14:textId="77777777">
        <w:tc>
          <w:tcPr>
            <w:tcW w:w="2268" w:type="dxa"/>
            <w:vMerge/>
          </w:tcPr>
          <w:p w:rsidR="0047655D" w:rsidP="002146CE" w:rsidRDefault="0047655D" w14:paraId="574009EB" w14:textId="77777777"/>
        </w:tc>
        <w:tc>
          <w:tcPr>
            <w:tcW w:w="6658" w:type="dxa"/>
          </w:tcPr>
          <w:p w:rsidR="0047655D" w:rsidP="002146CE" w:rsidRDefault="0047655D" w14:paraId="4EC95C0E" w14:textId="2B70A342">
            <w:r>
              <w:rPr>
                <w:rFonts w:hint="eastAsia"/>
              </w:rPr>
              <w:t>변수 삽입 방법</w:t>
            </w:r>
          </w:p>
        </w:tc>
      </w:tr>
      <w:tr w:rsidR="0047655D" w:rsidTr="0047655D" w14:paraId="0167CA21" w14:textId="77777777">
        <w:tc>
          <w:tcPr>
            <w:tcW w:w="2268" w:type="dxa"/>
            <w:vMerge/>
          </w:tcPr>
          <w:p w:rsidR="0047655D" w:rsidP="002146CE" w:rsidRDefault="0047655D" w14:paraId="45E8DF91" w14:textId="77777777"/>
        </w:tc>
        <w:tc>
          <w:tcPr>
            <w:tcW w:w="6658" w:type="dxa"/>
          </w:tcPr>
          <w:p w:rsidR="0047655D" w:rsidP="002146CE" w:rsidRDefault="0047655D" w14:paraId="11D599D7" w14:textId="2E11FF81">
            <w:r>
              <w:rPr>
                <w:rFonts w:hint="eastAsia"/>
              </w:rPr>
              <w:t>문자 템플릿 사용 방법</w:t>
            </w:r>
          </w:p>
        </w:tc>
      </w:tr>
      <w:tr w:rsidR="0047655D" w:rsidTr="0047655D" w14:paraId="5A4B1BB4" w14:textId="77777777">
        <w:tc>
          <w:tcPr>
            <w:tcW w:w="2268" w:type="dxa"/>
            <w:vMerge w:val="restart"/>
          </w:tcPr>
          <w:p w:rsidR="0047655D" w:rsidP="002146CE" w:rsidRDefault="0047655D" w14:paraId="459A672E" w14:textId="3EECA52F">
            <w:r>
              <w:rPr>
                <w:rFonts w:hint="eastAsia"/>
              </w:rPr>
              <w:t>카카오톡</w:t>
            </w:r>
          </w:p>
        </w:tc>
        <w:tc>
          <w:tcPr>
            <w:tcW w:w="6658" w:type="dxa"/>
          </w:tcPr>
          <w:p w:rsidR="0047655D" w:rsidP="0047655D" w:rsidRDefault="0047655D" w14:paraId="4F75255A" w14:textId="620E2ED4">
            <w:pPr>
              <w:tabs>
                <w:tab w:val="left" w:pos="1275"/>
              </w:tabs>
              <w:jc w:val="left"/>
            </w:pPr>
            <w:proofErr w:type="spellStart"/>
            <w:r>
              <w:rPr>
                <w:rFonts w:hint="eastAsia"/>
              </w:rPr>
              <w:t>발신프로필</w:t>
            </w:r>
            <w:proofErr w:type="spellEnd"/>
            <w:r>
              <w:rPr>
                <w:rFonts w:hint="eastAsia"/>
              </w:rPr>
              <w:t xml:space="preserve"> 등록</w:t>
            </w:r>
          </w:p>
        </w:tc>
      </w:tr>
      <w:tr w:rsidR="0047655D" w:rsidTr="0047655D" w14:paraId="40AE6EAA" w14:textId="77777777">
        <w:tc>
          <w:tcPr>
            <w:tcW w:w="2268" w:type="dxa"/>
            <w:vMerge/>
          </w:tcPr>
          <w:p w:rsidR="0047655D" w:rsidP="002146CE" w:rsidRDefault="0047655D" w14:paraId="5BD0E554" w14:textId="77777777"/>
        </w:tc>
        <w:tc>
          <w:tcPr>
            <w:tcW w:w="6658" w:type="dxa"/>
          </w:tcPr>
          <w:p w:rsidR="0047655D" w:rsidP="0047655D" w:rsidRDefault="0047655D" w14:paraId="77FA9D01" w14:textId="7315FC9F">
            <w:pPr>
              <w:jc w:val="left"/>
            </w:pPr>
            <w:proofErr w:type="spellStart"/>
            <w:r>
              <w:rPr>
                <w:rFonts w:hint="eastAsia"/>
              </w:rPr>
              <w:t>알림톡</w:t>
            </w:r>
            <w:proofErr w:type="spellEnd"/>
            <w:r>
              <w:rPr>
                <w:rFonts w:hint="eastAsia"/>
              </w:rPr>
              <w:t xml:space="preserve"> 템플릿 등록</w:t>
            </w:r>
          </w:p>
        </w:tc>
      </w:tr>
      <w:tr w:rsidR="0047655D" w:rsidTr="0047655D" w14:paraId="304D89C7" w14:textId="77777777">
        <w:tc>
          <w:tcPr>
            <w:tcW w:w="2268" w:type="dxa"/>
            <w:vMerge/>
          </w:tcPr>
          <w:p w:rsidR="0047655D" w:rsidP="002146CE" w:rsidRDefault="0047655D" w14:paraId="7BFD110B" w14:textId="77777777"/>
        </w:tc>
        <w:tc>
          <w:tcPr>
            <w:tcW w:w="6658" w:type="dxa"/>
          </w:tcPr>
          <w:p w:rsidR="0047655D" w:rsidP="0047655D" w:rsidRDefault="0047655D" w14:paraId="3683BB39" w14:textId="504F39C1">
            <w:pPr>
              <w:jc w:val="left"/>
            </w:pPr>
            <w:r>
              <w:rPr>
                <w:rFonts w:hint="eastAsia"/>
              </w:rPr>
              <w:t>대체문자 발송 방법</w:t>
            </w:r>
          </w:p>
        </w:tc>
      </w:tr>
      <w:tr w:rsidR="0047655D" w:rsidTr="0047655D" w14:paraId="221D6A80" w14:textId="77777777">
        <w:tc>
          <w:tcPr>
            <w:tcW w:w="2268" w:type="dxa"/>
            <w:vMerge/>
          </w:tcPr>
          <w:p w:rsidR="0047655D" w:rsidP="002146CE" w:rsidRDefault="0047655D" w14:paraId="6CD9CA1C" w14:textId="77777777"/>
        </w:tc>
        <w:tc>
          <w:tcPr>
            <w:tcW w:w="6658" w:type="dxa"/>
          </w:tcPr>
          <w:p w:rsidR="0047655D" w:rsidP="0047655D" w:rsidRDefault="0047655D" w14:paraId="7A2B8516" w14:textId="2A0ED0B4">
            <w:pPr>
              <w:jc w:val="left"/>
            </w:pPr>
            <w:r>
              <w:rPr>
                <w:rFonts w:hint="eastAsia"/>
              </w:rPr>
              <w:t>변수 삽입 방법</w:t>
            </w:r>
          </w:p>
        </w:tc>
      </w:tr>
      <w:tr w:rsidR="0047655D" w:rsidTr="0047655D" w14:paraId="08F92972" w14:textId="77777777">
        <w:tc>
          <w:tcPr>
            <w:tcW w:w="2268" w:type="dxa"/>
            <w:vMerge w:val="restart"/>
          </w:tcPr>
          <w:p w:rsidR="0047655D" w:rsidP="002146CE" w:rsidRDefault="0047655D" w14:paraId="564CD097" w14:textId="202F6B76">
            <w:r>
              <w:rPr>
                <w:rFonts w:hint="eastAsia"/>
              </w:rPr>
              <w:t>발송 결과</w:t>
            </w:r>
          </w:p>
        </w:tc>
        <w:tc>
          <w:tcPr>
            <w:tcW w:w="6658" w:type="dxa"/>
          </w:tcPr>
          <w:p w:rsidR="0047655D" w:rsidP="0047655D" w:rsidRDefault="0047655D" w14:paraId="5BEB0765" w14:textId="3E4B9D6B">
            <w:pPr>
              <w:jc w:val="left"/>
            </w:pPr>
            <w:r>
              <w:rPr>
                <w:rFonts w:hint="eastAsia"/>
              </w:rPr>
              <w:t>조회 가능한 최대 기간</w:t>
            </w:r>
          </w:p>
        </w:tc>
      </w:tr>
      <w:tr w:rsidR="0047655D" w:rsidTr="0047655D" w14:paraId="1833B915" w14:textId="77777777">
        <w:tc>
          <w:tcPr>
            <w:tcW w:w="2268" w:type="dxa"/>
            <w:vMerge/>
          </w:tcPr>
          <w:p w:rsidR="0047655D" w:rsidP="002146CE" w:rsidRDefault="0047655D" w14:paraId="5D60ACFB" w14:textId="77777777"/>
        </w:tc>
        <w:tc>
          <w:tcPr>
            <w:tcW w:w="6658" w:type="dxa"/>
          </w:tcPr>
          <w:p w:rsidR="0047655D" w:rsidP="0047655D" w:rsidRDefault="0047655D" w14:paraId="60D90321" w14:textId="1E823962">
            <w:pPr>
              <w:jc w:val="left"/>
            </w:pPr>
            <w:r>
              <w:rPr>
                <w:rFonts w:hint="eastAsia"/>
              </w:rPr>
              <w:t>발송 성공이나 문자 수신 안 됨</w:t>
            </w:r>
          </w:p>
        </w:tc>
      </w:tr>
      <w:tr w:rsidR="0047655D" w:rsidTr="0047655D" w14:paraId="6DECC8B3" w14:textId="77777777">
        <w:tc>
          <w:tcPr>
            <w:tcW w:w="2268" w:type="dxa"/>
            <w:vMerge/>
          </w:tcPr>
          <w:p w:rsidR="0047655D" w:rsidP="002146CE" w:rsidRDefault="0047655D" w14:paraId="6840D593" w14:textId="77777777"/>
        </w:tc>
        <w:tc>
          <w:tcPr>
            <w:tcW w:w="6658" w:type="dxa"/>
          </w:tcPr>
          <w:p w:rsidR="0047655D" w:rsidP="0047655D" w:rsidRDefault="0047655D" w14:paraId="1A4E51E7" w14:textId="32DBD335">
            <w:pPr>
              <w:jc w:val="left"/>
            </w:pPr>
            <w:r>
              <w:rPr>
                <w:rFonts w:hint="eastAsia"/>
              </w:rPr>
              <w:t>발송 실패 사유 종류</w:t>
            </w:r>
          </w:p>
        </w:tc>
      </w:tr>
      <w:tr w:rsidR="0047655D" w:rsidTr="0047655D" w14:paraId="61ABAF37" w14:textId="77777777">
        <w:tc>
          <w:tcPr>
            <w:tcW w:w="2268" w:type="dxa"/>
            <w:vMerge/>
          </w:tcPr>
          <w:p w:rsidR="0047655D" w:rsidP="002146CE" w:rsidRDefault="0047655D" w14:paraId="0FB72A7A" w14:textId="77777777"/>
        </w:tc>
        <w:tc>
          <w:tcPr>
            <w:tcW w:w="6658" w:type="dxa"/>
          </w:tcPr>
          <w:p w:rsidR="0047655D" w:rsidP="0047655D" w:rsidRDefault="0047655D" w14:paraId="00E53BA1" w14:textId="56D8BB19">
            <w:pPr>
              <w:jc w:val="left"/>
            </w:pPr>
            <w:proofErr w:type="spellStart"/>
            <w:r>
              <w:rPr>
                <w:rFonts w:hint="eastAsia"/>
              </w:rPr>
              <w:t>재발송</w:t>
            </w:r>
            <w:proofErr w:type="spellEnd"/>
            <w:r>
              <w:rPr>
                <w:rFonts w:hint="eastAsia"/>
              </w:rPr>
              <w:t xml:space="preserve"> 사용 방법</w:t>
            </w:r>
          </w:p>
        </w:tc>
      </w:tr>
      <w:tr w:rsidR="0047655D" w:rsidTr="0047655D" w14:paraId="7EA4E310" w14:textId="77777777">
        <w:tc>
          <w:tcPr>
            <w:tcW w:w="2268" w:type="dxa"/>
            <w:vMerge w:val="restart"/>
          </w:tcPr>
          <w:p w:rsidR="0047655D" w:rsidP="002146CE" w:rsidRDefault="0047655D" w14:paraId="39F64BEA" w14:textId="236E3EDD">
            <w:r>
              <w:rPr>
                <w:rFonts w:hint="eastAsia"/>
              </w:rPr>
              <w:t>발신번호 등록</w:t>
            </w:r>
          </w:p>
        </w:tc>
        <w:tc>
          <w:tcPr>
            <w:tcW w:w="6658" w:type="dxa"/>
          </w:tcPr>
          <w:p w:rsidR="0047655D" w:rsidP="0047655D" w:rsidRDefault="0047655D" w14:paraId="38CB2B59" w14:textId="24AA54A1">
            <w:pPr>
              <w:jc w:val="left"/>
            </w:pPr>
            <w:r>
              <w:rPr>
                <w:rFonts w:hint="eastAsia"/>
              </w:rPr>
              <w:t>필요 서류 목록</w:t>
            </w:r>
          </w:p>
        </w:tc>
      </w:tr>
      <w:tr w:rsidR="0047655D" w:rsidTr="0047655D" w14:paraId="57699524" w14:textId="77777777">
        <w:tc>
          <w:tcPr>
            <w:tcW w:w="2268" w:type="dxa"/>
            <w:vMerge/>
          </w:tcPr>
          <w:p w:rsidR="0047655D" w:rsidP="002146CE" w:rsidRDefault="0047655D" w14:paraId="11067188" w14:textId="77777777"/>
        </w:tc>
        <w:tc>
          <w:tcPr>
            <w:tcW w:w="6658" w:type="dxa"/>
          </w:tcPr>
          <w:p w:rsidR="0047655D" w:rsidP="0047655D" w:rsidRDefault="0047655D" w14:paraId="3F3E15AB" w14:textId="5532DE0D">
            <w:pPr>
              <w:jc w:val="left"/>
            </w:pPr>
            <w:r>
              <w:rPr>
                <w:rFonts w:hint="eastAsia"/>
              </w:rPr>
              <w:t>등록 가능한 번호 유형</w:t>
            </w:r>
          </w:p>
        </w:tc>
      </w:tr>
      <w:tr w:rsidR="0047655D" w:rsidTr="0047655D" w14:paraId="4ED5DE89" w14:textId="77777777">
        <w:tc>
          <w:tcPr>
            <w:tcW w:w="2268" w:type="dxa"/>
            <w:vMerge/>
          </w:tcPr>
          <w:p w:rsidR="0047655D" w:rsidP="002146CE" w:rsidRDefault="0047655D" w14:paraId="289F9E24" w14:textId="77777777"/>
        </w:tc>
        <w:tc>
          <w:tcPr>
            <w:tcW w:w="6658" w:type="dxa"/>
          </w:tcPr>
          <w:p w:rsidR="0047655D" w:rsidP="0047655D" w:rsidRDefault="0047655D" w14:paraId="0E82987B" w14:textId="1ABD66CB">
            <w:pPr>
              <w:jc w:val="left"/>
            </w:pPr>
            <w:r>
              <w:rPr>
                <w:rFonts w:hint="eastAsia"/>
              </w:rPr>
              <w:t>등록 가능한 번호 최대 개수</w:t>
            </w:r>
          </w:p>
        </w:tc>
      </w:tr>
      <w:tr w:rsidR="0047655D" w:rsidTr="0047655D" w14:paraId="3547A3E0" w14:textId="77777777">
        <w:tc>
          <w:tcPr>
            <w:tcW w:w="2268" w:type="dxa"/>
            <w:vMerge/>
          </w:tcPr>
          <w:p w:rsidR="0047655D" w:rsidP="002146CE" w:rsidRDefault="0047655D" w14:paraId="5F39596D" w14:textId="77777777"/>
        </w:tc>
        <w:tc>
          <w:tcPr>
            <w:tcW w:w="6658" w:type="dxa"/>
          </w:tcPr>
          <w:p w:rsidR="0047655D" w:rsidP="0047655D" w:rsidRDefault="0047655D" w14:paraId="36288257" w14:textId="12ADF530">
            <w:pPr>
              <w:jc w:val="left"/>
            </w:pPr>
            <w:r>
              <w:rPr>
                <w:rFonts w:hint="eastAsia"/>
              </w:rPr>
              <w:t>반려사유 확인 방법</w:t>
            </w:r>
          </w:p>
        </w:tc>
      </w:tr>
      <w:tr w:rsidR="0047655D" w:rsidTr="0047655D" w14:paraId="374F220D" w14:textId="77777777">
        <w:tc>
          <w:tcPr>
            <w:tcW w:w="2268" w:type="dxa"/>
            <w:vMerge w:val="restart"/>
          </w:tcPr>
          <w:p w:rsidR="0047655D" w:rsidP="002146CE" w:rsidRDefault="0047655D" w14:paraId="794DF2DB" w14:textId="089D1EFF">
            <w:r>
              <w:rPr>
                <w:rFonts w:hint="eastAsia"/>
              </w:rPr>
              <w:t>주소록 등록</w:t>
            </w:r>
          </w:p>
        </w:tc>
        <w:tc>
          <w:tcPr>
            <w:tcW w:w="6658" w:type="dxa"/>
          </w:tcPr>
          <w:p w:rsidR="0047655D" w:rsidP="0047655D" w:rsidRDefault="0047655D" w14:paraId="3E6AB0BF" w14:textId="269D1775">
            <w:pPr>
              <w:jc w:val="left"/>
            </w:pPr>
            <w:r>
              <w:rPr>
                <w:rFonts w:hint="eastAsia"/>
              </w:rPr>
              <w:t>수신거부</w:t>
            </w:r>
          </w:p>
        </w:tc>
      </w:tr>
      <w:tr w:rsidR="0047655D" w:rsidTr="0047655D" w14:paraId="3F226101" w14:textId="77777777">
        <w:tc>
          <w:tcPr>
            <w:tcW w:w="2268" w:type="dxa"/>
            <w:vMerge/>
          </w:tcPr>
          <w:p w:rsidR="0047655D" w:rsidP="002146CE" w:rsidRDefault="0047655D" w14:paraId="40327795" w14:textId="77777777"/>
        </w:tc>
        <w:tc>
          <w:tcPr>
            <w:tcW w:w="6658" w:type="dxa"/>
          </w:tcPr>
          <w:p w:rsidR="0047655D" w:rsidP="0047655D" w:rsidRDefault="0047655D" w14:paraId="6B2275B4" w14:textId="78330F15">
            <w:pPr>
              <w:jc w:val="left"/>
            </w:pPr>
            <w:r>
              <w:rPr>
                <w:rFonts w:hint="eastAsia"/>
              </w:rPr>
              <w:t>발송한 번호 주소록에 추가</w:t>
            </w:r>
          </w:p>
        </w:tc>
      </w:tr>
      <w:tr w:rsidR="0047655D" w:rsidTr="0047655D" w14:paraId="30E25E55" w14:textId="77777777">
        <w:tc>
          <w:tcPr>
            <w:tcW w:w="2268" w:type="dxa"/>
            <w:vMerge w:val="restart"/>
          </w:tcPr>
          <w:p w:rsidR="0047655D" w:rsidP="002146CE" w:rsidRDefault="0047655D" w14:paraId="7C1862B8" w14:textId="58A37B24">
            <w:r>
              <w:rPr>
                <w:rFonts w:hint="eastAsia"/>
              </w:rPr>
              <w:t>충전/환불</w:t>
            </w:r>
          </w:p>
        </w:tc>
        <w:tc>
          <w:tcPr>
            <w:tcW w:w="6658" w:type="dxa"/>
          </w:tcPr>
          <w:p w:rsidR="0047655D" w:rsidP="0047655D" w:rsidRDefault="0047655D" w14:paraId="4E9026AD" w14:textId="01F57F6B">
            <w:pPr>
              <w:jc w:val="left"/>
            </w:pPr>
            <w:r>
              <w:rPr>
                <w:rFonts w:hint="eastAsia"/>
              </w:rPr>
              <w:t>발송 실패한 메시지 환불</w:t>
            </w:r>
          </w:p>
        </w:tc>
      </w:tr>
      <w:tr w:rsidR="0047655D" w:rsidTr="0047655D" w14:paraId="52865AB8" w14:textId="77777777">
        <w:tc>
          <w:tcPr>
            <w:tcW w:w="2268" w:type="dxa"/>
            <w:vMerge/>
          </w:tcPr>
          <w:p w:rsidR="0047655D" w:rsidP="002146CE" w:rsidRDefault="0047655D" w14:paraId="26A5E71A" w14:textId="77777777"/>
        </w:tc>
        <w:tc>
          <w:tcPr>
            <w:tcW w:w="6658" w:type="dxa"/>
          </w:tcPr>
          <w:p w:rsidR="0047655D" w:rsidP="0047655D" w:rsidRDefault="0047655D" w14:paraId="459FA93C" w14:textId="328B00AB">
            <w:pPr>
              <w:jc w:val="left"/>
            </w:pPr>
            <w:r>
              <w:rPr>
                <w:rFonts w:hint="eastAsia"/>
              </w:rPr>
              <w:t>환불 신청 방법</w:t>
            </w:r>
          </w:p>
        </w:tc>
      </w:tr>
      <w:tr w:rsidR="0047655D" w:rsidTr="0047655D" w14:paraId="4D0DA3AA" w14:textId="77777777">
        <w:tc>
          <w:tcPr>
            <w:tcW w:w="2268" w:type="dxa"/>
            <w:vMerge/>
          </w:tcPr>
          <w:p w:rsidR="0047655D" w:rsidP="002146CE" w:rsidRDefault="0047655D" w14:paraId="1B907737" w14:textId="77777777"/>
        </w:tc>
        <w:tc>
          <w:tcPr>
            <w:tcW w:w="6658" w:type="dxa"/>
          </w:tcPr>
          <w:p w:rsidR="0047655D" w:rsidP="0047655D" w:rsidRDefault="0047655D" w14:paraId="103A3779" w14:textId="7652D0BE">
            <w:pPr>
              <w:jc w:val="left"/>
            </w:pPr>
            <w:r>
              <w:rPr>
                <w:rFonts w:hint="eastAsia"/>
              </w:rPr>
              <w:t>입금했는데 충전 안 됨</w:t>
            </w:r>
          </w:p>
        </w:tc>
      </w:tr>
      <w:tr w:rsidR="0047655D" w:rsidTr="0047655D" w14:paraId="09E8EBB2" w14:textId="77777777">
        <w:tc>
          <w:tcPr>
            <w:tcW w:w="2268" w:type="dxa"/>
            <w:vMerge w:val="restart"/>
          </w:tcPr>
          <w:p w:rsidR="0047655D" w:rsidP="002146CE" w:rsidRDefault="0047655D" w14:paraId="0753C661" w14:textId="581566C1">
            <w:r>
              <w:rPr>
                <w:rFonts w:hint="eastAsia"/>
              </w:rPr>
              <w:t>세금계산서</w:t>
            </w:r>
          </w:p>
        </w:tc>
        <w:tc>
          <w:tcPr>
            <w:tcW w:w="6658" w:type="dxa"/>
          </w:tcPr>
          <w:p w:rsidR="0047655D" w:rsidP="0047655D" w:rsidRDefault="0047655D" w14:paraId="33EE39B3" w14:textId="52CD47E4">
            <w:pPr>
              <w:jc w:val="left"/>
            </w:pPr>
            <w:r>
              <w:rPr>
                <w:rFonts w:hint="eastAsia"/>
              </w:rPr>
              <w:t>발급 신청 기간</w:t>
            </w:r>
          </w:p>
        </w:tc>
      </w:tr>
      <w:tr w:rsidR="0047655D" w:rsidTr="0047655D" w14:paraId="149A971E" w14:textId="77777777">
        <w:tc>
          <w:tcPr>
            <w:tcW w:w="2268" w:type="dxa"/>
            <w:vMerge/>
          </w:tcPr>
          <w:p w:rsidR="0047655D" w:rsidP="002146CE" w:rsidRDefault="0047655D" w14:paraId="6E130301" w14:textId="77777777"/>
        </w:tc>
        <w:tc>
          <w:tcPr>
            <w:tcW w:w="6658" w:type="dxa"/>
          </w:tcPr>
          <w:p w:rsidR="0047655D" w:rsidP="0047655D" w:rsidRDefault="0047655D" w14:paraId="6A674009" w14:textId="706E8B1A">
            <w:pPr>
              <w:jc w:val="left"/>
            </w:pPr>
            <w:r>
              <w:rPr>
                <w:rFonts w:hint="eastAsia"/>
              </w:rPr>
              <w:t>발급 신청 방법</w:t>
            </w:r>
          </w:p>
        </w:tc>
      </w:tr>
      <w:tr w:rsidR="0047655D" w:rsidTr="0047655D" w14:paraId="2CB2285F" w14:textId="77777777">
        <w:tc>
          <w:tcPr>
            <w:tcW w:w="2268" w:type="dxa"/>
            <w:vMerge w:val="restart"/>
          </w:tcPr>
          <w:p w:rsidR="0047655D" w:rsidP="002146CE" w:rsidRDefault="0047655D" w14:paraId="57EFA094" w14:textId="2E4BFA44">
            <w:r>
              <w:rPr>
                <w:rFonts w:hint="eastAsia"/>
              </w:rPr>
              <w:t>계정관리</w:t>
            </w:r>
          </w:p>
        </w:tc>
        <w:tc>
          <w:tcPr>
            <w:tcW w:w="6658" w:type="dxa"/>
          </w:tcPr>
          <w:p w:rsidR="0047655D" w:rsidP="0047655D" w:rsidRDefault="0047655D" w14:paraId="1EF023A3" w14:textId="6D302F92">
            <w:pPr>
              <w:jc w:val="left"/>
            </w:pPr>
            <w:r>
              <w:rPr>
                <w:rFonts w:hint="eastAsia"/>
              </w:rPr>
              <w:t>사업자 정보가 변경된 경우</w:t>
            </w:r>
          </w:p>
        </w:tc>
      </w:tr>
      <w:tr w:rsidR="0047655D" w:rsidTr="0047655D" w14:paraId="6299AE5D" w14:textId="77777777">
        <w:tc>
          <w:tcPr>
            <w:tcW w:w="2268" w:type="dxa"/>
            <w:vMerge/>
          </w:tcPr>
          <w:p w:rsidR="0047655D" w:rsidP="002146CE" w:rsidRDefault="0047655D" w14:paraId="6DB00E45" w14:textId="77777777"/>
        </w:tc>
        <w:tc>
          <w:tcPr>
            <w:tcW w:w="6658" w:type="dxa"/>
          </w:tcPr>
          <w:p w:rsidR="0047655D" w:rsidP="0047655D" w:rsidRDefault="0047655D" w14:paraId="16205512" w14:textId="43E93289">
            <w:pPr>
              <w:jc w:val="left"/>
            </w:pPr>
            <w:r>
              <w:rPr>
                <w:rFonts w:hint="eastAsia"/>
              </w:rPr>
              <w:t>개인정보 변경 방법</w:t>
            </w:r>
          </w:p>
        </w:tc>
      </w:tr>
      <w:tr w:rsidR="0047655D" w:rsidTr="0047655D" w14:paraId="07251875" w14:textId="77777777">
        <w:tc>
          <w:tcPr>
            <w:tcW w:w="2268" w:type="dxa"/>
            <w:vMerge/>
          </w:tcPr>
          <w:p w:rsidR="0047655D" w:rsidP="002146CE" w:rsidRDefault="0047655D" w14:paraId="4AB44964" w14:textId="77777777"/>
        </w:tc>
        <w:tc>
          <w:tcPr>
            <w:tcW w:w="6658" w:type="dxa"/>
          </w:tcPr>
          <w:p w:rsidR="0047655D" w:rsidP="0047655D" w:rsidRDefault="0047655D" w14:paraId="01706643" w14:textId="10D9C73B">
            <w:pPr>
              <w:jc w:val="left"/>
            </w:pPr>
            <w:r>
              <w:rPr>
                <w:rFonts w:hint="eastAsia"/>
              </w:rPr>
              <w:t>담당자 계정 신청 방법</w:t>
            </w:r>
          </w:p>
        </w:tc>
      </w:tr>
      <w:tr w:rsidR="0047655D" w:rsidTr="0047655D" w14:paraId="535AD6AA" w14:textId="77777777">
        <w:tc>
          <w:tcPr>
            <w:tcW w:w="2268" w:type="dxa"/>
          </w:tcPr>
          <w:p w:rsidR="0047655D" w:rsidP="002146CE" w:rsidRDefault="0047655D" w14:paraId="434355AF" w14:textId="7478CF5D">
            <w:r>
              <w:rPr>
                <w:rFonts w:hint="eastAsia"/>
              </w:rPr>
              <w:t>기타</w:t>
            </w:r>
          </w:p>
        </w:tc>
        <w:tc>
          <w:tcPr>
            <w:tcW w:w="6658" w:type="dxa"/>
          </w:tcPr>
          <w:p w:rsidR="0047655D" w:rsidP="0047655D" w:rsidRDefault="0047655D" w14:paraId="093AF983" w14:textId="77777777">
            <w:pPr>
              <w:jc w:val="left"/>
            </w:pPr>
          </w:p>
        </w:tc>
      </w:tr>
    </w:tbl>
    <w:p w:rsidR="002146CE" w:rsidP="002146CE" w:rsidRDefault="002146CE" w14:paraId="2A828C29" w14:textId="245A0FAB"/>
    <w:p w:rsidR="00F85526" w:rsidP="002146CE" w:rsidRDefault="00F85526" w14:paraId="2E17D180" w14:textId="77777777"/>
    <w:p w:rsidRPr="006731CD" w:rsidR="002146CE" w:rsidP="002146CE" w:rsidRDefault="000464F6" w14:paraId="6D47D2CA" w14:textId="7A7502A5">
      <w:pPr>
        <w:rPr>
          <w:b/>
          <w:sz w:val="28"/>
        </w:rPr>
      </w:pPr>
      <w:r>
        <w:rPr>
          <w:b/>
          <w:sz w:val="28"/>
        </w:rPr>
        <w:t>11.</w:t>
      </w:r>
      <w:r w:rsidRPr="006731CD" w:rsidR="002146CE">
        <w:rPr>
          <w:b/>
          <w:sz w:val="28"/>
        </w:rPr>
        <w:t xml:space="preserve"> </w:t>
      </w:r>
      <w:r w:rsidRPr="006731CD" w:rsidR="002146CE">
        <w:rPr>
          <w:rFonts w:hint="eastAsia"/>
          <w:b/>
          <w:sz w:val="28"/>
        </w:rPr>
        <w:t>보안 및 개인정보 보호</w:t>
      </w:r>
    </w:p>
    <w:p w:rsidR="002146CE" w:rsidP="002146CE" w:rsidRDefault="000464F6" w14:paraId="776E7DAD" w14:textId="13E74D5E">
      <w:pPr>
        <w:ind w:left="200" w:leftChars="100"/>
      </w:pPr>
      <w:r>
        <w:t>11.</w:t>
      </w:r>
      <w:r w:rsidR="002146CE">
        <w:t xml:space="preserve">1 </w:t>
      </w:r>
      <w:r w:rsidR="002146CE">
        <w:rPr>
          <w:rFonts w:hint="eastAsia"/>
        </w:rPr>
        <w:t>수집</w:t>
      </w:r>
      <w:r w:rsidR="002146CE">
        <w:t>·</w:t>
      </w:r>
      <w:r w:rsidR="002146CE">
        <w:rPr>
          <w:rFonts w:hint="eastAsia"/>
        </w:rPr>
        <w:t>이용하는 개인정보 항목</w:t>
      </w:r>
    </w:p>
    <w:p w:rsidRPr="000F39BE" w:rsidR="000F39BE" w:rsidP="002F3DE9" w:rsidRDefault="00984F12" w14:paraId="327DE868" w14:textId="16F14F0A">
      <w:pPr>
        <w:ind w:left="200" w:leftChars="100"/>
      </w:pPr>
      <w:r>
        <w:rPr>
          <w:rFonts w:hint="eastAsia"/>
        </w:rPr>
        <w:t>-</w:t>
      </w:r>
      <w:proofErr w:type="spellStart"/>
      <w:r w:rsidRPr="00984F12" w:rsidR="000F39BE">
        <w:rPr>
          <w:rFonts w:hint="eastAsia"/>
        </w:rPr>
        <w:t>톡벨</w:t>
      </w:r>
      <w:proofErr w:type="spellEnd"/>
      <w:r w:rsidRPr="00984F12" w:rsidR="000F39BE">
        <w:rPr>
          <w:rFonts w:hint="eastAsia"/>
        </w:rPr>
        <w:t> 서비스 제공 및 계약 이행을 위해 필수적으로 </w:t>
      </w:r>
      <w:proofErr w:type="spellStart"/>
      <w:r w:rsidRPr="00984F12" w:rsidR="000F39BE">
        <w:rPr>
          <w:rFonts w:hint="eastAsia"/>
        </w:rPr>
        <w:t>수집·이용하는</w:t>
      </w:r>
      <w:proofErr w:type="spellEnd"/>
      <w:r w:rsidRPr="00984F12" w:rsidR="000F39BE">
        <w:rPr>
          <w:rFonts w:hint="eastAsia"/>
        </w:rPr>
        <w:t> 주요 개인정보 항목은 다음과 같으며, 보유 기간이 만료되거나 목적이 달성된 개인정보의 처리를 명확히 규정한다.</w:t>
      </w:r>
    </w:p>
    <w:p w:rsidRPr="000F39BE" w:rsidR="000F39BE" w:rsidP="00984F12" w:rsidRDefault="000F39BE" w14:paraId="6CA34CA6" w14:textId="651BF6EB">
      <w:pPr>
        <w:ind w:left="200" w:leftChars="100"/>
        <w:rPr>
          <w:b/>
        </w:rPr>
      </w:pPr>
      <w:r w:rsidRPr="002F3DE9">
        <w:rPr>
          <w:rFonts w:hint="eastAsia"/>
          <w:b/>
        </w:rPr>
        <w:t>(예시) </w:t>
      </w:r>
    </w:p>
    <w:tbl>
      <w:tblPr>
        <w:tblStyle w:val="a8"/>
        <w:tblW w:w="0" w:type="auto"/>
        <w:tblInd w:w="200" w:type="dxa"/>
        <w:tblLook w:val="04A0" w:firstRow="1" w:lastRow="0" w:firstColumn="1" w:lastColumn="0" w:noHBand="0" w:noVBand="1"/>
      </w:tblPr>
      <w:tblGrid>
        <w:gridCol w:w="1496"/>
        <w:gridCol w:w="993"/>
        <w:gridCol w:w="6237"/>
      </w:tblGrid>
      <w:tr w:rsidR="000F39BE" w:rsidTr="000F39BE" w14:paraId="007E9D5D" w14:textId="77777777">
        <w:tc>
          <w:tcPr>
            <w:tcW w:w="1496" w:type="dxa"/>
          </w:tcPr>
          <w:p w:rsidR="000F39BE" w:rsidP="002146CE" w:rsidRDefault="000F39BE" w14:paraId="71CE3040" w14:textId="67933CA4">
            <w:r>
              <w:rPr>
                <w:rFonts w:hint="eastAsia"/>
              </w:rPr>
              <w:t>구분</w:t>
            </w:r>
          </w:p>
        </w:tc>
        <w:tc>
          <w:tcPr>
            <w:tcW w:w="993" w:type="dxa"/>
          </w:tcPr>
          <w:p w:rsidR="000F39BE" w:rsidP="002146CE" w:rsidRDefault="000F39BE" w14:paraId="0E1DF94B" w14:textId="3E35190A">
            <w:r>
              <w:rPr>
                <w:rFonts w:hint="eastAsia"/>
              </w:rPr>
              <w:t>유형</w:t>
            </w:r>
          </w:p>
        </w:tc>
        <w:tc>
          <w:tcPr>
            <w:tcW w:w="6237" w:type="dxa"/>
          </w:tcPr>
          <w:p w:rsidR="000F39BE" w:rsidP="002146CE" w:rsidRDefault="000F39BE" w14:paraId="2EF17768" w14:textId="2B1EDAD6">
            <w:r>
              <w:rPr>
                <w:rFonts w:hint="eastAsia"/>
              </w:rPr>
              <w:t>수집 항목</w:t>
            </w:r>
          </w:p>
        </w:tc>
      </w:tr>
      <w:tr w:rsidR="000F39BE" w:rsidTr="000F39BE" w14:paraId="3F8459EB" w14:textId="77777777">
        <w:tc>
          <w:tcPr>
            <w:tcW w:w="1496" w:type="dxa"/>
            <w:vMerge w:val="restart"/>
          </w:tcPr>
          <w:p w:rsidR="000F39BE" w:rsidP="002146CE" w:rsidRDefault="000F39BE" w14:paraId="6631B011" w14:textId="18B840D2">
            <w:r>
              <w:rPr>
                <w:rFonts w:hint="eastAsia"/>
              </w:rPr>
              <w:t>개인 회원</w:t>
            </w:r>
          </w:p>
        </w:tc>
        <w:tc>
          <w:tcPr>
            <w:tcW w:w="993" w:type="dxa"/>
          </w:tcPr>
          <w:p w:rsidR="000F39BE" w:rsidP="002146CE" w:rsidRDefault="000F39BE" w14:paraId="1B3C6052" w14:textId="0CB2EE74">
            <w:r>
              <w:rPr>
                <w:rFonts w:hint="eastAsia"/>
              </w:rPr>
              <w:t>필수</w:t>
            </w:r>
          </w:p>
        </w:tc>
        <w:tc>
          <w:tcPr>
            <w:tcW w:w="6237" w:type="dxa"/>
          </w:tcPr>
          <w:p w:rsidR="000F39BE" w:rsidP="002146CE" w:rsidRDefault="000F39BE" w14:paraId="7647E761" w14:textId="5BA69236">
            <w:r w:rsidRPr="000F39BE">
              <w:rPr>
                <w:rFonts w:hint="eastAsia"/>
              </w:rPr>
              <w:t>이름</w:t>
            </w:r>
            <w:r w:rsidRPr="000F39BE">
              <w:t>, 비밀번호, 휴대폰번호, 휴대폰인증번호, 이메일, 중복가입확인정보(CI, DI)</w:t>
            </w:r>
          </w:p>
        </w:tc>
      </w:tr>
      <w:tr w:rsidR="000F39BE" w:rsidTr="000F39BE" w14:paraId="2F85101C" w14:textId="77777777">
        <w:tc>
          <w:tcPr>
            <w:tcW w:w="1496" w:type="dxa"/>
            <w:vMerge/>
          </w:tcPr>
          <w:p w:rsidR="000F39BE" w:rsidP="002146CE" w:rsidRDefault="000F39BE" w14:paraId="16BED92D" w14:textId="77777777"/>
        </w:tc>
        <w:tc>
          <w:tcPr>
            <w:tcW w:w="993" w:type="dxa"/>
          </w:tcPr>
          <w:p w:rsidR="000F39BE" w:rsidP="002146CE" w:rsidRDefault="000F39BE" w14:paraId="329E4BEB" w14:textId="792A4097">
            <w:r>
              <w:rPr>
                <w:rFonts w:hint="eastAsia"/>
              </w:rPr>
              <w:t>선택</w:t>
            </w:r>
          </w:p>
        </w:tc>
        <w:tc>
          <w:tcPr>
            <w:tcW w:w="6237" w:type="dxa"/>
          </w:tcPr>
          <w:p w:rsidR="000F39BE" w:rsidP="002146CE" w:rsidRDefault="000F39BE" w14:paraId="7DD35587" w14:textId="2D2D1879">
            <w:r w:rsidRPr="000F39BE">
              <w:rPr>
                <w:rFonts w:hint="eastAsia"/>
              </w:rPr>
              <w:t>마케팅</w:t>
            </w:r>
            <w:r w:rsidRPr="000F39BE">
              <w:t>/광고 정보 수신동의</w:t>
            </w:r>
          </w:p>
        </w:tc>
      </w:tr>
      <w:tr w:rsidR="000F39BE" w:rsidTr="000F39BE" w14:paraId="0414BFBB" w14:textId="77777777">
        <w:tc>
          <w:tcPr>
            <w:tcW w:w="1496" w:type="dxa"/>
            <w:vMerge w:val="restart"/>
          </w:tcPr>
          <w:p w:rsidR="000F39BE" w:rsidP="002146CE" w:rsidRDefault="000F39BE" w14:paraId="70A71AEB" w14:textId="5387B85A">
            <w:r>
              <w:rPr>
                <w:rFonts w:hint="eastAsia"/>
              </w:rPr>
              <w:t>사업자 회원</w:t>
            </w:r>
          </w:p>
        </w:tc>
        <w:tc>
          <w:tcPr>
            <w:tcW w:w="993" w:type="dxa"/>
          </w:tcPr>
          <w:p w:rsidR="000F39BE" w:rsidP="002146CE" w:rsidRDefault="000F39BE" w14:paraId="55C0A9DF" w14:textId="06D0758E">
            <w:r>
              <w:rPr>
                <w:rFonts w:hint="eastAsia"/>
              </w:rPr>
              <w:t>필수</w:t>
            </w:r>
          </w:p>
        </w:tc>
        <w:tc>
          <w:tcPr>
            <w:tcW w:w="6237" w:type="dxa"/>
          </w:tcPr>
          <w:p w:rsidR="000F39BE" w:rsidP="002146CE" w:rsidRDefault="000F39BE" w14:paraId="5B41BDA1" w14:textId="204414C9">
            <w:r w:rsidRPr="000F39BE">
              <w:rPr>
                <w:rFonts w:hint="eastAsia"/>
              </w:rPr>
              <w:t>이름</w:t>
            </w:r>
            <w:r w:rsidRPr="000F39BE">
              <w:t>, 비밀번호, 휴대폰번호, 휴대폰인증번호, 이메일, 중복가입확인정보(CI, DI), 회사명, 사업자 등록번호(고유번호), 사업장주소, 업태, 종목, 계산서 수신 이메일, 담당자(이름, 휴대폰번호, 회사번호)</w:t>
            </w:r>
          </w:p>
        </w:tc>
      </w:tr>
      <w:tr w:rsidR="000F39BE" w:rsidTr="000F39BE" w14:paraId="52E5E776" w14:textId="77777777">
        <w:tc>
          <w:tcPr>
            <w:tcW w:w="1496" w:type="dxa"/>
            <w:vMerge/>
          </w:tcPr>
          <w:p w:rsidR="000F39BE" w:rsidP="002146CE" w:rsidRDefault="000F39BE" w14:paraId="08889264" w14:textId="77777777"/>
        </w:tc>
        <w:tc>
          <w:tcPr>
            <w:tcW w:w="993" w:type="dxa"/>
          </w:tcPr>
          <w:p w:rsidR="000F39BE" w:rsidP="002146CE" w:rsidRDefault="000F39BE" w14:paraId="7A64C916" w14:textId="199E6564">
            <w:r>
              <w:rPr>
                <w:rFonts w:hint="eastAsia"/>
              </w:rPr>
              <w:t>선택</w:t>
            </w:r>
          </w:p>
        </w:tc>
        <w:tc>
          <w:tcPr>
            <w:tcW w:w="6237" w:type="dxa"/>
          </w:tcPr>
          <w:p w:rsidR="000F39BE" w:rsidP="002146CE" w:rsidRDefault="000F39BE" w14:paraId="07834B21" w14:textId="430E4979">
            <w:r w:rsidRPr="000F39BE">
              <w:rPr>
                <w:rFonts w:hint="eastAsia"/>
              </w:rPr>
              <w:t>마케팅</w:t>
            </w:r>
            <w:r w:rsidRPr="000F39BE">
              <w:t>/광고 정보 수신동의</w:t>
            </w:r>
          </w:p>
        </w:tc>
      </w:tr>
    </w:tbl>
    <w:p w:rsidRPr="000F39BE" w:rsidR="000F39BE" w:rsidP="002146CE" w:rsidRDefault="000F39BE" w14:paraId="73E90967" w14:textId="77777777">
      <w:pPr>
        <w:ind w:left="200" w:leftChars="100"/>
      </w:pPr>
    </w:p>
    <w:p w:rsidR="002146CE" w:rsidP="002146CE" w:rsidRDefault="000464F6" w14:paraId="64D83E12" w14:textId="451346D5">
      <w:pPr>
        <w:ind w:left="200" w:leftChars="100"/>
      </w:pPr>
      <w:r>
        <w:t>11.</w:t>
      </w:r>
      <w:r w:rsidR="002146CE">
        <w:t xml:space="preserve">2 </w:t>
      </w:r>
      <w:r w:rsidR="002146CE">
        <w:rPr>
          <w:rFonts w:hint="eastAsia"/>
        </w:rPr>
        <w:t>접근 및 통제</w:t>
      </w:r>
    </w:p>
    <w:p w:rsidR="002146CE" w:rsidP="002146CE" w:rsidRDefault="000464F6" w14:paraId="56D22BDA" w14:textId="4F86871A">
      <w:pPr>
        <w:ind w:left="400" w:leftChars="200"/>
      </w:pPr>
      <w:r>
        <w:t>11.</w:t>
      </w:r>
      <w:r w:rsidR="002146CE">
        <w:t xml:space="preserve">2.1 </w:t>
      </w:r>
      <w:r w:rsidR="002146CE">
        <w:rPr>
          <w:rFonts w:hint="eastAsia"/>
        </w:rPr>
        <w:t>개인정보 암호화 정책</w:t>
      </w:r>
    </w:p>
    <w:p w:rsidR="000F39BE" w:rsidP="000F39BE" w:rsidRDefault="000F39BE" w14:paraId="0D703CEA" w14:textId="25DD92A9">
      <w:pPr>
        <w:ind w:left="400" w:leftChars="200"/>
        <w:jc w:val="left"/>
      </w:pPr>
      <w:r>
        <w:rPr>
          <w:rFonts w:hint="eastAsia"/>
        </w:rPr>
        <w:t>-</w:t>
      </w:r>
      <w:r>
        <w:t xml:space="preserve"> </w:t>
      </w:r>
      <w:r w:rsidRPr="000F39BE">
        <w:rPr>
          <w:rFonts w:hint="eastAsia"/>
        </w:rPr>
        <w:t>비밀번호는</w:t>
      </w:r>
      <w:r w:rsidRPr="000F39BE">
        <w:t xml:space="preserve"> 복원이 불가능한 </w:t>
      </w:r>
      <w:proofErr w:type="spellStart"/>
      <w:r w:rsidRPr="000F39BE">
        <w:t>일방향</w:t>
      </w:r>
      <w:proofErr w:type="spellEnd"/>
      <w:r w:rsidRPr="000F39BE">
        <w:t xml:space="preserve"> 암호화 처리하여 저장하며, 기타 법령에서 요구하는 고유 식별 정보 및 민감 정보는 안전한 암호화 알고리즘을 사용하여 암호화하여 저장한다. </w:t>
      </w:r>
    </w:p>
    <w:p w:rsidR="000F39BE" w:rsidP="000F39BE" w:rsidRDefault="000F39BE" w14:paraId="405012F8" w14:textId="74839F9F">
      <w:pPr>
        <w:ind w:left="400" w:leftChars="200"/>
        <w:jc w:val="left"/>
        <w:rPr>
          <w:rStyle w:val="normaltextrun"/>
          <w:rFonts w:ascii="맑은 고딕" w:hAnsi="맑은 고딕" w:eastAsia="맑은 고딕"/>
          <w:color w:val="000000"/>
          <w:szCs w:val="20"/>
          <w:shd w:val="clear" w:color="auto" w:fill="FFFFFF"/>
        </w:rPr>
      </w:pPr>
      <w:r>
        <w:rPr>
          <w:rFonts w:hint="eastAsia"/>
        </w:rPr>
        <w:t>-</w:t>
      </w:r>
      <w:r>
        <w:t xml:space="preserve"> </w:t>
      </w:r>
      <w:r>
        <w:rPr>
          <w:rStyle w:val="normaltextrun"/>
          <w:rFonts w:hint="eastAsia" w:ascii="맑은 고딕" w:hAnsi="맑은 고딕" w:eastAsia="맑은 고딕"/>
          <w:color w:val="000000"/>
          <w:szCs w:val="20"/>
          <w:shd w:val="clear" w:color="auto" w:fill="FFFFFF"/>
        </w:rPr>
        <w:t>회원이 서비스를 이용하는 과정에서 발생하는 개인정보(로그인 정보, 결제 정보, 메시지 내용 등)는 SSL/TLS 프로토콜을 통해 안전하게 암호화된 통신 구간(HTTPS)을 적용하여 전송한다.</w:t>
      </w:r>
    </w:p>
    <w:p w:rsidR="000F39BE" w:rsidP="000F39BE" w:rsidRDefault="000F39BE" w14:paraId="788F8534" w14:textId="2DE2EAD3">
      <w:pPr>
        <w:ind w:left="400" w:leftChars="200"/>
        <w:jc w:val="left"/>
      </w:pPr>
      <w:r>
        <w:rPr>
          <w:rFonts w:hint="eastAsia"/>
        </w:rPr>
        <w:t>-</w:t>
      </w:r>
      <w:r>
        <w:t xml:space="preserve"> </w:t>
      </w:r>
      <w:r w:rsidRPr="000F39BE">
        <w:rPr>
          <w:rFonts w:hint="eastAsia"/>
        </w:rPr>
        <w:t>개인정보</w:t>
      </w:r>
      <w:r w:rsidRPr="000F39BE">
        <w:t xml:space="preserve"> 처리 시스템에 대한 외부 및 내부 접근을 방화벽, 침입 탐지 시스템 등으로 통제하며, 비인가자 및 비인가 IP의 접근을 차단한다.</w:t>
      </w:r>
    </w:p>
    <w:p w:rsidR="000F39BE" w:rsidP="000F39BE" w:rsidRDefault="000F39BE" w14:paraId="75575DCA" w14:textId="68F89FA1">
      <w:pPr>
        <w:ind w:left="400" w:leftChars="200"/>
        <w:jc w:val="left"/>
      </w:pPr>
      <w:r>
        <w:t>- G</w:t>
      </w:r>
      <w:r w:rsidRPr="000F39BE">
        <w:t>oogle Analytics 등 외부 분석 도구로 데이터를 전송할 때,</w:t>
      </w:r>
      <w:r>
        <w:t xml:space="preserve"> </w:t>
      </w:r>
      <w:proofErr w:type="spellStart"/>
      <w:r w:rsidRPr="000F39BE">
        <w:t>개인을</w:t>
      </w:r>
      <w:proofErr w:type="spellEnd"/>
      <w:r w:rsidRPr="000F39BE">
        <w:t xml:space="preserve"> 직접 식별할 수 있는 정보(이름, 주민등록번호, 이메일 주소, 전화번호 등)가 </w:t>
      </w:r>
      <w:proofErr w:type="spellStart"/>
      <w:r w:rsidRPr="000F39BE">
        <w:t>평문</w:t>
      </w:r>
      <w:proofErr w:type="spellEnd"/>
      <w:r w:rsidRPr="000F39BE">
        <w:t>(Plain Text) 상태로 전송되거나 저장되지 않도록 한다.</w:t>
      </w:r>
    </w:p>
    <w:p w:rsidR="002146CE" w:rsidP="000F39BE" w:rsidRDefault="000464F6" w14:paraId="57E938F0" w14:textId="69EE8BE0">
      <w:pPr>
        <w:ind w:left="400" w:leftChars="200"/>
      </w:pPr>
      <w:r>
        <w:rPr>
          <w:rFonts w:hint="eastAsia"/>
        </w:rPr>
        <w:t>11.</w:t>
      </w:r>
      <w:r w:rsidR="002146CE">
        <w:t xml:space="preserve">2.2 </w:t>
      </w:r>
      <w:r w:rsidR="002146CE">
        <w:rPr>
          <w:rFonts w:hint="eastAsia"/>
        </w:rPr>
        <w:t>관리자 접근 권한</w:t>
      </w:r>
    </w:p>
    <w:p w:rsidR="000F39BE" w:rsidP="000F39BE" w:rsidRDefault="000F39BE" w14:paraId="4AE52485" w14:textId="0EE80603">
      <w:pPr>
        <w:ind w:left="400" w:leftChars="200"/>
      </w:pPr>
      <w:r>
        <w:rPr>
          <w:rFonts w:hint="eastAsia"/>
        </w:rPr>
        <w:t>개인정보를</w:t>
      </w:r>
      <w:r>
        <w:t xml:space="preserve"> 처리하는 내부 운영자 및 외부 </w:t>
      </w:r>
      <w:proofErr w:type="spellStart"/>
      <w:r>
        <w:t>위탁사</w:t>
      </w:r>
      <w:proofErr w:type="spellEnd"/>
      <w:r>
        <w:t xml:space="preserve"> 직원은 직무 수행에 필요한 최소한의 범위 내에서만 접근 권한을 부여하며, 불필요한 접근은 금지한다. </w:t>
      </w:r>
    </w:p>
    <w:p w:rsidR="000F39BE" w:rsidP="000F39BE" w:rsidRDefault="000F39BE" w14:paraId="29485AC8" w14:textId="763B49D9">
      <w:pPr>
        <w:ind w:left="400" w:leftChars="200"/>
      </w:pPr>
      <w:r>
        <w:t>- 개인정보 처리 시스템에 대한 접근 기록은 최</w:t>
      </w:r>
      <w:commentRangeStart w:id="689"/>
      <w:r>
        <w:t xml:space="preserve">소 </w:t>
      </w:r>
      <w:commentRangeEnd w:id="689"/>
      <w:r>
        <w:rPr>
          <w:rStyle w:val="a4"/>
          <w:sz w:val="20"/>
          <w:szCs w:val="22"/>
        </w:rPr>
        <w:commentReference w:id="689"/>
      </w:r>
      <w:r>
        <w:t xml:space="preserve">N개월 이상 보관 접속기록을 1년 이상 보관·관리로 명시 및 관리하며, 접근 권한 부여, 변경, 말소에 대한 내역을 정기적(분기 1회)으로 검토하고 감사한다. </w:t>
      </w:r>
    </w:p>
    <w:p w:rsidRPr="000F39BE" w:rsidR="000F39BE" w:rsidP="000F39BE" w:rsidRDefault="000F39BE" w14:paraId="4DFE3A9C" w14:textId="5B8D02D7">
      <w:pPr>
        <w:ind w:left="400" w:leftChars="200"/>
      </w:pPr>
      <w:r>
        <w:t xml:space="preserve">- 직무가 변경되거나 퇴직 등으로 접근 권한이 불필요하게 된 경우, 지체 없이 해당 권한을 말소하고 이를 기록으로 관리한다. </w:t>
      </w:r>
    </w:p>
    <w:p w:rsidR="000F39BE" w:rsidP="000F39BE" w:rsidRDefault="000F39BE" w14:paraId="104FD944" w14:textId="380B8734">
      <w:pPr>
        <w:ind w:left="400" w:leftChars="200"/>
      </w:pPr>
      <w:r>
        <w:t>- 외부 서비스(예: 결제 시스템, 카카오톡 채널 대행사) 위탁 시, 위탁 계약서에 개인정보 보호 의무를 명확히 규정하고, 위탁사가 의무를 준수하는지 정기적으로 점검 및 감독한다.</w:t>
      </w:r>
    </w:p>
    <w:p w:rsidR="001E2DB2" w:rsidP="001E2DB2" w:rsidRDefault="000464F6" w14:paraId="2D4EAEAF" w14:textId="6152DCE3">
      <w:pPr>
        <w:ind w:left="600" w:leftChars="300"/>
      </w:pPr>
      <w:r>
        <w:t>11.</w:t>
      </w:r>
      <w:r w:rsidR="001E2DB2">
        <w:t xml:space="preserve">2.2.1 </w:t>
      </w:r>
      <w:r w:rsidR="001E2DB2">
        <w:rPr>
          <w:rFonts w:hint="eastAsia"/>
        </w:rPr>
        <w:t>분석 도구(</w:t>
      </w:r>
      <w:r w:rsidR="001E2DB2">
        <w:t xml:space="preserve">Google Analytics) </w:t>
      </w:r>
      <w:r w:rsidR="001E2DB2">
        <w:rPr>
          <w:rFonts w:hint="eastAsia"/>
        </w:rPr>
        <w:t>접근 권한 관리</w:t>
      </w:r>
    </w:p>
    <w:p w:rsidR="001E2DB2" w:rsidP="001E2DB2" w:rsidRDefault="001E2DB2" w14:paraId="68C3EB7E" w14:textId="41A4460D">
      <w:pPr>
        <w:ind w:left="600" w:leftChars="300"/>
        <w:jc w:val="left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접근</w:t>
      </w:r>
      <w:r>
        <w:t xml:space="preserve"> 권한은 업무 연관성에 따라 '보기(Read &amp; Analyze)' 권한과 '편집/관리(Edit/Manage)' 권한을 엄격히 구분하여 부여한다. </w:t>
      </w:r>
    </w:p>
    <w:p w:rsidRPr="001E2DB2" w:rsidR="001E2DB2" w:rsidP="001E2DB2" w:rsidRDefault="001E2DB2" w14:paraId="6BB6518B" w14:textId="2CDDFEB6">
      <w:pPr>
        <w:ind w:left="600" w:leftChars="300"/>
        <w:jc w:val="left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개인</w:t>
      </w:r>
      <w:r>
        <w:t xml:space="preserve"> 구글 계정(Gmail)이 아닌 회사 도메인 계정을 통해 권한을 부여하는 것을 원칙으로 한다. </w:t>
      </w:r>
    </w:p>
    <w:p w:rsidRPr="001E2DB2" w:rsidR="001E2DB2" w:rsidP="001E2DB2" w:rsidRDefault="001E2DB2" w14:paraId="6AE99B42" w14:textId="0BBE95DF">
      <w:pPr>
        <w:ind w:left="600" w:leftChars="300"/>
        <w:jc w:val="left"/>
      </w:pPr>
      <w:r>
        <w:t xml:space="preserve">- </w:t>
      </w:r>
      <w:r>
        <w:rPr>
          <w:rFonts w:hint="eastAsia"/>
        </w:rPr>
        <w:t>퇴사자</w:t>
      </w:r>
      <w:r>
        <w:t xml:space="preserve"> 발생 시 혹은 외부 대행사와의 계약 종료 시, 즉시 해당 계정의 분석 도구 접근 권한을 회수한다.</w:t>
      </w:r>
    </w:p>
    <w:p w:rsidR="00C239BA" w:rsidP="00C239BA" w:rsidRDefault="00C239BA" w14:paraId="6049BC69" w14:textId="297D832F">
      <w:pPr>
        <w:ind w:left="200" w:leftChars="100"/>
      </w:pPr>
      <w:r>
        <w:t>1</w:t>
      </w:r>
      <w:r>
        <w:rPr>
          <w:rFonts w:hint="eastAsia"/>
        </w:rPr>
        <w:t>1.</w:t>
      </w:r>
      <w:r>
        <w:t xml:space="preserve">3 </w:t>
      </w:r>
      <w:r>
        <w:rPr>
          <w:rFonts w:hint="eastAsia"/>
        </w:rPr>
        <w:t>데이터 보관 및 파기 기준</w:t>
      </w:r>
    </w:p>
    <w:p w:rsidR="00C239BA" w:rsidP="00C239BA" w:rsidRDefault="00C239BA" w14:paraId="07CE049B" w14:textId="77777777">
      <w:pPr>
        <w:ind w:left="200" w:leftChars="100"/>
      </w:pPr>
      <w:r>
        <w:t xml:space="preserve">- 원칙적으로 </w:t>
      </w:r>
      <w:proofErr w:type="spellStart"/>
      <w:r>
        <w:t>톡벨</w:t>
      </w:r>
      <w:proofErr w:type="spellEnd"/>
      <w:r>
        <w:t xml:space="preserve"> 탈퇴 시 </w:t>
      </w:r>
      <w:proofErr w:type="spellStart"/>
      <w:r>
        <w:t>톡벨은</w:t>
      </w:r>
      <w:proofErr w:type="spellEnd"/>
      <w:r>
        <w:t xml:space="preserve"> 회원의 데이터를 지체없이 파기한다.</w:t>
      </w:r>
    </w:p>
    <w:p w:rsidR="00C239BA" w:rsidP="00C239BA" w:rsidRDefault="00C239BA" w14:paraId="05935679" w14:textId="77777777">
      <w:pPr>
        <w:ind w:left="200" w:leftChars="100"/>
      </w:pPr>
      <w:r>
        <w:t xml:space="preserve">-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 xml:space="preserve">관련 법령 규정과 </w:t>
      </w:r>
      <w:proofErr w:type="spellStart"/>
      <w:r>
        <w:rPr>
          <w:rFonts w:hint="eastAsia"/>
        </w:rPr>
        <w:t>톡벨</w:t>
      </w:r>
      <w:proofErr w:type="spellEnd"/>
      <w:r>
        <w:rPr>
          <w:rFonts w:hint="eastAsia"/>
        </w:rPr>
        <w:t xml:space="preserve"> 개인정보보호 정책 및 약관에 따라 일정기간 보관해야 할 필요가 있는 회원 정보는 보관할 수 있다.</w:t>
      </w:r>
      <w:r>
        <w:t xml:space="preserve"> </w:t>
      </w:r>
    </w:p>
    <w:tbl>
      <w:tblPr>
        <w:tblStyle w:val="a8"/>
        <w:tblW w:w="8816" w:type="dxa"/>
        <w:tblInd w:w="400" w:type="dxa"/>
        <w:tblLook w:val="04A0" w:firstRow="1" w:lastRow="0" w:firstColumn="1" w:lastColumn="0" w:noHBand="0" w:noVBand="1"/>
      </w:tblPr>
      <w:tblGrid>
        <w:gridCol w:w="1496"/>
        <w:gridCol w:w="3261"/>
        <w:gridCol w:w="4059"/>
      </w:tblGrid>
      <w:tr w:rsidR="00C239BA" w:rsidDel="0089516E" w:rsidTr="00E478C3" w14:paraId="291ADDE9" w14:textId="125FD4A0">
        <w:trPr>
          <w:del w:author="김나영" w:date="2026-01-08T16:25:00Z" w:id="690"/>
        </w:trPr>
        <w:tc>
          <w:tcPr>
            <w:tcW w:w="1496" w:type="dxa"/>
          </w:tcPr>
          <w:p w:rsidR="00C239BA" w:rsidDel="0089516E" w:rsidP="00693E74" w:rsidRDefault="00C239BA" w14:paraId="00692139" w14:textId="77777777">
            <w:pPr>
              <w:spacing w:after="160" w:line="259" w:lineRule="auto"/>
              <w:rPr>
                <w:del w:author="김나영" w:date="2026-01-08T16:25:00Z" w:id="691"/>
              </w:rPr>
            </w:pPr>
            <w:del w:author="김나영" w:date="2026-01-08T16:25:00Z" w:id="692">
              <w:r w:rsidDel="0089516E">
                <w:rPr>
                  <w:rFonts w:hint="eastAsia"/>
                </w:rPr>
                <w:delText>파기 데이터</w:delText>
              </w:r>
            </w:del>
          </w:p>
        </w:tc>
        <w:tc>
          <w:tcPr>
            <w:tcW w:w="7320" w:type="dxa"/>
            <w:gridSpan w:val="2"/>
          </w:tcPr>
          <w:p w:rsidR="00C239BA" w:rsidDel="0089516E" w:rsidP="00693E74" w:rsidRDefault="00C239BA" w14:paraId="5C2C4333" w14:textId="035D81CB">
            <w:pPr>
              <w:spacing w:after="160" w:line="259" w:lineRule="auto"/>
              <w:rPr>
                <w:del w:author="김나영" w:date="2026-01-08T16:25:00Z" w:id="693"/>
              </w:rPr>
            </w:pPr>
            <w:del w:author="김나영" w:date="2026-01-08T16:25:00Z" w:id="694">
              <w:r w:rsidDel="0089516E">
                <w:rPr>
                  <w:rFonts w:hint="eastAsia"/>
                </w:rPr>
                <w:delText>회원 정보(계정 식별 정보</w:delText>
              </w:r>
              <w:r w:rsidDel="0089516E">
                <w:delText>)</w:delText>
              </w:r>
              <w:r w:rsidDel="0089516E">
                <w:rPr>
                  <w:rFonts w:hint="eastAsia"/>
                </w:rPr>
                <w:delText>,</w:delText>
              </w:r>
              <w:r w:rsidDel="0089516E">
                <w:delText xml:space="preserve"> </w:delText>
              </w:r>
              <w:r w:rsidDel="0089516E">
                <w:rPr>
                  <w:rFonts w:hint="eastAsia"/>
                </w:rPr>
                <w:delText>주소록,</w:delText>
              </w:r>
              <w:r w:rsidDel="0089516E">
                <w:delText xml:space="preserve"> </w:delText>
              </w:r>
              <w:r w:rsidDel="0089516E">
                <w:rPr>
                  <w:rFonts w:hint="eastAsia"/>
                </w:rPr>
                <w:delText>수신자 목록,</w:delText>
              </w:r>
              <w:r w:rsidDel="0089516E">
                <w:delText xml:space="preserve"> </w:delText>
              </w:r>
              <w:r w:rsidDel="0089516E">
                <w:rPr>
                  <w:rFonts w:hint="eastAsia"/>
                </w:rPr>
                <w:delText>템플릿,</w:delText>
              </w:r>
              <w:r w:rsidDel="0089516E">
                <w:delText xml:space="preserve"> </w:delText>
              </w:r>
              <w:r w:rsidDel="0089516E">
                <w:rPr>
                  <w:rFonts w:hint="eastAsia"/>
                </w:rPr>
                <w:delText>접속 기록,</w:delText>
              </w:r>
              <w:r w:rsidDel="0089516E">
                <w:delText xml:space="preserve"> </w:delText>
              </w:r>
              <w:r w:rsidDel="0089516E">
                <w:rPr>
                  <w:rFonts w:hint="eastAsia"/>
                </w:rPr>
                <w:delText>충전/환불 내역,</w:delText>
              </w:r>
              <w:r w:rsidDel="0089516E">
                <w:delText xml:space="preserve"> 1:1 </w:delText>
              </w:r>
              <w:r w:rsidDel="0089516E">
                <w:rPr>
                  <w:rFonts w:hint="eastAsia"/>
                </w:rPr>
                <w:delText>문의 내역</w:delText>
              </w:r>
            </w:del>
          </w:p>
        </w:tc>
      </w:tr>
      <w:tr w:rsidR="00C239BA" w:rsidTr="00E478C3" w14:paraId="12B16171" w14:textId="77777777">
        <w:trPr>
          <w:trHeight w:val="463"/>
        </w:trPr>
        <w:tc>
          <w:tcPr>
            <w:tcW w:w="1496" w:type="dxa"/>
            <w:vMerge w:val="restart"/>
          </w:tcPr>
          <w:p w:rsidR="00C239BA" w:rsidP="00693E74" w:rsidRDefault="00C239BA" w14:paraId="06C00878" w14:textId="77777777">
            <w:pPr>
              <w:spacing w:after="160" w:line="259" w:lineRule="auto"/>
            </w:pPr>
            <w:r>
              <w:rPr>
                <w:rFonts w:hint="eastAsia"/>
              </w:rPr>
              <w:t>보관 데이터</w:t>
            </w:r>
          </w:p>
        </w:tc>
        <w:tc>
          <w:tcPr>
            <w:tcW w:w="3261" w:type="dxa"/>
          </w:tcPr>
          <w:p w:rsidRPr="00E13C08" w:rsidR="00C239BA" w:rsidP="00693E74" w:rsidRDefault="00C239BA" w14:paraId="10118863" w14:textId="77777777">
            <w:pPr>
              <w:spacing w:after="160" w:line="259" w:lineRule="auto"/>
            </w:pPr>
            <w:r>
              <w:rPr>
                <w:rFonts w:hint="eastAsia"/>
              </w:rPr>
              <w:t>대금 결제 및 재화 등 공급 기록</w:t>
            </w:r>
          </w:p>
        </w:tc>
        <w:tc>
          <w:tcPr>
            <w:tcW w:w="4059" w:type="dxa"/>
          </w:tcPr>
          <w:p w:rsidR="00C239BA" w:rsidP="00693E74" w:rsidRDefault="00C239BA" w14:paraId="0BA9F890" w14:textId="77777777">
            <w:pPr>
              <w:spacing w:after="160" w:line="259" w:lineRule="auto"/>
            </w:pPr>
            <w:r>
              <w:rPr>
                <w:rFonts w:hint="eastAsia"/>
              </w:rPr>
              <w:t xml:space="preserve">5년 </w:t>
            </w:r>
            <w:r>
              <w:t>(</w:t>
            </w:r>
            <w:r>
              <w:rPr>
                <w:rFonts w:hint="eastAsia"/>
              </w:rPr>
              <w:t>전자상거래법 제6조)</w:t>
            </w:r>
          </w:p>
        </w:tc>
      </w:tr>
      <w:tr w:rsidR="00C239BA" w:rsidTr="00E478C3" w14:paraId="20C04ABB" w14:textId="77777777">
        <w:trPr>
          <w:trHeight w:val="462"/>
        </w:trPr>
        <w:tc>
          <w:tcPr>
            <w:tcW w:w="1496" w:type="dxa"/>
            <w:vMerge/>
          </w:tcPr>
          <w:p w:rsidR="00C239BA" w:rsidP="00C239BA" w:rsidRDefault="00C239BA" w14:paraId="39F3D736" w14:textId="77777777">
            <w:pPr>
              <w:spacing w:after="160" w:line="259" w:lineRule="auto"/>
              <w:ind w:left="200" w:leftChars="100"/>
            </w:pPr>
          </w:p>
        </w:tc>
        <w:tc>
          <w:tcPr>
            <w:tcW w:w="3261" w:type="dxa"/>
          </w:tcPr>
          <w:p w:rsidR="00C239BA" w:rsidP="00693E74" w:rsidRDefault="00C239BA" w14:paraId="5A93FE12" w14:textId="77777777">
            <w:pPr>
              <w:spacing w:after="160" w:line="259" w:lineRule="auto"/>
            </w:pPr>
            <w:r>
              <w:rPr>
                <w:rFonts w:hint="eastAsia"/>
              </w:rPr>
              <w:t>계약 또는 청약철회 등 기록</w:t>
            </w:r>
          </w:p>
        </w:tc>
        <w:tc>
          <w:tcPr>
            <w:tcW w:w="4059" w:type="dxa"/>
          </w:tcPr>
          <w:p w:rsidR="00C239BA" w:rsidP="00693E74" w:rsidRDefault="00C239BA" w14:paraId="7A86CF01" w14:textId="77777777">
            <w:pPr>
              <w:spacing w:after="160" w:line="259" w:lineRule="auto"/>
            </w:pPr>
            <w:r>
              <w:rPr>
                <w:rFonts w:hint="eastAsia"/>
              </w:rPr>
              <w:t xml:space="preserve">5년 </w:t>
            </w:r>
            <w:r>
              <w:t>(</w:t>
            </w:r>
            <w:r>
              <w:rPr>
                <w:rFonts w:hint="eastAsia"/>
              </w:rPr>
              <w:t>전자상거래법 제6조)</w:t>
            </w:r>
          </w:p>
        </w:tc>
      </w:tr>
      <w:tr w:rsidR="00C239BA" w:rsidTr="00E478C3" w14:paraId="2A4F5402" w14:textId="77777777">
        <w:trPr>
          <w:trHeight w:val="462"/>
        </w:trPr>
        <w:tc>
          <w:tcPr>
            <w:tcW w:w="1496" w:type="dxa"/>
            <w:vMerge/>
          </w:tcPr>
          <w:p w:rsidR="00C239BA" w:rsidP="00C239BA" w:rsidRDefault="00C239BA" w14:paraId="0BFFBB08" w14:textId="77777777">
            <w:pPr>
              <w:spacing w:after="160" w:line="259" w:lineRule="auto"/>
              <w:ind w:left="200" w:leftChars="100"/>
            </w:pPr>
          </w:p>
        </w:tc>
        <w:tc>
          <w:tcPr>
            <w:tcW w:w="3261" w:type="dxa"/>
          </w:tcPr>
          <w:p w:rsidRPr="00E13C08" w:rsidR="00C239BA" w:rsidP="00693E74" w:rsidRDefault="00C239BA" w14:paraId="3FABA52D" w14:textId="40ED409D">
            <w:pPr>
              <w:spacing w:after="160" w:line="259" w:lineRule="auto"/>
            </w:pPr>
            <w:r>
              <w:rPr>
                <w:rFonts w:hint="eastAsia"/>
              </w:rPr>
              <w:t>세법상 거래 증빙(세금계산서 등)</w:t>
            </w:r>
          </w:p>
        </w:tc>
        <w:tc>
          <w:tcPr>
            <w:tcW w:w="4059" w:type="dxa"/>
          </w:tcPr>
          <w:p w:rsidR="00C239BA" w:rsidP="00693E74" w:rsidRDefault="00C239BA" w14:paraId="36EC824B" w14:textId="77777777">
            <w:pPr>
              <w:spacing w:after="160" w:line="259" w:lineRule="auto"/>
            </w:pPr>
            <w:r>
              <w:rPr>
                <w:rFonts w:hint="eastAsia"/>
              </w:rPr>
              <w:t xml:space="preserve">5년 이상 </w:t>
            </w:r>
            <w:r>
              <w:t>(</w:t>
            </w:r>
            <w:r>
              <w:rPr>
                <w:rFonts w:hint="eastAsia"/>
              </w:rPr>
              <w:t>국세기본법,</w:t>
            </w:r>
            <w:r>
              <w:t xml:space="preserve"> </w:t>
            </w:r>
            <w:r>
              <w:rPr>
                <w:rFonts w:hint="eastAsia"/>
              </w:rPr>
              <w:t>부가가치세법 등)</w:t>
            </w:r>
          </w:p>
        </w:tc>
      </w:tr>
      <w:tr w:rsidR="00C239BA" w:rsidTr="00E478C3" w14:paraId="54F62B0C" w14:textId="77777777">
        <w:trPr>
          <w:trHeight w:val="462"/>
        </w:trPr>
        <w:tc>
          <w:tcPr>
            <w:tcW w:w="1496" w:type="dxa"/>
            <w:vMerge/>
          </w:tcPr>
          <w:p w:rsidR="00C239BA" w:rsidP="00C239BA" w:rsidRDefault="00C239BA" w14:paraId="4056A59F" w14:textId="77777777">
            <w:pPr>
              <w:spacing w:after="160" w:line="259" w:lineRule="auto"/>
              <w:ind w:left="200" w:leftChars="100"/>
            </w:pPr>
          </w:p>
        </w:tc>
        <w:tc>
          <w:tcPr>
            <w:tcW w:w="3261" w:type="dxa"/>
          </w:tcPr>
          <w:p w:rsidRPr="00E13C08" w:rsidR="00C239BA" w:rsidP="00693E74" w:rsidRDefault="00C239BA" w14:paraId="571C96E2" w14:textId="77777777">
            <w:pPr>
              <w:spacing w:after="160" w:line="259" w:lineRule="auto"/>
            </w:pPr>
            <w:r>
              <w:rPr>
                <w:rFonts w:hint="eastAsia"/>
              </w:rPr>
              <w:t>서비스 접속 기록</w:t>
            </w:r>
          </w:p>
        </w:tc>
        <w:tc>
          <w:tcPr>
            <w:tcW w:w="4059" w:type="dxa"/>
          </w:tcPr>
          <w:p w:rsidR="00C239BA" w:rsidP="00693E74" w:rsidRDefault="00C239BA" w14:paraId="7ED538EF" w14:textId="77777777">
            <w:pPr>
              <w:spacing w:after="160" w:line="259" w:lineRule="auto"/>
            </w:pPr>
            <w:r>
              <w:t>3~6</w:t>
            </w:r>
            <w:r>
              <w:rPr>
                <w:rFonts w:hint="eastAsia"/>
              </w:rPr>
              <w:t>개월 (통신비밀보호법)</w:t>
            </w:r>
          </w:p>
        </w:tc>
      </w:tr>
      <w:tr w:rsidR="00C239BA" w:rsidTr="00E478C3" w14:paraId="28A049FF" w14:textId="77777777">
        <w:trPr>
          <w:trHeight w:val="462"/>
        </w:trPr>
        <w:tc>
          <w:tcPr>
            <w:tcW w:w="1496" w:type="dxa"/>
            <w:vMerge/>
          </w:tcPr>
          <w:p w:rsidR="00C239BA" w:rsidP="00C239BA" w:rsidRDefault="00C239BA" w14:paraId="02DE5FE0" w14:textId="77777777">
            <w:pPr>
              <w:spacing w:after="160" w:line="259" w:lineRule="auto"/>
              <w:ind w:left="200" w:leftChars="100"/>
            </w:pPr>
          </w:p>
        </w:tc>
        <w:tc>
          <w:tcPr>
            <w:tcW w:w="3261" w:type="dxa"/>
          </w:tcPr>
          <w:p w:rsidRPr="00E13C08" w:rsidR="00C239BA" w:rsidP="00693E74" w:rsidRDefault="00C239BA" w14:paraId="2967C9FF" w14:textId="3E38598D">
            <w:pPr>
              <w:spacing w:after="160" w:line="259" w:lineRule="auto"/>
            </w:pPr>
            <w:r>
              <w:rPr>
                <w:rFonts w:hint="eastAsia"/>
              </w:rPr>
              <w:t>민원</w:t>
            </w:r>
            <w:r>
              <w:t>·</w:t>
            </w:r>
            <w:r>
              <w:rPr>
                <w:rFonts w:hint="eastAsia"/>
              </w:rPr>
              <w:t xml:space="preserve">분쟁 처리 관련 기록 </w:t>
            </w:r>
            <w:r w:rsidR="00693E74">
              <w:br/>
            </w:r>
            <w:r>
              <w:t xml:space="preserve">(1:1 </w:t>
            </w:r>
            <w:r>
              <w:rPr>
                <w:rFonts w:hint="eastAsia"/>
              </w:rPr>
              <w:t>문의 등)</w:t>
            </w:r>
          </w:p>
        </w:tc>
        <w:tc>
          <w:tcPr>
            <w:tcW w:w="4059" w:type="dxa"/>
          </w:tcPr>
          <w:p w:rsidR="00C239BA" w:rsidP="00693E74" w:rsidRDefault="00C239BA" w14:paraId="0DBD0CCA" w14:textId="77777777">
            <w:pPr>
              <w:spacing w:after="160" w:line="259" w:lineRule="auto"/>
            </w:pPr>
            <w:r>
              <w:rPr>
                <w:rFonts w:hint="eastAsia"/>
              </w:rPr>
              <w:t xml:space="preserve">3년 </w:t>
            </w:r>
            <w:r>
              <w:t>(</w:t>
            </w:r>
            <w:r>
              <w:rPr>
                <w:rFonts w:hint="eastAsia"/>
              </w:rPr>
              <w:t>전자상거래법 제6조)</w:t>
            </w:r>
          </w:p>
        </w:tc>
      </w:tr>
      <w:tr w:rsidR="00C239BA" w:rsidTr="00E478C3" w14:paraId="17F93B56" w14:textId="77777777">
        <w:trPr>
          <w:trHeight w:val="462"/>
        </w:trPr>
        <w:tc>
          <w:tcPr>
            <w:tcW w:w="1496" w:type="dxa"/>
            <w:vMerge/>
          </w:tcPr>
          <w:p w:rsidR="00C239BA" w:rsidP="00C239BA" w:rsidRDefault="00C239BA" w14:paraId="28438059" w14:textId="77777777">
            <w:pPr>
              <w:spacing w:after="160" w:line="259" w:lineRule="auto"/>
              <w:ind w:left="200" w:leftChars="100"/>
            </w:pPr>
          </w:p>
        </w:tc>
        <w:tc>
          <w:tcPr>
            <w:tcW w:w="3261" w:type="dxa"/>
          </w:tcPr>
          <w:p w:rsidR="00C239BA" w:rsidP="00693E74" w:rsidRDefault="00C239BA" w14:paraId="46B5567F" w14:textId="514A71A7">
            <w:pPr>
              <w:spacing w:after="160" w:line="259" w:lineRule="auto"/>
            </w:pPr>
            <w:r>
              <w:rPr>
                <w:rFonts w:hint="eastAsia"/>
              </w:rPr>
              <w:t>계정 식별 정보(</w:t>
            </w:r>
            <w:r w:rsidR="00693E74">
              <w:rPr>
                <w:rFonts w:hint="eastAsia"/>
              </w:rPr>
              <w:t>이메일,</w:t>
            </w:r>
            <w:r w:rsidR="00693E74">
              <w:t xml:space="preserve"> </w:t>
            </w:r>
            <w:r w:rsidR="00693E74">
              <w:rPr>
                <w:rFonts w:hint="eastAsia"/>
              </w:rPr>
              <w:t>휴대전화번호 등)</w:t>
            </w:r>
          </w:p>
        </w:tc>
        <w:tc>
          <w:tcPr>
            <w:tcW w:w="4059" w:type="dxa"/>
          </w:tcPr>
          <w:p w:rsidR="00C239BA" w:rsidP="00693E74" w:rsidRDefault="00C239BA" w14:paraId="3FB82F3E" w14:textId="71D49107">
            <w:pPr>
              <w:spacing w:after="160" w:line="259" w:lineRule="auto"/>
            </w:pPr>
            <w:r>
              <w:rPr>
                <w:rFonts w:hint="eastAsia"/>
              </w:rPr>
              <w:t xml:space="preserve">회원 탈퇴 일자로부터 </w:t>
            </w:r>
            <w:r>
              <w:t>12</w:t>
            </w:r>
            <w:r>
              <w:rPr>
                <w:rFonts w:hint="eastAsia"/>
              </w:rPr>
              <w:t xml:space="preserve">개월 </w:t>
            </w:r>
            <w:r w:rsidR="00693E74">
              <w:br/>
            </w:r>
            <w:r>
              <w:t>(</w:t>
            </w:r>
            <w:r>
              <w:rPr>
                <w:rFonts w:hint="eastAsia"/>
              </w:rPr>
              <w:t>개인정보보호법 제1</w:t>
            </w:r>
            <w:r>
              <w:t>5</w:t>
            </w:r>
            <w:r>
              <w:rPr>
                <w:rFonts w:hint="eastAsia"/>
              </w:rPr>
              <w:t>조)</w:t>
            </w:r>
          </w:p>
        </w:tc>
      </w:tr>
    </w:tbl>
    <w:p w:rsidR="00C239BA" w:rsidP="00C239BA" w:rsidRDefault="00C239BA" w14:paraId="4F66159A" w14:textId="77777777">
      <w:pPr>
        <w:ind w:left="400" w:leftChars="200"/>
      </w:pPr>
      <w:r>
        <w:t xml:space="preserve"> </w:t>
      </w:r>
    </w:p>
    <w:p w:rsidR="002146CE" w:rsidP="002146CE" w:rsidRDefault="002146CE" w14:paraId="69786058" w14:textId="77777777"/>
    <w:p w:rsidRPr="006731CD" w:rsidR="002146CE" w:rsidP="002146CE" w:rsidRDefault="000464F6" w14:paraId="4A1510FF" w14:textId="2B7F5925">
      <w:pPr>
        <w:rPr>
          <w:b/>
          <w:sz w:val="28"/>
        </w:rPr>
      </w:pPr>
      <w:r>
        <w:rPr>
          <w:rFonts w:hint="eastAsia"/>
          <w:b/>
          <w:sz w:val="28"/>
        </w:rPr>
        <w:t>12.</w:t>
      </w:r>
      <w:r w:rsidRPr="006731CD" w:rsidR="002146CE">
        <w:rPr>
          <w:rFonts w:hint="eastAsia"/>
          <w:b/>
          <w:sz w:val="28"/>
        </w:rPr>
        <w:t xml:space="preserve"> 시스템 운영</w:t>
      </w:r>
      <w:r w:rsidRPr="006731CD" w:rsidR="002146CE">
        <w:rPr>
          <w:b/>
          <w:sz w:val="28"/>
        </w:rPr>
        <w:t>·</w:t>
      </w:r>
      <w:r w:rsidRPr="006731CD" w:rsidR="002146CE">
        <w:rPr>
          <w:rFonts w:hint="eastAsia"/>
          <w:b/>
          <w:sz w:val="28"/>
        </w:rPr>
        <w:t>장애</w:t>
      </w:r>
      <w:r w:rsidRPr="006731CD" w:rsidR="002146CE">
        <w:rPr>
          <w:b/>
          <w:sz w:val="28"/>
        </w:rPr>
        <w:t>·</w:t>
      </w:r>
      <w:r w:rsidRPr="006731CD" w:rsidR="002146CE">
        <w:rPr>
          <w:rFonts w:hint="eastAsia"/>
          <w:b/>
          <w:sz w:val="28"/>
        </w:rPr>
        <w:t xml:space="preserve">점검 </w:t>
      </w:r>
    </w:p>
    <w:p w:rsidR="002146CE" w:rsidP="002146CE" w:rsidRDefault="000464F6" w14:paraId="2539D83C" w14:textId="3E427028">
      <w:pPr>
        <w:ind w:left="200" w:leftChars="100"/>
      </w:pPr>
      <w:r>
        <w:rPr>
          <w:rFonts w:hint="eastAsia"/>
        </w:rPr>
        <w:t>12.</w:t>
      </w:r>
      <w:r w:rsidR="002146CE">
        <w:t xml:space="preserve">1 </w:t>
      </w:r>
      <w:r w:rsidR="002146CE">
        <w:rPr>
          <w:rFonts w:hint="eastAsia"/>
        </w:rPr>
        <w:t>서비스 제공 시간</w:t>
      </w:r>
    </w:p>
    <w:p w:rsidR="00D208AE" w:rsidP="00D208AE" w:rsidRDefault="00D208AE" w14:paraId="6AEB8C21" w14:textId="77777777">
      <w:pPr>
        <w:ind w:left="200" w:leftChars="100"/>
      </w:pPr>
      <w:r>
        <w:t xml:space="preserve">- </w:t>
      </w:r>
      <w:proofErr w:type="spellStart"/>
      <w:r>
        <w:t>톡벨</w:t>
      </w:r>
      <w:proofErr w:type="spellEnd"/>
      <w:r>
        <w:t xml:space="preserve"> 서비스(메시지 발송 API, 웹 관리 콘솔 등)는 정기 및 긴급 점검 시간을 제외하고 24시간 365일 중단 없이 제공됨을 원칙으로 한다. </w:t>
      </w:r>
    </w:p>
    <w:p w:rsidRPr="00D208AE" w:rsidR="00D208AE" w:rsidP="00D208AE" w:rsidRDefault="00D208AE" w14:paraId="2CE9EE81" w14:textId="3B6A7B5B">
      <w:pPr>
        <w:ind w:left="200" w:leftChars="100"/>
      </w:pPr>
      <w:r>
        <w:t xml:space="preserve">- </w:t>
      </w:r>
      <w:proofErr w:type="spellStart"/>
      <w:r>
        <w:t>톡벨</w:t>
      </w:r>
      <w:proofErr w:type="spellEnd"/>
      <w:r>
        <w:t xml:space="preserve"> 서비스의 주요 기능이 정상적인 상태를 유지하지 못하는 경우를 서비스 장애로 판정하며, 이에 대한 대응은 </w:t>
      </w:r>
      <w:r w:rsidR="000464F6">
        <w:t>12.</w:t>
      </w:r>
      <w:r>
        <w:t>2장의 기준을 따른다.</w:t>
      </w:r>
    </w:p>
    <w:p w:rsidR="002146CE" w:rsidP="002146CE" w:rsidRDefault="000464F6" w14:paraId="37294838" w14:textId="6C439558">
      <w:pPr>
        <w:ind w:left="200" w:leftChars="100"/>
      </w:pPr>
      <w:r>
        <w:rPr>
          <w:rFonts w:hint="eastAsia"/>
        </w:rPr>
        <w:t>12.</w:t>
      </w:r>
      <w:commentRangeStart w:id="695"/>
      <w:r w:rsidR="002146CE">
        <w:t xml:space="preserve">2 </w:t>
      </w:r>
      <w:r w:rsidR="002146CE">
        <w:rPr>
          <w:rFonts w:hint="eastAsia"/>
        </w:rPr>
        <w:t>장애 발생 시 공지 및 진행 사항 안내</w:t>
      </w:r>
      <w:commentRangeEnd w:id="695"/>
      <w:r w:rsidR="002146CE">
        <w:rPr>
          <w:rStyle w:val="a4"/>
          <w:sz w:val="20"/>
          <w:szCs w:val="22"/>
        </w:rPr>
        <w:commentReference w:id="695"/>
      </w:r>
    </w:p>
    <w:p w:rsidRPr="00D208AE" w:rsidR="00D208AE" w:rsidP="00D208AE" w:rsidRDefault="00D208AE" w14:paraId="0F0B706B" w14:textId="710C85A9">
      <w:pPr>
        <w:widowControl/>
        <w:wordWrap/>
        <w:autoSpaceDE/>
        <w:autoSpaceDN/>
        <w:spacing w:after="0" w:line="240" w:lineRule="auto"/>
        <w:ind w:left="225"/>
        <w:jc w:val="left"/>
        <w:textAlignment w:val="baseline"/>
        <w:rPr>
          <w:rFonts w:ascii="맑은 고딕" w:hAnsi="맑은 고딕" w:eastAsia="맑은 고딕" w:cs="굴림"/>
          <w:kern w:val="0"/>
          <w:sz w:val="18"/>
          <w:szCs w:val="18"/>
        </w:rPr>
      </w:pPr>
      <w:r w:rsidRPr="3E99391F">
        <w:rPr>
          <w:rFonts w:ascii="맑은 고딕" w:hAnsi="맑은 고딕" w:eastAsia="맑은 고딕" w:cs="굴림"/>
          <w:color w:val="000000"/>
          <w:kern w:val="0"/>
        </w:rPr>
        <w:t xml:space="preserve">- </w:t>
      </w:r>
      <w:commentRangeStart w:id="696"/>
      <w:commentRangeStart w:id="697"/>
      <w:proofErr w:type="spellStart"/>
      <w:r w:rsidRPr="3E99391F">
        <w:rPr>
          <w:rFonts w:ascii="맑은 고딕" w:hAnsi="맑은 고딕" w:eastAsia="맑은 고딕" w:cs="굴림"/>
          <w:color w:val="000000"/>
          <w:kern w:val="0"/>
        </w:rPr>
        <w:t>톡벨은</w:t>
      </w:r>
      <w:proofErr w:type="spellEnd"/>
      <w:r w:rsidRPr="3E99391F">
        <w:rPr>
          <w:rFonts w:ascii="맑은 고딕" w:hAnsi="맑은 고딕" w:eastAsia="맑은 고딕" w:cs="굴림"/>
          <w:color w:val="000000"/>
          <w:kern w:val="0"/>
        </w:rPr>
        <w:t xml:space="preserve"> 장애 발생 시 신속하고 체계적인 대응을 위해 장애의 심각도에 따라 등급을 분류하고, 각 </w:t>
      </w:r>
      <w:r w:rsidRPr="3E99391F" w:rsidR="00E0300C">
        <w:rPr>
          <w:rFonts w:ascii="맑은 고딕" w:hAnsi="맑은 고딕" w:eastAsia="맑은 고딕" w:cs="굴림"/>
          <w:color w:val="000000"/>
          <w:kern w:val="0"/>
        </w:rPr>
        <w:t>유형</w:t>
      </w:r>
      <w:r w:rsidRPr="3E99391F">
        <w:rPr>
          <w:rFonts w:ascii="맑은 고딕" w:hAnsi="맑은 고딕" w:eastAsia="맑은 고딕" w:cs="굴림"/>
          <w:color w:val="000000"/>
          <w:kern w:val="0"/>
        </w:rPr>
        <w:t>별 복구 시간 목표와 대응 조치 목표를 설정한다.</w:t>
      </w:r>
      <w:r w:rsidRPr="3E99391F">
        <w:rPr>
          <w:rFonts w:ascii="맑은 고딕" w:hAnsi="맑은 고딕" w:eastAsia="맑은 고딕" w:cs="굴림"/>
          <w:kern w:val="0"/>
        </w:rPr>
        <w:t> </w:t>
      </w:r>
      <w:commentRangeEnd w:id="696"/>
      <w:r w:rsidRPr="00D208AE" w:rsidR="00E0300C">
        <w:rPr>
          <w:rStyle w:val="a4"/>
          <w:rFonts w:ascii="맑은 고딕" w:hAnsi="맑은 고딕" w:eastAsia="맑은 고딕" w:cs="굴림"/>
          <w:kern w:val="0"/>
        </w:rPr>
        <w:commentReference w:id="696"/>
      </w:r>
      <w:commentRangeEnd w:id="697"/>
      <w:r>
        <w:rPr>
          <w:rStyle w:val="CommentReference"/>
        </w:rPr>
        <w:commentReference w:id="697"/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0"/>
        <w:gridCol w:w="2767"/>
        <w:gridCol w:w="1276"/>
        <w:gridCol w:w="1921"/>
        <w:gridCol w:w="1836"/>
      </w:tblGrid>
      <w:tr w:rsidRPr="00D208AE" w:rsidR="00984F12" w:rsidTr="00D208AE" w14:paraId="42C0C870" w14:textId="77777777">
        <w:trPr>
          <w:trHeight w:val="300"/>
        </w:trPr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D208AE" w:rsidR="00D208AE" w:rsidP="00D208AE" w:rsidRDefault="00D208AE" w14:paraId="44E46381" w14:textId="5D655ADF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 w:rsidRP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장애 </w:t>
            </w:r>
            <w:r w:rsidR="00E0300C">
              <w:rPr>
                <w:rFonts w:hint="eastAsia" w:ascii="맑은 고딕" w:hAnsi="맑은 고딕" w:eastAsia="맑은 고딕" w:cs="굴림"/>
                <w:kern w:val="0"/>
                <w:szCs w:val="20"/>
              </w:rPr>
              <w:t>유형</w:t>
            </w:r>
          </w:p>
        </w:tc>
        <w:tc>
          <w:tcPr>
            <w:tcW w:w="28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D208AE" w:rsidR="00D208AE" w:rsidP="00D208AE" w:rsidRDefault="00D208AE" w14:paraId="08CA3345" w14:textId="3BE5B38F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 w:rsidRP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>심각도 정의</w:t>
            </w:r>
          </w:p>
        </w:tc>
        <w:tc>
          <w:tcPr>
            <w:tcW w:w="12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D208AE" w:rsidR="00D208AE" w:rsidP="00D208AE" w:rsidRDefault="00D208AE" w14:paraId="501D84A7" w14:textId="462BF3FC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 w:rsidRP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복구 </w:t>
            </w:r>
            <w:r w:rsidR="00C239BA">
              <w:rPr>
                <w:rFonts w:hint="eastAsia" w:ascii="맑은 고딕" w:hAnsi="맑은 고딕" w:eastAsia="맑은 고딕" w:cs="굴림"/>
                <w:kern w:val="0"/>
                <w:szCs w:val="20"/>
              </w:rPr>
              <w:t>및 대응</w:t>
            </w:r>
            <w:r w:rsidRP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 목표</w:t>
            </w:r>
          </w:p>
        </w:tc>
        <w:tc>
          <w:tcPr>
            <w:tcW w:w="19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D208AE" w:rsidR="00D208AE" w:rsidP="00D208AE" w:rsidRDefault="00D208AE" w14:paraId="1776E96A" w14:textId="366D0FC5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 w:rsidRP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>대응 조치 목표</w:t>
            </w:r>
          </w:p>
        </w:tc>
        <w:tc>
          <w:tcPr>
            <w:tcW w:w="1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D208AE" w:rsidR="00D208AE" w:rsidP="00D208AE" w:rsidRDefault="00D208AE" w14:paraId="47E54CD1" w14:textId="1102DBD9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 w:rsidRP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>에스컬레이션 수준</w:t>
            </w:r>
          </w:p>
        </w:tc>
      </w:tr>
      <w:tr w:rsidRPr="00D208AE" w:rsidR="00984F12" w:rsidTr="00E0300C" w14:paraId="261D2C2F" w14:textId="77777777">
        <w:trPr>
          <w:trHeight w:val="300"/>
        </w:trPr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D208AE" w:rsidR="00D208AE" w:rsidP="00E0300C" w:rsidRDefault="00E0300C" w14:paraId="78D65AB5" w14:textId="79EB8432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>대규모 장애</w:t>
            </w:r>
          </w:p>
        </w:tc>
        <w:tc>
          <w:tcPr>
            <w:tcW w:w="28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208AE" w:rsidR="00D208AE" w:rsidP="00984F12" w:rsidRDefault="00D208AE" w14:paraId="5262D2C8" w14:textId="44772B42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 w:rsidRP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서비스의 핵심 기능(메시지 발송 API)이 완전히 </w:t>
            </w:r>
            <w:r w:rsidR="00984F12">
              <w:rPr>
                <w:rFonts w:hint="eastAsia" w:ascii="맑은 고딕" w:hAnsi="맑은 고딕" w:eastAsia="맑은 고딕" w:cs="굴림"/>
                <w:kern w:val="0"/>
                <w:szCs w:val="20"/>
              </w:rPr>
              <w:t>중단되거나,</w:t>
            </w:r>
            <w:r w:rsidR="00984F12">
              <w:rPr>
                <w:rFonts w:ascii="맑은 고딕" w:hAnsi="맑은 고딕" w:eastAsia="맑은 고딕" w:cs="굴림"/>
                <w:kern w:val="0"/>
                <w:szCs w:val="20"/>
              </w:rPr>
              <w:t xml:space="preserve"> </w:t>
            </w:r>
            <w:r w:rsidR="00984F12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대부분의 회원이 서비스를 이용할 수 없는 상태 </w:t>
            </w:r>
            <w:r w:rsidR="00984F12">
              <w:rPr>
                <w:rFonts w:ascii="맑은 고딕" w:hAnsi="맑은 고딕" w:eastAsia="맑은 고딕" w:cs="굴림"/>
                <w:kern w:val="0"/>
                <w:szCs w:val="20"/>
              </w:rPr>
              <w:t>(</w:t>
            </w:r>
            <w:r w:rsidR="00984F12">
              <w:rPr>
                <w:rFonts w:hint="eastAsia" w:ascii="맑은 고딕" w:hAnsi="맑은 고딕" w:eastAsia="맑은 고딕" w:cs="굴림"/>
                <w:kern w:val="0"/>
                <w:szCs w:val="20"/>
              </w:rPr>
              <w:t>매우 심각)</w:t>
            </w:r>
            <w:r w:rsidRP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> </w:t>
            </w:r>
          </w:p>
        </w:tc>
        <w:tc>
          <w:tcPr>
            <w:tcW w:w="12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208AE" w:rsidR="00D208AE" w:rsidP="00984F12" w:rsidRDefault="00C239BA" w14:paraId="343D1467" w14:textId="6BDB7EAC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>8시</w:t>
            </w:r>
            <w:r w:rsidRPr="00D208AE" w:rsid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>간 이내 </w:t>
            </w:r>
          </w:p>
        </w:tc>
        <w:tc>
          <w:tcPr>
            <w:tcW w:w="19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208AE" w:rsidR="00D208AE" w:rsidP="00984F12" w:rsidRDefault="00146200" w14:paraId="264493C7" w14:textId="2688A49C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>
              <w:rPr>
                <w:rFonts w:ascii="맑은 고딕" w:hAnsi="맑은 고딕" w:eastAsia="맑은 고딕" w:cs="굴림"/>
                <w:kern w:val="0"/>
                <w:szCs w:val="20"/>
              </w:rPr>
              <w:t>8</w:t>
            </w:r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>시간</w:t>
            </w:r>
            <w:r w:rsidRPr="00D208AE" w:rsid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 </w:t>
            </w:r>
            <w:r w:rsidR="00984F12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이내 </w:t>
            </w:r>
            <w:r w:rsidR="00984F12">
              <w:rPr>
                <w:rFonts w:ascii="맑은 고딕" w:hAnsi="맑은 고딕" w:eastAsia="맑은 고딕" w:cs="굴림"/>
                <w:kern w:val="0"/>
                <w:szCs w:val="20"/>
              </w:rPr>
              <w:t>(</w:t>
            </w:r>
            <w:r w:rsidR="00984F12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사고 </w:t>
            </w:r>
            <w:proofErr w:type="spellStart"/>
            <w:r w:rsidR="00984F12">
              <w:rPr>
                <w:rFonts w:hint="eastAsia" w:ascii="맑은 고딕" w:hAnsi="맑은 고딕" w:eastAsia="맑은 고딕" w:cs="굴림"/>
                <w:kern w:val="0"/>
                <w:szCs w:val="20"/>
              </w:rPr>
              <w:t>대응팀</w:t>
            </w:r>
            <w:proofErr w:type="spellEnd"/>
            <w:r w:rsidR="00984F12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 소집 및 원인 파악 착수)</w:t>
            </w:r>
          </w:p>
        </w:tc>
        <w:tc>
          <w:tcPr>
            <w:tcW w:w="1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208AE" w:rsidR="00D208AE" w:rsidP="00984F12" w:rsidRDefault="00D208AE" w14:paraId="2FE60366" w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 w:rsidRP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>경영진 및 전 관련 팀 (개발/운영/보안) </w:t>
            </w:r>
          </w:p>
        </w:tc>
      </w:tr>
      <w:tr w:rsidRPr="00D208AE" w:rsidR="00984F12" w:rsidTr="00E0300C" w14:paraId="37DB7A59" w14:textId="77777777">
        <w:trPr>
          <w:trHeight w:val="300"/>
        </w:trPr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D208AE" w:rsidR="00D208AE" w:rsidP="00E0300C" w:rsidRDefault="00E0300C" w14:paraId="4834CF88" w14:textId="2F5656D6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>중지</w:t>
            </w:r>
          </w:p>
        </w:tc>
        <w:tc>
          <w:tcPr>
            <w:tcW w:w="28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208AE" w:rsidR="00D208AE" w:rsidP="00984F12" w:rsidRDefault="00D208AE" w14:paraId="2D0A60AF" w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 w:rsidRP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>특정 채널의 발송 기능에 장애가 발생하거나, </w:t>
            </w:r>
            <w:proofErr w:type="spellStart"/>
            <w:r w:rsidRP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>결제·충전</w:t>
            </w:r>
            <w:proofErr w:type="spellEnd"/>
            <w:r w:rsidRP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 등 일부 필수 기능에 오류가 발생하는 상태 </w:t>
            </w:r>
          </w:p>
        </w:tc>
        <w:tc>
          <w:tcPr>
            <w:tcW w:w="12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208AE" w:rsidR="00D208AE" w:rsidP="00984F12" w:rsidRDefault="00146200" w14:paraId="022BEFF8" w14:textId="2FCACAC1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>
              <w:rPr>
                <w:rFonts w:ascii="맑은 고딕" w:hAnsi="맑은 고딕" w:eastAsia="맑은 고딕" w:cs="굴림"/>
                <w:kern w:val="0"/>
                <w:szCs w:val="20"/>
              </w:rPr>
              <w:t>8</w:t>
            </w:r>
            <w:r w:rsidRPr="00D208AE" w:rsid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>시간 이내 </w:t>
            </w:r>
          </w:p>
        </w:tc>
        <w:tc>
          <w:tcPr>
            <w:tcW w:w="19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208AE" w:rsidR="00D208AE" w:rsidP="00984F12" w:rsidRDefault="00146200" w14:paraId="6AA1C120" w14:textId="1E93B0CA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>
              <w:rPr>
                <w:rFonts w:ascii="맑은 고딕" w:hAnsi="맑은 고딕" w:eastAsia="맑은 고딕" w:cs="굴림"/>
                <w:kern w:val="0"/>
                <w:szCs w:val="20"/>
              </w:rPr>
              <w:t>8</w:t>
            </w:r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>시간</w:t>
            </w:r>
            <w:r w:rsidRPr="00D208AE" w:rsid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 xml:space="preserve"> 이내 (담당 팀 리더 및 개발팀 투입) </w:t>
            </w:r>
          </w:p>
        </w:tc>
        <w:tc>
          <w:tcPr>
            <w:tcW w:w="1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208AE" w:rsidR="00D208AE" w:rsidP="00984F12" w:rsidRDefault="00D208AE" w14:paraId="5A7AE622" w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 w:rsidRP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>담당 팀 </w:t>
            </w:r>
            <w:proofErr w:type="spellStart"/>
            <w:r w:rsidRP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>리더급</w:t>
            </w:r>
            <w:proofErr w:type="spellEnd"/>
            <w:r w:rsidRP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> </w:t>
            </w:r>
          </w:p>
        </w:tc>
      </w:tr>
      <w:tr w:rsidRPr="00D208AE" w:rsidR="00984F12" w:rsidTr="00E0300C" w14:paraId="20D92130" w14:textId="77777777">
        <w:trPr>
          <w:trHeight w:val="300"/>
        </w:trPr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D208AE" w:rsidR="00D208AE" w:rsidP="00E0300C" w:rsidRDefault="00E0300C" w14:paraId="79F1738F" w14:textId="6165CC53">
            <w:pPr>
              <w:widowControl/>
              <w:wordWrap/>
              <w:autoSpaceDE/>
              <w:autoSpaceDN/>
              <w:spacing w:after="0" w:line="240" w:lineRule="auto"/>
              <w:jc w:val="center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>
              <w:rPr>
                <w:rFonts w:hint="eastAsia" w:ascii="맑은 고딕" w:hAnsi="맑은 고딕" w:eastAsia="맑은 고딕" w:cs="굴림"/>
                <w:kern w:val="0"/>
                <w:szCs w:val="20"/>
              </w:rPr>
              <w:t>지연</w:t>
            </w:r>
          </w:p>
        </w:tc>
        <w:tc>
          <w:tcPr>
            <w:tcW w:w="28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208AE" w:rsidR="00D208AE" w:rsidP="00984F12" w:rsidRDefault="00D208AE" w14:paraId="3EEB1CE0" w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 w:rsidRP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>서비스 이용에 직접적인 영향이 없는 </w:t>
            </w:r>
            <w:proofErr w:type="spellStart"/>
            <w:r w:rsidRP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>비필수</w:t>
            </w:r>
            <w:proofErr w:type="spellEnd"/>
            <w:r w:rsidRP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> 기능의 오류 또는 단순 성능 저하가 발생하는 상태 (일반) </w:t>
            </w:r>
          </w:p>
        </w:tc>
        <w:tc>
          <w:tcPr>
            <w:tcW w:w="12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208AE" w:rsidR="00D208AE" w:rsidP="00984F12" w:rsidRDefault="00D208AE" w14:paraId="5CBF94D1" w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 w:rsidRP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>다음 영업일 이내 </w:t>
            </w:r>
          </w:p>
        </w:tc>
        <w:tc>
          <w:tcPr>
            <w:tcW w:w="19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208AE" w:rsidR="00D208AE" w:rsidP="00984F12" w:rsidRDefault="00693E74" w14:paraId="3CBCEECB" w14:textId="6DB12BE1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>
              <w:rPr>
                <w:rFonts w:ascii="맑은 고딕" w:hAnsi="맑은 고딕" w:eastAsia="맑은 고딕" w:cs="굴림"/>
                <w:kern w:val="0"/>
                <w:szCs w:val="20"/>
              </w:rPr>
              <w:t>8</w:t>
            </w:r>
            <w:r w:rsidRPr="00D208AE" w:rsid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>시간 이내 (이슈 등록 및 해결 계획 수립) </w:t>
            </w:r>
          </w:p>
        </w:tc>
        <w:tc>
          <w:tcPr>
            <w:tcW w:w="1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D208AE" w:rsidR="00D208AE" w:rsidP="00984F12" w:rsidRDefault="00D208AE" w14:paraId="3721A58F" w14:textId="77777777">
            <w:pPr>
              <w:widowControl/>
              <w:wordWrap/>
              <w:autoSpaceDE/>
              <w:autoSpaceDN/>
              <w:spacing w:after="0" w:line="240" w:lineRule="auto"/>
              <w:jc w:val="left"/>
              <w:textAlignment w:val="baseline"/>
              <w:rPr>
                <w:rFonts w:ascii="굴림" w:hAnsi="굴림" w:eastAsia="굴림" w:cs="굴림"/>
                <w:kern w:val="0"/>
                <w:sz w:val="24"/>
                <w:szCs w:val="24"/>
              </w:rPr>
            </w:pPr>
            <w:r w:rsidRPr="00D208AE">
              <w:rPr>
                <w:rFonts w:hint="eastAsia" w:ascii="맑은 고딕" w:hAnsi="맑은 고딕" w:eastAsia="맑은 고딕" w:cs="굴림"/>
                <w:kern w:val="0"/>
                <w:szCs w:val="20"/>
              </w:rPr>
              <w:t>담당 실무자 </w:t>
            </w:r>
          </w:p>
        </w:tc>
      </w:tr>
    </w:tbl>
    <w:p w:rsidRPr="00D208AE" w:rsidR="00D208AE" w:rsidP="00D208AE" w:rsidRDefault="00D208AE" w14:paraId="44DAF7CB" w14:textId="77777777">
      <w:pPr>
        <w:widowControl/>
        <w:wordWrap/>
        <w:autoSpaceDE/>
        <w:autoSpaceDN/>
        <w:spacing w:after="0" w:line="240" w:lineRule="auto"/>
        <w:textAlignment w:val="baseline"/>
        <w:rPr>
          <w:rFonts w:ascii="맑은 고딕" w:hAnsi="맑은 고딕" w:eastAsia="맑은 고딕" w:cs="굴림"/>
          <w:kern w:val="0"/>
          <w:sz w:val="18"/>
          <w:szCs w:val="18"/>
        </w:rPr>
      </w:pPr>
      <w:r w:rsidRPr="00D208AE">
        <w:rPr>
          <w:rFonts w:hint="eastAsia" w:ascii="맑은 고딕" w:hAnsi="맑은 고딕" w:eastAsia="맑은 고딕" w:cs="굴림"/>
          <w:kern w:val="0"/>
          <w:szCs w:val="20"/>
        </w:rPr>
        <w:t> </w:t>
      </w:r>
    </w:p>
    <w:p w:rsidRPr="00D208AE" w:rsidR="00D208AE" w:rsidP="00D208AE" w:rsidRDefault="00D208AE" w14:paraId="1F60F9EB" w14:textId="71293431">
      <w:pPr>
        <w:ind w:left="200" w:leftChars="100"/>
      </w:pPr>
      <w:r w:rsidRPr="00D208AE">
        <w:rPr>
          <w:rFonts w:hint="eastAsia"/>
        </w:rPr>
        <w:t>- 장애 인지 시점부터 복구 시간 목표 내에 대응 조치 목표가 달성되지 않거나 복구가 어려울 것으로 판단될 경우, 즉시 상위 에스컬레이션 수준으로 보고 및 지원 요청을 진행한다. </w:t>
      </w:r>
    </w:p>
    <w:p w:rsidRPr="00D208AE" w:rsidR="00D208AE" w:rsidP="00D208AE" w:rsidRDefault="00D208AE" w14:paraId="666077AC" w14:textId="6176DD5A">
      <w:pPr>
        <w:ind w:left="200" w:leftChars="100"/>
      </w:pPr>
      <w:r w:rsidRPr="00D208AE">
        <w:rPr>
          <w:rFonts w:hint="eastAsia"/>
        </w:rPr>
        <w:t>- </w:t>
      </w:r>
      <w:r w:rsidR="00E0300C">
        <w:rPr>
          <w:rFonts w:hint="eastAsia"/>
        </w:rPr>
        <w:t>대규모</w:t>
      </w:r>
      <w:r w:rsidRPr="00D208AE">
        <w:rPr>
          <w:rFonts w:hint="eastAsia"/>
        </w:rPr>
        <w:t> 장애 발생 시에는 사전 지정된 위기 관리 위원회가 소집되어 대응을 지휘한다. </w:t>
      </w:r>
    </w:p>
    <w:p w:rsidR="002146CE" w:rsidP="002146CE" w:rsidRDefault="000464F6" w14:paraId="45C45EB1" w14:textId="63C884C5">
      <w:pPr>
        <w:ind w:left="200" w:leftChars="100"/>
      </w:pPr>
      <w:r>
        <w:t>12.</w:t>
      </w:r>
      <w:r w:rsidR="002146CE">
        <w:t xml:space="preserve">3 </w:t>
      </w:r>
      <w:r w:rsidR="002146CE">
        <w:rPr>
          <w:rFonts w:hint="eastAsia"/>
        </w:rPr>
        <w:t>정기 점검</w:t>
      </w:r>
      <w:r w:rsidR="002146CE">
        <w:t>·</w:t>
      </w:r>
      <w:r w:rsidR="002146CE">
        <w:rPr>
          <w:rFonts w:hint="eastAsia"/>
        </w:rPr>
        <w:t>긴급 점검 정책</w:t>
      </w:r>
    </w:p>
    <w:p w:rsidR="00D208AE" w:rsidP="00D208AE" w:rsidRDefault="000464F6" w14:paraId="6124F4A7" w14:textId="23DFF30A">
      <w:pPr>
        <w:ind w:left="400" w:leftChars="200"/>
      </w:pPr>
      <w:r>
        <w:t>12.</w:t>
      </w:r>
      <w:r w:rsidR="00D208AE">
        <w:t xml:space="preserve">3.1 정기 점검 정책 </w:t>
      </w:r>
    </w:p>
    <w:p w:rsidRPr="00D208AE" w:rsidR="00D208AE" w:rsidP="00D208AE" w:rsidRDefault="00D208AE" w14:paraId="34581DB9" w14:textId="5CA8C71F">
      <w:pPr>
        <w:ind w:left="400" w:leftChars="200"/>
      </w:pPr>
      <w:r>
        <w:t xml:space="preserve">- 정기 점검은 회원의 서비스 이용이 가장 적은 시간대를 이용하며, 최소한의 중단 시간을 목표로 한다.  </w:t>
      </w:r>
    </w:p>
    <w:p w:rsidRPr="00D208AE" w:rsidR="00D208AE" w:rsidP="00D208AE" w:rsidRDefault="00D208AE" w14:paraId="46E2994B" w14:textId="51EBD99C">
      <w:pPr>
        <w:ind w:left="400" w:leftChars="200"/>
      </w:pPr>
      <w:commentRangeStart w:id="698"/>
      <w:r>
        <w:t>- 정기 점검 시행일 최소 N일 전에 웹페이지 내 공지사항 및 이메일/</w:t>
      </w:r>
      <w:proofErr w:type="spellStart"/>
      <w:r>
        <w:t>알림톡을</w:t>
      </w:r>
      <w:proofErr w:type="spellEnd"/>
      <w:r>
        <w:t xml:space="preserve"> 통해 공지한다. </w:t>
      </w:r>
      <w:commentRangeEnd w:id="698"/>
      <w:r w:rsidRPr="00D208AE">
        <w:rPr>
          <w:rStyle w:val="a4"/>
          <w:sz w:val="20"/>
          <w:szCs w:val="22"/>
        </w:rPr>
        <w:commentReference w:id="698"/>
      </w:r>
    </w:p>
    <w:p w:rsidR="00D208AE" w:rsidP="00D208AE" w:rsidRDefault="000464F6" w14:paraId="1E2B2FE9" w14:textId="5A44879E">
      <w:pPr>
        <w:ind w:left="400" w:leftChars="200"/>
      </w:pPr>
      <w:commentRangeStart w:id="699"/>
      <w:r>
        <w:t>12.</w:t>
      </w:r>
      <w:r w:rsidR="00D208AE">
        <w:t>3.2 긴급 점검 정책</w:t>
      </w:r>
      <w:commentRangeEnd w:id="699"/>
      <w:r>
        <w:rPr>
          <w:rStyle w:val="a4"/>
          <w:sz w:val="20"/>
          <w:szCs w:val="22"/>
        </w:rPr>
        <w:commentReference w:id="699"/>
      </w:r>
      <w:r w:rsidR="00D208AE">
        <w:t xml:space="preserve"> </w:t>
      </w:r>
    </w:p>
    <w:p w:rsidR="00D208AE" w:rsidP="00D208AE" w:rsidRDefault="00D208AE" w14:paraId="01BAC1C0" w14:textId="44FFC5EC">
      <w:pPr>
        <w:ind w:left="400" w:leftChars="200"/>
      </w:pPr>
      <w:r>
        <w:t>- 시스템에 치명적인 장애가 발생했거나 외부 보안 위협 및 취약점 발견으로 즉각적인 조치가 필요한 경우 회원에게 사전 공지 없이 진행한다. 단, 회원의 혼란을 최소화하기 위해 다음의 긴급 통지 기준을 따른다.</w:t>
      </w:r>
    </w:p>
    <w:tbl>
      <w:tblPr>
        <w:tblStyle w:val="a8"/>
        <w:tblW w:w="0" w:type="auto"/>
        <w:tblInd w:w="400" w:type="dxa"/>
        <w:tblLook w:val="04A0" w:firstRow="1" w:lastRow="0" w:firstColumn="1" w:lastColumn="0" w:noHBand="0" w:noVBand="1"/>
      </w:tblPr>
      <w:tblGrid>
        <w:gridCol w:w="2430"/>
        <w:gridCol w:w="6186"/>
      </w:tblGrid>
      <w:tr w:rsidR="00D208AE" w:rsidTr="22A0953A" w14:paraId="6A88D5F3" w14:textId="77777777">
        <w:tc>
          <w:tcPr>
            <w:tcW w:w="2430" w:type="dxa"/>
          </w:tcPr>
          <w:p w:rsidR="00D208AE" w:rsidP="00D208AE" w:rsidRDefault="00D208AE" w14:paraId="258EB014" w14:textId="74039A4F">
            <w:r>
              <w:rPr>
                <w:rFonts w:hint="eastAsia"/>
              </w:rPr>
              <w:t>1차 공지(진행 중)</w:t>
            </w:r>
          </w:p>
        </w:tc>
        <w:tc>
          <w:tcPr>
            <w:tcW w:w="6186" w:type="dxa"/>
          </w:tcPr>
          <w:p w:rsidR="00D208AE" w:rsidP="00D208AE" w:rsidRDefault="00D208AE" w14:paraId="6E05AB48" w14:textId="6CAFCEDA">
            <w:r w:rsidRPr="22A0953A">
              <w:t>장애 또는 긴급 조치 시작 인지 후 최대 NN분 이내에 서비스 내 공지사항 및 주요 채널(</w:t>
            </w:r>
            <w:proofErr w:type="spellStart"/>
            <w:r w:rsidRPr="22A0953A">
              <w:t>알림톡</w:t>
            </w:r>
            <w:proofErr w:type="spellEnd"/>
            <w:r w:rsidRPr="22A0953A">
              <w:t>/SMS)을 통해 긴급 점검 중임을 알린다. 이 시점에는 예상 중단 시간 및 개략적인 사유를 포함한다.</w:t>
            </w:r>
          </w:p>
        </w:tc>
      </w:tr>
      <w:tr w:rsidR="00D208AE" w:rsidTr="22A0953A" w14:paraId="31C885E2" w14:textId="77777777">
        <w:tc>
          <w:tcPr>
            <w:tcW w:w="2430" w:type="dxa"/>
          </w:tcPr>
          <w:p w:rsidR="00D208AE" w:rsidP="00D208AE" w:rsidRDefault="00D208AE" w14:paraId="1E84C197" w14:textId="27CF5776">
            <w:r>
              <w:rPr>
                <w:rFonts w:hint="eastAsia"/>
              </w:rPr>
              <w:t>진행 상황 업데이트</w:t>
            </w:r>
          </w:p>
        </w:tc>
        <w:tc>
          <w:tcPr>
            <w:tcW w:w="6186" w:type="dxa"/>
          </w:tcPr>
          <w:p w:rsidR="00D208AE" w:rsidP="00D208AE" w:rsidRDefault="00D208AE" w14:paraId="6603906D" w14:textId="0661AE3F">
            <w:r w:rsidRPr="00D208AE">
              <w:rPr>
                <w:rFonts w:hint="eastAsia"/>
              </w:rPr>
              <w:t>점검</w:t>
            </w:r>
            <w:r w:rsidRPr="00D208AE">
              <w:t xml:space="preserve"> 시간이 장기화될 경우(N시간 이상 지속 시), 최소 N시간마다 공지사항을 통해 진행 상황을 업데이트한다.</w:t>
            </w:r>
          </w:p>
        </w:tc>
      </w:tr>
      <w:tr w:rsidR="00D208AE" w:rsidTr="22A0953A" w14:paraId="579A2A4D" w14:textId="77777777">
        <w:tc>
          <w:tcPr>
            <w:tcW w:w="2430" w:type="dxa"/>
          </w:tcPr>
          <w:p w:rsidR="00D208AE" w:rsidP="00D208AE" w:rsidRDefault="00D208AE" w14:paraId="74C4F23C" w14:textId="0EE6C762">
            <w:r>
              <w:rPr>
                <w:rFonts w:hint="eastAsia"/>
              </w:rPr>
              <w:t>복구 완료 공지(최종)</w:t>
            </w:r>
          </w:p>
        </w:tc>
        <w:tc>
          <w:tcPr>
            <w:tcW w:w="6186" w:type="dxa"/>
          </w:tcPr>
          <w:p w:rsidR="00D208AE" w:rsidP="00D208AE" w:rsidRDefault="00D208AE" w14:paraId="428DDE69" w14:textId="7265274D">
            <w:r>
              <w:rPr>
                <w:rStyle w:val="normaltextrun"/>
                <w:rFonts w:hint="eastAsia" w:ascii="맑은 고딕" w:hAnsi="맑은 고딕" w:eastAsia="맑은 고딕"/>
                <w:color w:val="000000"/>
                <w:szCs w:val="20"/>
                <w:shd w:val="clear" w:color="auto" w:fill="FFFFFF"/>
              </w:rPr>
              <w:t>점검 완료 후 지체없이 서비스 내 공지사항을 통해 정확한 점검 시간, 조치 결과 및 재발 방지 대책을 안내한다. </w:t>
            </w:r>
            <w:r>
              <w:rPr>
                <w:rStyle w:val="eop"/>
                <w:rFonts w:hint="eastAsia" w:ascii="맑은 고딕" w:hAnsi="맑은 고딕" w:eastAsia="맑은 고딕"/>
                <w:color w:val="000000"/>
                <w:szCs w:val="20"/>
                <w:shd w:val="clear" w:color="auto" w:fill="FFFFFF"/>
              </w:rPr>
              <w:t> </w:t>
            </w:r>
          </w:p>
        </w:tc>
      </w:tr>
    </w:tbl>
    <w:p w:rsidR="00D208AE" w:rsidP="00D208AE" w:rsidRDefault="00D208AE" w14:paraId="2358D8C3" w14:textId="77777777">
      <w:pPr>
        <w:ind w:left="400" w:leftChars="200"/>
      </w:pPr>
    </w:p>
    <w:p w:rsidR="002146CE" w:rsidP="002146CE" w:rsidRDefault="000464F6" w14:paraId="197177AE" w14:textId="14DAF474">
      <w:pPr>
        <w:ind w:left="200" w:leftChars="100"/>
      </w:pPr>
      <w:commentRangeStart w:id="700"/>
      <w:r>
        <w:t>12.</w:t>
      </w:r>
      <w:r w:rsidR="002146CE">
        <w:t>4 기능 추가·변경·종료 시 사전 공지 기준</w:t>
      </w:r>
      <w:commentRangeEnd w:id="700"/>
      <w:r>
        <w:rPr>
          <w:rStyle w:val="a4"/>
          <w:sz w:val="20"/>
          <w:szCs w:val="22"/>
        </w:rPr>
        <w:commentReference w:id="700"/>
      </w:r>
    </w:p>
    <w:p w:rsidR="00E0300C" w:rsidP="002146CE" w:rsidRDefault="00E0300C" w14:paraId="07ED3132" w14:textId="59E23A10">
      <w:pPr>
        <w:ind w:left="200" w:leftChars="1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서비스 내 공지사항을 기본으로 하되,</w:t>
      </w:r>
      <w:r>
        <w:t xml:space="preserve"> </w:t>
      </w:r>
      <w:r>
        <w:rPr>
          <w:rFonts w:hint="eastAsia"/>
        </w:rPr>
        <w:t>중요도에 따라 회원 등록 이메일,</w:t>
      </w:r>
      <w:r>
        <w:t xml:space="preserve"> </w:t>
      </w:r>
      <w:proofErr w:type="spellStart"/>
      <w:r>
        <w:rPr>
          <w:rFonts w:hint="eastAsia"/>
        </w:rPr>
        <w:t>알림톡</w:t>
      </w:r>
      <w:proofErr w:type="spellEnd"/>
      <w:r>
        <w:rPr>
          <w:rFonts w:hint="eastAsia"/>
        </w:rPr>
        <w:t>/S</w:t>
      </w:r>
      <w:r>
        <w:t xml:space="preserve">MS </w:t>
      </w:r>
      <w:r>
        <w:rPr>
          <w:rFonts w:hint="eastAsia"/>
        </w:rPr>
        <w:t xml:space="preserve">중 최소 </w:t>
      </w:r>
      <w:r>
        <w:t>2</w:t>
      </w:r>
      <w:r>
        <w:rPr>
          <w:rFonts w:hint="eastAsia"/>
        </w:rPr>
        <w:t>가지 이상의 채널을 통해 고지한다.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2254"/>
        <w:gridCol w:w="2254"/>
      </w:tblGrid>
      <w:tr w:rsidR="00D208AE" w:rsidTr="00984F12" w14:paraId="74BE1233" w14:textId="77777777">
        <w:tc>
          <w:tcPr>
            <w:tcW w:w="1696" w:type="dxa"/>
          </w:tcPr>
          <w:p w:rsidR="00D208AE" w:rsidP="00E0300C" w:rsidRDefault="00D208AE" w14:paraId="5B4235C4" w14:textId="540D795B">
            <w:pPr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2812" w:type="dxa"/>
          </w:tcPr>
          <w:p w:rsidR="00D208AE" w:rsidP="00E0300C" w:rsidRDefault="00D208AE" w14:paraId="16158489" w14:textId="700E21A3">
            <w:pPr>
              <w:jc w:val="center"/>
            </w:pPr>
            <w:r>
              <w:rPr>
                <w:rFonts w:hint="eastAsia"/>
              </w:rPr>
              <w:t>내용</w:t>
            </w:r>
          </w:p>
        </w:tc>
        <w:tc>
          <w:tcPr>
            <w:tcW w:w="2254" w:type="dxa"/>
          </w:tcPr>
          <w:p w:rsidR="00D208AE" w:rsidP="00E0300C" w:rsidRDefault="00D208AE" w14:paraId="528A3790" w14:textId="47A0B2FB">
            <w:pPr>
              <w:jc w:val="center"/>
            </w:pPr>
            <w:r>
              <w:rPr>
                <w:rFonts w:hint="eastAsia"/>
              </w:rPr>
              <w:t>사전 공지 기간</w:t>
            </w:r>
          </w:p>
        </w:tc>
        <w:tc>
          <w:tcPr>
            <w:tcW w:w="2254" w:type="dxa"/>
          </w:tcPr>
          <w:p w:rsidR="00D208AE" w:rsidP="00E0300C" w:rsidRDefault="00D208AE" w14:paraId="1B826735" w14:textId="4E653A24">
            <w:pPr>
              <w:jc w:val="center"/>
            </w:pPr>
            <w:r>
              <w:rPr>
                <w:rFonts w:hint="eastAsia"/>
              </w:rPr>
              <w:t>공지 채널</w:t>
            </w:r>
          </w:p>
        </w:tc>
      </w:tr>
      <w:tr w:rsidR="00D208AE" w:rsidTr="00984F12" w14:paraId="097888FC" w14:textId="77777777">
        <w:tc>
          <w:tcPr>
            <w:tcW w:w="1696" w:type="dxa"/>
          </w:tcPr>
          <w:p w:rsidR="00D208AE" w:rsidP="00824014" w:rsidRDefault="00D208AE" w14:paraId="3ACD2657" w14:textId="468C7821">
            <w:r>
              <w:rPr>
                <w:rFonts w:hint="eastAsia"/>
              </w:rPr>
              <w:t>서비스 종료</w:t>
            </w:r>
          </w:p>
        </w:tc>
        <w:tc>
          <w:tcPr>
            <w:tcW w:w="2812" w:type="dxa"/>
          </w:tcPr>
          <w:p w:rsidR="00D208AE" w:rsidP="00824014" w:rsidRDefault="00D208AE" w14:paraId="6B449C2A" w14:textId="3233A0BC">
            <w:r>
              <w:rPr>
                <w:rFonts w:hint="eastAsia"/>
              </w:rPr>
              <w:t>서비스 전체 또는 핵심 기능의 제공을 종료하는 경우</w:t>
            </w:r>
          </w:p>
        </w:tc>
        <w:tc>
          <w:tcPr>
            <w:tcW w:w="2254" w:type="dxa"/>
          </w:tcPr>
          <w:p w:rsidR="00D208AE" w:rsidP="00824014" w:rsidRDefault="00D208AE" w14:paraId="4227D8D1" w14:textId="3624C4D7">
            <w:r>
              <w:rPr>
                <w:rFonts w:hint="eastAsia"/>
              </w:rPr>
              <w:t xml:space="preserve">최소 </w:t>
            </w:r>
            <w:proofErr w:type="spellStart"/>
            <w:r>
              <w:t>nn</w:t>
            </w:r>
            <w:proofErr w:type="spellEnd"/>
            <w:r>
              <w:rPr>
                <w:rFonts w:hint="eastAsia"/>
              </w:rPr>
              <w:t>일 전</w:t>
            </w:r>
          </w:p>
        </w:tc>
        <w:tc>
          <w:tcPr>
            <w:tcW w:w="2254" w:type="dxa"/>
          </w:tcPr>
          <w:p w:rsidR="00D208AE" w:rsidP="00824014" w:rsidRDefault="00D208AE" w14:paraId="0DB59096" w14:textId="7394DDB2">
            <w:r>
              <w:rPr>
                <w:rFonts w:hint="eastAsia"/>
              </w:rPr>
              <w:t>공지사항,</w:t>
            </w:r>
            <w:r>
              <w:t xml:space="preserve"> </w:t>
            </w:r>
            <w:r>
              <w:rPr>
                <w:rFonts w:hint="eastAsia"/>
              </w:rPr>
              <w:t>이메일,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알림톡</w:t>
            </w:r>
            <w:proofErr w:type="spellEnd"/>
            <w:r>
              <w:rPr>
                <w:rFonts w:hint="eastAsia"/>
              </w:rPr>
              <w:t>/</w:t>
            </w:r>
            <w:r>
              <w:t>SMS</w:t>
            </w:r>
          </w:p>
        </w:tc>
      </w:tr>
      <w:tr w:rsidR="00D208AE" w:rsidTr="00984F12" w14:paraId="47B31ED9" w14:textId="77777777">
        <w:tc>
          <w:tcPr>
            <w:tcW w:w="1696" w:type="dxa"/>
          </w:tcPr>
          <w:p w:rsidR="00D208AE" w:rsidP="00824014" w:rsidRDefault="00D208AE" w14:paraId="702BF1C1" w14:textId="31DDE4AF">
            <w:r>
              <w:rPr>
                <w:rFonts w:hint="eastAsia"/>
              </w:rPr>
              <w:t>중대한 변경</w:t>
            </w:r>
          </w:p>
        </w:tc>
        <w:tc>
          <w:tcPr>
            <w:tcW w:w="2812" w:type="dxa"/>
          </w:tcPr>
          <w:p w:rsidR="00D208AE" w:rsidP="00824014" w:rsidRDefault="00D208AE" w14:paraId="60E65A85" w14:textId="1069AD82">
            <w:r>
              <w:rPr>
                <w:rFonts w:hint="eastAsia"/>
              </w:rPr>
              <w:t>회원에게 불리하거나 서비스의 이용 약관 및 정책에 중대한 영향을 미치는 기능 변경</w:t>
            </w:r>
          </w:p>
        </w:tc>
        <w:tc>
          <w:tcPr>
            <w:tcW w:w="2254" w:type="dxa"/>
          </w:tcPr>
          <w:p w:rsidR="00D208AE" w:rsidP="00824014" w:rsidRDefault="00D208AE" w14:paraId="002B7F41" w14:textId="7D9915F8">
            <w:r>
              <w:rPr>
                <w:rFonts w:hint="eastAsia"/>
              </w:rPr>
              <w:t xml:space="preserve">최소 </w:t>
            </w:r>
            <w:r>
              <w:t>NN</w:t>
            </w:r>
            <w:r>
              <w:rPr>
                <w:rFonts w:hint="eastAsia"/>
              </w:rPr>
              <w:t>일 전</w:t>
            </w:r>
          </w:p>
        </w:tc>
        <w:tc>
          <w:tcPr>
            <w:tcW w:w="2254" w:type="dxa"/>
          </w:tcPr>
          <w:p w:rsidR="00D208AE" w:rsidP="00824014" w:rsidRDefault="00D208AE" w14:paraId="1FBD9969" w14:textId="09F55880">
            <w:r>
              <w:rPr>
                <w:rFonts w:hint="eastAsia"/>
              </w:rPr>
              <w:t>공지사항,</w:t>
            </w:r>
            <w:r>
              <w:t xml:space="preserve"> </w:t>
            </w:r>
            <w:r>
              <w:rPr>
                <w:rFonts w:hint="eastAsia"/>
              </w:rPr>
              <w:t>이메일</w:t>
            </w:r>
          </w:p>
        </w:tc>
      </w:tr>
      <w:tr w:rsidR="00D208AE" w:rsidTr="00984F12" w14:paraId="2CFF004F" w14:textId="77777777">
        <w:tc>
          <w:tcPr>
            <w:tcW w:w="1696" w:type="dxa"/>
          </w:tcPr>
          <w:p w:rsidR="00D208AE" w:rsidP="00824014" w:rsidRDefault="00D208AE" w14:paraId="3DB33A8E" w14:textId="381571DE">
            <w:r>
              <w:rPr>
                <w:rFonts w:hint="eastAsia"/>
              </w:rPr>
              <w:t>단순 추가/개선</w:t>
            </w:r>
          </w:p>
        </w:tc>
        <w:tc>
          <w:tcPr>
            <w:tcW w:w="2812" w:type="dxa"/>
          </w:tcPr>
          <w:p w:rsidR="00D208AE" w:rsidP="00824014" w:rsidRDefault="00D208AE" w14:paraId="1FDA3D9E" w14:textId="30800B77">
            <w:r>
              <w:rPr>
                <w:rFonts w:hint="eastAsia"/>
              </w:rPr>
              <w:t>회원 이용에 유리하거나,</w:t>
            </w:r>
            <w:r>
              <w:t xml:space="preserve"> </w:t>
            </w:r>
            <w:r>
              <w:rPr>
                <w:rFonts w:hint="eastAsia"/>
              </w:rPr>
              <w:t>단순 편의 기능 추가,</w:t>
            </w:r>
            <w:r>
              <w:t xml:space="preserve"> UI/UX </w:t>
            </w:r>
            <w:r>
              <w:rPr>
                <w:rFonts w:hint="eastAsia"/>
              </w:rPr>
              <w:t>개선,</w:t>
            </w:r>
            <w:r>
              <w:t xml:space="preserve"> </w:t>
            </w:r>
            <w:r>
              <w:rPr>
                <w:rFonts w:hint="eastAsia"/>
              </w:rPr>
              <w:t>내부 시스템 업데이트 등 회원에게 불리하지 않은 변경</w:t>
            </w:r>
          </w:p>
        </w:tc>
        <w:tc>
          <w:tcPr>
            <w:tcW w:w="2254" w:type="dxa"/>
          </w:tcPr>
          <w:p w:rsidR="00D208AE" w:rsidP="00824014" w:rsidRDefault="00D208AE" w14:paraId="127A9CAF" w14:textId="17A2A4F5">
            <w:r>
              <w:rPr>
                <w:rFonts w:hint="eastAsia"/>
              </w:rPr>
              <w:t xml:space="preserve">최소 </w:t>
            </w:r>
            <w:r>
              <w:t>N</w:t>
            </w:r>
            <w:r>
              <w:rPr>
                <w:rFonts w:hint="eastAsia"/>
              </w:rPr>
              <w:t>일 전 또는 변경 사항 적용 즉시 공지</w:t>
            </w:r>
          </w:p>
        </w:tc>
        <w:tc>
          <w:tcPr>
            <w:tcW w:w="2254" w:type="dxa"/>
          </w:tcPr>
          <w:p w:rsidR="00D208AE" w:rsidP="00824014" w:rsidRDefault="00D208AE" w14:paraId="04D9A797" w14:textId="3DB3C1A6">
            <w:r>
              <w:rPr>
                <w:rFonts w:hint="eastAsia"/>
              </w:rPr>
              <w:t>공지사항,</w:t>
            </w:r>
            <w:r>
              <w:t xml:space="preserve"> </w:t>
            </w:r>
            <w:r>
              <w:rPr>
                <w:rFonts w:hint="eastAsia"/>
              </w:rPr>
              <w:t>서비스 배너</w:t>
            </w:r>
          </w:p>
        </w:tc>
      </w:tr>
    </w:tbl>
    <w:p w:rsidRPr="002146CE" w:rsidR="002146CE" w:rsidP="00824014" w:rsidRDefault="002146CE" w14:paraId="56E04C49" w14:textId="77777777"/>
    <w:p w:rsidRPr="00145F2C" w:rsidR="00145F2C" w:rsidP="00603121" w:rsidRDefault="00145F2C" w14:paraId="69160BEF" w14:textId="77777777">
      <w:pPr>
        <w:ind w:left="200" w:leftChars="100"/>
      </w:pPr>
    </w:p>
    <w:p w:rsidRPr="006857B3" w:rsidR="007B3B9C" w:rsidP="00603121" w:rsidRDefault="007B3B9C" w14:paraId="030D90CA" w14:textId="45AB696F">
      <w:pPr>
        <w:ind w:left="200" w:leftChars="100"/>
      </w:pPr>
    </w:p>
    <w:sectPr w:rsidRPr="006857B3" w:rsidR="007B3B9C">
      <w:pgSz w:w="11906" w:h="16838" w:orient="portrait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이주" w:author="이주완" w:date="2025-12-30T15:44:00Z" w:id="56">
    <w:p w:rsidR="004E0F10" w:rsidRDefault="004E0F10" w14:paraId="0023B96A" w14:textId="46A068C1">
      <w:r>
        <w:annotationRef/>
      </w:r>
      <w:r w:rsidRPr="3CB2C8A6">
        <w:t>민법 상 성인의 기준 (18세 → 19세)</w:t>
      </w:r>
    </w:p>
  </w:comment>
  <w:comment w:initials="이주" w:author="이주완" w:date="2025-12-30T15:44:00Z" w:id="57">
    <w:p w:rsidR="004E0F10" w:rsidRDefault="004E0F10" w14:paraId="2969B694" w14:textId="11452619">
      <w:r>
        <w:annotationRef/>
      </w:r>
      <w:r w:rsidRPr="2E7F43D2">
        <w:t xml:space="preserve">외국인은 회원 가입이 불가하다. </w:t>
      </w:r>
    </w:p>
    <w:p w:rsidR="004E0F10" w:rsidRDefault="004E0F10" w14:paraId="36A6C273" w14:textId="3BD72334">
      <w:r w:rsidRPr="716C5FA7">
        <w:t>-&gt; 단순히 불가하다기보다는 사유를 만들어줌</w:t>
      </w:r>
    </w:p>
  </w:comment>
  <w:comment w:initials="이주" w:author="이주완" w:date="2025-12-30T15:45:00Z" w:id="58">
    <w:p w:rsidR="004E0F10" w:rsidRDefault="004E0F10" w14:paraId="71351ED3" w14:textId="3F04812E">
      <w:r>
        <w:annotationRef/>
      </w:r>
      <w:r w:rsidRPr="2B1F703E">
        <w:t xml:space="preserve">개인의 경우, 1일 500건 으로 제한 </w:t>
      </w:r>
    </w:p>
    <w:p w:rsidR="004E0F10" w:rsidRDefault="004E0F10" w14:paraId="72D1BA2B" w14:textId="39A38ED2">
      <w:r w:rsidRPr="25DE0443">
        <w:t>(전기통신사업법)</w:t>
      </w:r>
    </w:p>
  </w:comment>
  <w:comment w:initials="이주" w:author="이주완" w:date="2025-12-30T15:45:00Z" w:id="74">
    <w:p w:rsidR="004E0F10" w:rsidRDefault="004E0F10" w14:paraId="2C6B5392" w14:textId="44A72CA7">
      <w:r>
        <w:annotationRef/>
      </w:r>
      <w:r w:rsidRPr="7B2FA177">
        <w:t>담당자(직원)가 충전한 금액을 퇴사 후 환불 요청 시, 대비하여 자산 관련은 대표 계정으로 귀속 되게 설정</w:t>
      </w:r>
    </w:p>
  </w:comment>
  <w:comment w:initials="김" w:author="김나영" w:date="2025-12-18T16:53:00Z" w:id="81">
    <w:p w:rsidR="004E0F10" w:rsidP="00E07EF4" w:rsidRDefault="004E0F10" w14:paraId="66C4CB8B" w14:textId="77777777">
      <w:pPr>
        <w:pStyle w:val="a5"/>
      </w:pPr>
      <w:r>
        <w:rPr>
          <w:rStyle w:val="a4"/>
        </w:rPr>
        <w:annotationRef/>
      </w:r>
      <w:r>
        <w:rPr>
          <w:rFonts w:hint="eastAsia"/>
        </w:rPr>
        <w:t>소셜 가입 기능 추가(향후)</w:t>
      </w:r>
    </w:p>
  </w:comment>
  <w:comment w:initials="나김" w:author="나영 김" w:date="2025-12-22T14:10:00Z" w:id="82">
    <w:p w:rsidR="004E0F10" w:rsidRDefault="004E0F10" w14:paraId="07BFEB49" w14:textId="7DE65908">
      <w:pPr>
        <w:pStyle w:val="a5"/>
      </w:pPr>
      <w:r>
        <w:rPr>
          <w:rStyle w:val="a4"/>
        </w:rPr>
        <w:annotationRef/>
      </w:r>
      <w:r>
        <w:rPr>
          <w:rFonts w:hint="eastAsia"/>
        </w:rPr>
        <w:t>이용약관 종류 명시</w:t>
      </w:r>
    </w:p>
  </w:comment>
  <w:comment w:initials="김" w:author="김나영" w:date="2025-12-19T13:45:00Z" w:id="90">
    <w:p w:rsidR="004E0F10" w:rsidP="00E07EF4" w:rsidRDefault="004E0F10" w14:paraId="26C17E0C" w14:textId="58E54196">
      <w:pPr>
        <w:pStyle w:val="a5"/>
      </w:pPr>
      <w:r>
        <w:rPr>
          <w:rStyle w:val="a4"/>
        </w:rPr>
        <w:annotationRef/>
      </w:r>
      <w:r>
        <w:rPr>
          <w:rFonts w:hint="eastAsia"/>
        </w:rPr>
        <w:t>아이디를 이메일로 대체 가능한지 기능 문의</w:t>
      </w:r>
    </w:p>
    <w:p w:rsidR="004E0F10" w:rsidP="00E07EF4" w:rsidRDefault="004E0F10" w14:paraId="6E11EABC" w14:textId="059D749E">
      <w:pPr>
        <w:pStyle w:val="a5"/>
      </w:pPr>
      <w:r>
        <w:t xml:space="preserve">+) </w:t>
      </w:r>
      <w:r>
        <w:rPr>
          <w:rFonts w:hint="eastAsia"/>
        </w:rPr>
        <w:t>이름 추가 여부 고려</w:t>
      </w:r>
    </w:p>
    <w:p w:rsidRPr="006B28B0" w:rsidR="004E0F10" w:rsidP="00E07EF4" w:rsidRDefault="004E0F10" w14:paraId="680D5112" w14:textId="77777777">
      <w:pPr>
        <w:pStyle w:val="a5"/>
      </w:pPr>
    </w:p>
  </w:comment>
  <w:comment w:initials="김나" w:author="김나영" w:date="2026-01-05T10:24:00Z" w:id="91">
    <w:p w:rsidR="004E0F10" w:rsidRDefault="004E0F10" w14:paraId="7569AA6B" w14:textId="375D5F09">
      <w:pPr>
        <w:pStyle w:val="a5"/>
      </w:pPr>
      <w:r>
        <w:rPr>
          <w:rStyle w:val="a4"/>
        </w:rPr>
        <w:annotationRef/>
      </w:r>
      <w:r w:rsidRPr="7A5C41B9">
        <w:t>이메일로 아이디 대체하여 로그인 할 수 있도록.</w:t>
      </w:r>
    </w:p>
    <w:p w:rsidR="004E0F10" w:rsidRDefault="004E0F10" w14:paraId="75EFABA9" w14:textId="4457DCBA">
      <w:pPr>
        <w:pStyle w:val="a5"/>
      </w:pPr>
      <w:r w:rsidRPr="3828B9DE">
        <w:t>비밀번호 변경 시 알림은 해당 이메일로 발송.</w:t>
      </w:r>
    </w:p>
    <w:p w:rsidR="004E0F10" w:rsidRDefault="004E0F10" w14:paraId="70F9C945" w14:textId="48786A22">
      <w:pPr>
        <w:pStyle w:val="a5"/>
      </w:pPr>
      <w:r w:rsidRPr="4B007B47">
        <w:t>if 고객이 아이디로 사용하는 이메일이 변경 후 아이디/비밀번호 찾기가 어려워질 경우 고객센터 1:1 문의 이용하도록 함.</w:t>
      </w:r>
    </w:p>
    <w:p w:rsidR="004E0F10" w:rsidRDefault="004E0F10" w14:paraId="236345E2" w14:textId="78ED7B9E">
      <w:pPr>
        <w:pStyle w:val="a5"/>
      </w:pPr>
      <w:r w:rsidRPr="601187D3">
        <w:t xml:space="preserve">if 2) 대대적으로 아이디 변경이 필요할 경우, 이건 따로 게이트 열어서 변경하는 차원으로 진행. </w:t>
      </w:r>
    </w:p>
  </w:comment>
  <w:comment w:initials="나김" w:author="나영 김" w:date="2025-12-22T14:23:00Z" w:id="92">
    <w:p w:rsidR="004E0F10" w:rsidRDefault="004E0F10" w14:paraId="75BCBC1F" w14:textId="6C6FBE22">
      <w:pPr>
        <w:pStyle w:val="a5"/>
      </w:pPr>
      <w:r>
        <w:rPr>
          <w:rStyle w:val="a4"/>
        </w:rPr>
        <w:annotationRef/>
      </w:r>
      <w:r>
        <w:rPr>
          <w:rFonts w:hint="eastAsia"/>
        </w:rPr>
        <w:t>본인인증한 휴대전화번호가 자동 출력되고,</w:t>
      </w:r>
      <w:r>
        <w:t xml:space="preserve"> </w:t>
      </w:r>
      <w:r>
        <w:rPr>
          <w:rFonts w:hint="eastAsia"/>
        </w:rPr>
        <w:t>가입하는 사람이 임의로 수정이 불가능한가?</w:t>
      </w:r>
    </w:p>
  </w:comment>
  <w:comment w:initials="김" w:author="김나영" w:date="2025-12-19T14:07:00Z" w:id="93">
    <w:p w:rsidR="004E0F10" w:rsidP="003839EF" w:rsidRDefault="004E0F10" w14:paraId="163D3142" w14:textId="77777777">
      <w:pPr>
        <w:pStyle w:val="a5"/>
      </w:pPr>
      <w:r>
        <w:rPr>
          <w:rStyle w:val="a4"/>
        </w:rPr>
        <w:annotationRef/>
      </w:r>
      <w:r>
        <w:rPr>
          <w:rFonts w:hint="eastAsia"/>
        </w:rPr>
        <w:t>향후 개발 고려</w:t>
      </w:r>
    </w:p>
  </w:comment>
  <w:comment w:initials="나김" w:author="나영 김" w:date="2025-12-22T14:17:00Z" w:id="94">
    <w:p w:rsidR="004E0F10" w:rsidRDefault="004E0F10" w14:paraId="26662C8A" w14:textId="2484193A">
      <w:pPr>
        <w:pStyle w:val="a5"/>
      </w:pPr>
      <w:r>
        <w:rPr>
          <w:rStyle w:val="a4"/>
        </w:rPr>
        <w:annotationRef/>
      </w:r>
      <w:r>
        <w:rPr>
          <w:rFonts w:hint="eastAsia"/>
        </w:rPr>
        <w:t>이용약관 대분류 명시 추가</w:t>
      </w:r>
    </w:p>
  </w:comment>
  <w:comment w:initials="김" w:author="김나영" w:date="2025-12-19T13:45:00Z" w:id="95">
    <w:p w:rsidR="004E0F10" w:rsidP="00E07EF4" w:rsidRDefault="004E0F10" w14:paraId="61EC2103" w14:textId="77777777">
      <w:pPr>
        <w:pStyle w:val="a5"/>
      </w:pPr>
      <w:r>
        <w:rPr>
          <w:rStyle w:val="a4"/>
        </w:rPr>
        <w:annotationRef/>
      </w:r>
      <w:r>
        <w:rPr>
          <w:rFonts w:hint="eastAsia"/>
        </w:rPr>
        <w:t>아이디를 이메일로 대체 가능한지 기능 문의</w:t>
      </w:r>
    </w:p>
  </w:comment>
  <w:comment w:initials="나김" w:author="나영 김" w:date="2025-12-22T14:24:00Z" w:id="96">
    <w:p w:rsidR="004E0F10" w:rsidRDefault="004E0F10" w14:paraId="5B784FB2" w14:textId="0557BE7B">
      <w:pPr>
        <w:pStyle w:val="a5"/>
      </w:pPr>
      <w:r>
        <w:rPr>
          <w:rStyle w:val="a4"/>
        </w:rPr>
        <w:annotationRef/>
      </w:r>
      <w:r>
        <w:rPr>
          <w:rFonts w:hint="eastAsia"/>
        </w:rPr>
        <w:t>누구의 연락처가 나타나는 건가?</w:t>
      </w:r>
      <w:r>
        <w:t xml:space="preserve"> (</w:t>
      </w:r>
      <w:r>
        <w:rPr>
          <w:rFonts w:hint="eastAsia"/>
        </w:rPr>
        <w:t>가입자?</w:t>
      </w:r>
      <w:r>
        <w:t xml:space="preserve"> </w:t>
      </w:r>
      <w:r>
        <w:rPr>
          <w:rFonts w:hint="eastAsia"/>
        </w:rPr>
        <w:t>기업?</w:t>
      </w:r>
      <w:r>
        <w:t>)</w:t>
      </w:r>
    </w:p>
  </w:comment>
  <w:comment w:initials="김나" w:author="김나영" w:date="2026-01-05T10:27:00Z" w:id="97">
    <w:p w:rsidR="004E0F10" w:rsidRDefault="004E0F10" w14:paraId="548D99D2" w14:textId="33B90009">
      <w:pPr>
        <w:pStyle w:val="a5"/>
      </w:pPr>
      <w:r>
        <w:rPr>
          <w:rStyle w:val="a4"/>
        </w:rPr>
        <w:annotationRef/>
      </w:r>
      <w:r w:rsidRPr="0FDFEF10">
        <w:t>앞 단계에서 본인인증 한 담당자 휴대전화 번호가 노출되도록. 대신 수정 가능함.</w:t>
      </w:r>
    </w:p>
  </w:comment>
  <w:comment w:initials="나김" w:author="나영 김" w:date="2025-12-19T14:20:00Z" w:id="116">
    <w:p w:rsidR="004E0F10" w:rsidRDefault="004E0F10" w14:paraId="3FAE7492" w14:textId="77777777">
      <w:pPr>
        <w:pStyle w:val="a5"/>
      </w:pPr>
      <w:r>
        <w:rPr>
          <w:rStyle w:val="a4"/>
        </w:rPr>
        <w:annotationRef/>
      </w:r>
      <w:r>
        <w:rPr>
          <w:rFonts w:hint="eastAsia"/>
        </w:rPr>
        <w:t xml:space="preserve">이름 변경 불가 </w:t>
      </w:r>
      <w:r>
        <w:t xml:space="preserve">-&gt; </w:t>
      </w:r>
      <w:r>
        <w:rPr>
          <w:rFonts w:hint="eastAsia"/>
        </w:rPr>
        <w:t>본인명의 휴대전화,</w:t>
      </w:r>
      <w:r>
        <w:t xml:space="preserve"> </w:t>
      </w:r>
      <w:r>
        <w:rPr>
          <w:rFonts w:hint="eastAsia"/>
        </w:rPr>
        <w:t xml:space="preserve">즉 발신번호와와 직접적 연관 관계 존재. </w:t>
      </w:r>
    </w:p>
    <w:p w:rsidR="004E0F10" w:rsidRDefault="004E0F10" w14:paraId="531876A3" w14:textId="77777777">
      <w:pPr>
        <w:pStyle w:val="a5"/>
      </w:pPr>
      <w:r>
        <w:rPr>
          <w:rFonts w:hint="eastAsia"/>
        </w:rPr>
        <w:t>그러나 회원이 개명을 했다면 그땐 어떻게 하는가?</w:t>
      </w:r>
      <w:r>
        <w:t xml:space="preserve"> </w:t>
      </w:r>
    </w:p>
    <w:p w:rsidR="004E0F10" w:rsidRDefault="004E0F10" w14:paraId="5E02F060" w14:textId="662A79D1">
      <w:pPr>
        <w:pStyle w:val="a5"/>
      </w:pPr>
      <w:r>
        <w:rPr>
          <w:rFonts w:hint="eastAsia"/>
        </w:rPr>
        <w:t>개명한 사람의 경우 통신사에 개명 사실을 전달해 정보 변경 절차를 거침(금융거래 등의 이슈로 인해 꼭 진행함)</w:t>
      </w:r>
      <w:r>
        <w:t xml:space="preserve">. </w:t>
      </w:r>
    </w:p>
  </w:comment>
  <w:comment w:initials="김나" w:author="김나영" w:date="2026-01-05T10:27:00Z" w:id="117">
    <w:p w:rsidR="004E0F10" w:rsidRDefault="004E0F10" w14:paraId="3189AD4D" w14:textId="3BC8F1C9">
      <w:pPr>
        <w:pStyle w:val="a5"/>
      </w:pPr>
      <w:r>
        <w:rPr>
          <w:rStyle w:val="a4"/>
        </w:rPr>
        <w:annotationRef/>
      </w:r>
      <w:r w:rsidRPr="26CE7049">
        <w:t xml:space="preserve">이름 변경 못함. </w:t>
      </w:r>
    </w:p>
  </w:comment>
  <w:comment w:initials="나김" w:author="나영 김" w:date="2025-12-22T15:06:00Z" w:id="189">
    <w:p w:rsidR="004E0F10" w:rsidRDefault="004E0F10" w14:paraId="7E390D50" w14:textId="2BAD59A0">
      <w:pPr>
        <w:pStyle w:val="a5"/>
      </w:pPr>
      <w:r>
        <w:rPr>
          <w:rStyle w:val="a4"/>
        </w:rPr>
        <w:annotationRef/>
      </w:r>
      <w:r>
        <w:rPr>
          <w:rFonts w:hint="eastAsia"/>
        </w:rPr>
        <w:t>기능 추가할 것인가?</w:t>
      </w:r>
    </w:p>
  </w:comment>
  <w:comment w:initials="김나" w:author="김나영" w:date="2026-01-07T15:41:00Z" w:id="190">
    <w:p w:rsidR="004E0F10" w:rsidRDefault="004E0F10" w14:paraId="27E07826" w14:textId="5ECDCCE3">
      <w:r>
        <w:annotationRef/>
      </w:r>
      <w:r w:rsidRPr="136FF6C9">
        <w:t>연구소 기능 확인 요청</w:t>
      </w:r>
    </w:p>
  </w:comment>
  <w:comment w:initials="김" w:author="김나영" w:date="2026-01-08T16:16:00Z" w:id="192">
    <w:p w:rsidR="004E0F10" w:rsidRDefault="004E0F10" w14:paraId="58DDAB2E" w14:textId="635BC9EB">
      <w:pPr>
        <w:pStyle w:val="a5"/>
      </w:pPr>
      <w:r>
        <w:rPr>
          <w:rStyle w:val="a4"/>
        </w:rPr>
        <w:annotationRef/>
      </w:r>
      <w:r>
        <w:rPr>
          <w:rFonts w:hint="eastAsia"/>
        </w:rPr>
        <w:t xml:space="preserve">휴면계정 파기 정책은 </w:t>
      </w:r>
      <w:r>
        <w:t>23</w:t>
      </w:r>
      <w:r>
        <w:rPr>
          <w:rFonts w:hint="eastAsia"/>
        </w:rPr>
        <w:t>년도에 사라짐.</w:t>
      </w:r>
    </w:p>
  </w:comment>
  <w:comment w:initials="나김" w:author="나영 김" w:date="2025-12-19T15:09:00Z" w:id="195">
    <w:p w:rsidR="004E0F10" w:rsidRDefault="004E0F10" w14:paraId="6707EECF" w14:textId="3971842A">
      <w:pPr>
        <w:pStyle w:val="a5"/>
      </w:pPr>
      <w:r>
        <w:rPr>
          <w:rStyle w:val="a4"/>
        </w:rPr>
        <w:annotationRef/>
      </w:r>
      <w:r>
        <w:rPr>
          <w:rFonts w:hint="eastAsia"/>
        </w:rPr>
        <w:t>해제 절차를 추가하기?</w:t>
      </w:r>
    </w:p>
    <w:p w:rsidR="004E0F10" w:rsidRDefault="004E0F10" w14:paraId="52E81666" w14:textId="7D44648B">
      <w:pPr>
        <w:pStyle w:val="a5"/>
      </w:pPr>
      <w:r>
        <w:rPr>
          <w:rFonts w:hint="eastAsia"/>
        </w:rPr>
        <w:t xml:space="preserve">뿌리오 등 타 업체는 이용약관에 </w:t>
      </w:r>
      <w:r>
        <w:t>‘</w:t>
      </w:r>
      <w:r>
        <w:rPr>
          <w:rFonts w:hint="eastAsia"/>
        </w:rPr>
        <w:t>로그인으로 해제</w:t>
      </w:r>
      <w:r>
        <w:t>’</w:t>
      </w:r>
      <w:r>
        <w:rPr>
          <w:rFonts w:hint="eastAsia"/>
        </w:rPr>
        <w:t>라 명시되어 있으나</w:t>
      </w:r>
      <w:r>
        <w:t xml:space="preserve"> </w:t>
      </w:r>
      <w:r>
        <w:rPr>
          <w:rFonts w:hint="eastAsia"/>
        </w:rPr>
        <w:t xml:space="preserve">실제로 로그인만으로 해제 가능한지는 확인 </w:t>
      </w:r>
      <w:r>
        <w:t xml:space="preserve">X. </w:t>
      </w:r>
      <w:r>
        <w:rPr>
          <w:rFonts w:hint="eastAsia"/>
        </w:rPr>
        <w:t>개인 확인 절차를 추가할지 논의 필요성 느낌.</w:t>
      </w:r>
    </w:p>
    <w:p w:rsidR="004E0F10" w:rsidP="00F45D3E" w:rsidRDefault="004E0F10" w14:paraId="06BC6CAC" w14:textId="382E7723">
      <w:pPr>
        <w:pStyle w:val="a5"/>
      </w:pPr>
      <w:r>
        <w:rPr>
          <w:rFonts w:hint="eastAsia"/>
        </w:rPr>
        <w:t xml:space="preserve">- 개인 회원 </w:t>
      </w:r>
      <w:r>
        <w:t xml:space="preserve">: </w:t>
      </w:r>
      <w:r>
        <w:rPr>
          <w:rFonts w:hint="eastAsia"/>
        </w:rPr>
        <w:t xml:space="preserve">등록된 휴대전화 본인인증 </w:t>
      </w:r>
      <w:r>
        <w:t xml:space="preserve">/ </w:t>
      </w:r>
      <w:r>
        <w:rPr>
          <w:rFonts w:hint="eastAsia"/>
        </w:rPr>
        <w:t>등록된 이메일로 코드 발송,</w:t>
      </w:r>
      <w:r>
        <w:t xml:space="preserve"> </w:t>
      </w:r>
      <w:r>
        <w:rPr>
          <w:rFonts w:hint="eastAsia"/>
        </w:rPr>
        <w:t>코드 입력</w:t>
      </w:r>
      <w:r>
        <w:t>…?</w:t>
      </w:r>
    </w:p>
    <w:p w:rsidR="004E0F10" w:rsidP="00F45D3E" w:rsidRDefault="004E0F10" w14:paraId="1ACDEC15" w14:textId="19486652">
      <w:pPr>
        <w:pStyle w:val="a5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사업자 회원 </w:t>
      </w:r>
      <w:r>
        <w:t xml:space="preserve">: </w:t>
      </w:r>
      <w:r>
        <w:rPr>
          <w:rFonts w:hint="eastAsia"/>
        </w:rPr>
        <w:t xml:space="preserve">등록된 휴대전화번호(최초 가입 시 본인인증한 휴대전화)로 본인 인증 </w:t>
      </w:r>
      <w:r>
        <w:t xml:space="preserve">/ </w:t>
      </w:r>
      <w:r>
        <w:rPr>
          <w:rFonts w:hint="eastAsia"/>
        </w:rPr>
        <w:t>등록된 업체 이메일로 코드 발송,</w:t>
      </w:r>
      <w:r>
        <w:t xml:space="preserve"> </w:t>
      </w:r>
      <w:r>
        <w:rPr>
          <w:rFonts w:hint="eastAsia"/>
        </w:rPr>
        <w:t>코드 입력</w:t>
      </w:r>
      <w:r>
        <w:t xml:space="preserve">…? </w:t>
      </w:r>
    </w:p>
  </w:comment>
  <w:comment w:initials="나김" w:author="나영 김" w:date="2025-12-19T15:21:00Z" w:id="202">
    <w:p w:rsidR="004E0F10" w:rsidP="002E6E99" w:rsidRDefault="004E0F10" w14:paraId="6D6735D8" w14:textId="77777777">
      <w:pPr>
        <w:pStyle w:val="a5"/>
      </w:pPr>
      <w:r>
        <w:rPr>
          <w:rStyle w:val="a4"/>
        </w:rPr>
        <w:annotationRef/>
      </w:r>
      <w:r>
        <w:rPr>
          <w:rFonts w:hint="eastAsia"/>
        </w:rPr>
        <w:t>탈퇴 신청 시 회원에게 환불 절차 유도하는 팝업 등의 로직을 추가?</w:t>
      </w:r>
      <w:r>
        <w:t xml:space="preserve"> </w:t>
      </w:r>
    </w:p>
  </w:comment>
  <w:comment w:initials="김나" w:author="김나영" w:date="2026-01-05T10:58:00Z" w:id="203">
    <w:p w:rsidR="004E0F10" w:rsidRDefault="004E0F10" w14:paraId="70CD1DB8" w14:textId="5D064AB7">
      <w:pPr>
        <w:pStyle w:val="a5"/>
      </w:pPr>
      <w:r>
        <w:rPr>
          <w:rStyle w:val="a4"/>
        </w:rPr>
        <w:annotationRef/>
      </w:r>
      <w:r w:rsidRPr="2F4BFF51">
        <w:t xml:space="preserve">환불이 완전히 완료된 이후에 탈퇴가 완료되도록(최대 7일 소요). </w:t>
      </w:r>
    </w:p>
    <w:p w:rsidR="004E0F10" w:rsidRDefault="004E0F10" w14:paraId="3A4919CF" w14:textId="63AFE82B">
      <w:pPr>
        <w:pStyle w:val="a5"/>
      </w:pPr>
      <w:r w:rsidRPr="671FFBED">
        <w:t>대신 1만원 이하의 소액일 경우 소멸 안내 후 탈퇴 진행. (당일 탈퇴 완료)</w:t>
      </w:r>
    </w:p>
  </w:comment>
  <w:comment w:initials="나김" w:author="나영 김" w:date="2025-12-19T15:20:00Z" w:id="204">
    <w:p w:rsidR="004E0F10" w:rsidP="002E6E99" w:rsidRDefault="004E0F10" w14:paraId="2B89A06C" w14:textId="77777777">
      <w:pPr>
        <w:pStyle w:val="a5"/>
      </w:pPr>
      <w:r>
        <w:rPr>
          <w:rStyle w:val="a4"/>
        </w:rPr>
        <w:annotationRef/>
      </w:r>
      <w:r>
        <w:rPr>
          <w:rFonts w:hint="eastAsia"/>
        </w:rPr>
        <w:t>환불 정책과 함께 논의 필요</w:t>
      </w:r>
    </w:p>
  </w:comment>
  <w:comment w:initials="aiden" w:author="cho kyu sung" w:date="2026-01-08T17:00:00Z" w:id="205">
    <w:p w:rsidR="004E0F10" w:rsidP="009557FF" w:rsidRDefault="004E0F10" w14:paraId="6A7A19E9" w14:textId="77777777">
      <w:pPr>
        <w:jc w:val="left"/>
      </w:pPr>
      <w:r>
        <w:rPr>
          <w:rStyle w:val="a4"/>
        </w:rPr>
        <w:annotationRef/>
      </w:r>
      <w:r>
        <w:t xml:space="preserve">마이너스가 될 상황이 없음. 해당 항목 삭제. </w:t>
      </w:r>
    </w:p>
  </w:comment>
  <w:comment w:initials="이주" w:author="이주완" w:date="2025-12-30T15:46:00Z" w:id="213">
    <w:p w:rsidR="004E0F10" w:rsidRDefault="004E0F10" w14:paraId="7B49288C" w14:textId="2083FDA2">
      <w:r>
        <w:annotationRef/>
      </w:r>
      <w:r w:rsidRPr="78B7AF60">
        <w:t>잔액 처리 : 극소액의 경우, 귀찮아서 포기할 수 있기 때문에 해당 단계 추가</w:t>
      </w:r>
    </w:p>
  </w:comment>
  <w:comment w:initials="이주" w:author="이주완" w:date="2025-12-30T15:49:00Z" w:id="214">
    <w:p w:rsidR="004E0F10" w:rsidRDefault="004E0F10" w14:paraId="20EFC510" w14:textId="19E20564">
      <w:r>
        <w:annotationRef/>
      </w:r>
      <w:r w:rsidRPr="7E9D3E56">
        <w:t>하위 계정인 담당자 계정 처리 내용 추가</w:t>
      </w:r>
    </w:p>
  </w:comment>
  <w:comment w:initials="나김" w:author="나영 김" w:date="2025-12-19T16:00:00Z" w:id="215">
    <w:p w:rsidR="004E0F10" w:rsidRDefault="004E0F10" w14:paraId="1C03FF1D" w14:textId="38C52B5A">
      <w:pPr>
        <w:pStyle w:val="a5"/>
      </w:pPr>
      <w:r>
        <w:rPr>
          <w:rStyle w:val="a4"/>
        </w:rPr>
        <w:annotationRef/>
      </w:r>
      <w:r>
        <w:rPr>
          <w:rFonts w:hint="eastAsia"/>
        </w:rPr>
        <w:t>추가로 확인해야할 사항 있는지 논의하기</w:t>
      </w:r>
    </w:p>
  </w:comment>
  <w:comment w:initials="이주" w:author="이주완" w:date="2025-12-30T15:47:00Z" w:id="216">
    <w:p w:rsidR="004E0F10" w:rsidRDefault="004E0F10" w14:paraId="402871AA" w14:textId="23133F5F">
      <w:r>
        <w:annotationRef/>
      </w:r>
      <w:r w:rsidRPr="1436848F">
        <w:t>위에서 언급한 잔액 포기 프로세스 추가 요청</w:t>
      </w:r>
    </w:p>
  </w:comment>
  <w:comment w:initials="김" w:author="김나영" w:date="2025-12-19T09:17:00Z" w:id="232">
    <w:p w:rsidR="004E0F10" w:rsidP="00501BA5" w:rsidRDefault="004E0F10" w14:paraId="53A7372C" w14:textId="77777777">
      <w:pPr>
        <w:pStyle w:val="a5"/>
      </w:pPr>
      <w:r>
        <w:rPr>
          <w:rStyle w:val="a4"/>
        </w:rPr>
        <w:annotationRef/>
      </w:r>
      <w:r>
        <w:rPr>
          <w:rFonts w:hint="eastAsia"/>
        </w:rPr>
        <w:t xml:space="preserve">발신번호는 </w:t>
      </w:r>
      <w:r w:rsidRPr="00327471">
        <w:rPr>
          <w:rFonts w:hint="eastAsia"/>
          <w:b/>
        </w:rPr>
        <w:t>절대로 중복 등록 불가</w:t>
      </w:r>
    </w:p>
  </w:comment>
  <w:comment w:initials="나김" w:author="나영 김" w:date="2025-12-19T17:01:00Z" w:id="235">
    <w:p w:rsidR="004E0F10" w:rsidRDefault="004E0F10" w14:paraId="782813B2" w14:textId="227858B9">
      <w:pPr>
        <w:pStyle w:val="a5"/>
      </w:pPr>
      <w:r>
        <w:rPr>
          <w:rStyle w:val="a4"/>
        </w:rPr>
        <w:annotationRef/>
      </w:r>
      <w:r>
        <w:rPr>
          <w:rFonts w:hint="eastAsia"/>
        </w:rPr>
        <w:t>대체할 수 있는 방안(약관 명시 등)</w:t>
      </w:r>
      <w:r>
        <w:t xml:space="preserve"> </w:t>
      </w:r>
      <w:r>
        <w:rPr>
          <w:rFonts w:hint="eastAsia"/>
        </w:rPr>
        <w:t>있는지 확인 필요</w:t>
      </w:r>
    </w:p>
  </w:comment>
  <w:comment w:initials="김나" w:author="김나영" w:date="2026-01-07T15:49:00Z" w:id="236">
    <w:p w:rsidR="004E0F10" w:rsidRDefault="004E0F10" w14:paraId="7AD9D533" w14:textId="4F8E02FE">
      <w:r>
        <w:annotationRef/>
      </w:r>
      <w:r w:rsidRPr="6BDC189A">
        <w:t xml:space="preserve">01.07 : 신분증 사본 대신 재직증명서(생년월일 노출)로 대체? (재직증명서 : 파일 수정이 불가능한 pdf, jpg, png 파일로 제출한다.) </w:t>
      </w:r>
    </w:p>
  </w:comment>
  <w:comment w:initials="나김" w:author="나영 김" w:date="2025-12-22T15:20:00Z" w:id="240">
    <w:p w:rsidR="004E0F10" w:rsidRDefault="004E0F10" w14:paraId="0BDEC515" w14:textId="0F115A14">
      <w:pPr>
        <w:pStyle w:val="a5"/>
      </w:pPr>
      <w:r>
        <w:rPr>
          <w:rStyle w:val="a4"/>
        </w:rPr>
        <w:annotationRef/>
      </w:r>
      <w:r>
        <w:rPr>
          <w:rFonts w:hint="eastAsia"/>
        </w:rPr>
        <w:t>심사 과정 프로세스 필요한가?</w:t>
      </w:r>
    </w:p>
  </w:comment>
  <w:comment w:initials="김나" w:author="김나영" w:date="2026-01-05T11:00:00Z" w:id="241">
    <w:p w:rsidR="004E0F10" w:rsidRDefault="004E0F10" w14:paraId="13D02822" w14:textId="6B59BA44">
      <w:pPr>
        <w:pStyle w:val="a5"/>
      </w:pPr>
      <w:r>
        <w:rPr>
          <w:rStyle w:val="a4"/>
        </w:rPr>
        <w:annotationRef/>
      </w:r>
      <w:r w:rsidRPr="02609B61">
        <w:t xml:space="preserve">사업자등록번호 검색 및 확인 가능한 API 연결해서 실물 문서와 대조하기. </w:t>
      </w:r>
    </w:p>
  </w:comment>
  <w:comment w:initials="나김" w:author="나영 김" w:date="2025-12-22T15:21:00Z" w:id="243">
    <w:p w:rsidR="004E0F10" w:rsidRDefault="004E0F10" w14:paraId="657E3602" w14:textId="3C136572">
      <w:pPr>
        <w:pStyle w:val="a5"/>
      </w:pPr>
      <w:r>
        <w:rPr>
          <w:rStyle w:val="a4"/>
        </w:rPr>
        <w:annotationRef/>
      </w:r>
      <w:r>
        <w:rPr>
          <w:rFonts w:hint="eastAsia"/>
        </w:rPr>
        <w:t>문자로도 통지</w:t>
      </w:r>
      <w:r>
        <w:t xml:space="preserve"> </w:t>
      </w:r>
      <w:r>
        <w:rPr>
          <w:rFonts w:hint="eastAsia"/>
        </w:rPr>
        <w:t>추가?</w:t>
      </w:r>
      <w:r>
        <w:t xml:space="preserve"> (</w:t>
      </w:r>
      <w:r>
        <w:rPr>
          <w:rFonts w:hint="eastAsia"/>
        </w:rPr>
        <w:t>이메일</w:t>
      </w:r>
      <w:r>
        <w:t>+</w:t>
      </w:r>
      <w:r>
        <w:rPr>
          <w:rFonts w:hint="eastAsia"/>
        </w:rPr>
        <w:t>문자</w:t>
      </w:r>
      <w:r>
        <w:t>?)</w:t>
      </w:r>
    </w:p>
  </w:comment>
  <w:comment w:initials="김나" w:author="김나영" w:date="2026-01-05T11:07:00Z" w:id="244">
    <w:p w:rsidR="004E0F10" w:rsidRDefault="004E0F10" w14:paraId="311094F3" w14:textId="52908313">
      <w:pPr>
        <w:pStyle w:val="a5"/>
      </w:pPr>
      <w:r>
        <w:rPr>
          <w:rStyle w:val="a4"/>
        </w:rPr>
        <w:annotationRef/>
      </w:r>
      <w:r w:rsidRPr="57412F9E">
        <w:t xml:space="preserve">이메일로 통지 + 직접 전화해서 연락(모객 활동 겸) </w:t>
      </w:r>
    </w:p>
    <w:p w:rsidR="004E0F10" w:rsidRDefault="004E0F10" w14:paraId="1FF80257" w14:textId="0CB33CD7">
      <w:pPr>
        <w:pStyle w:val="a5"/>
      </w:pPr>
      <w:r w:rsidRPr="6EB9764A">
        <w:t xml:space="preserve">+) 승인대기 상태일 때만 회원이 신청내역을 수정할 수 있도록 로직 추가하기. </w:t>
      </w:r>
    </w:p>
  </w:comment>
  <w:comment w:initials="나김" w:author="나영 김" w:date="2025-12-22T15:26:00Z" w:id="245">
    <w:p w:rsidR="004E0F10" w:rsidRDefault="004E0F10" w14:paraId="63A7D30C" w14:textId="636D3C75">
      <w:pPr>
        <w:pStyle w:val="a5"/>
      </w:pPr>
      <w:r>
        <w:rPr>
          <w:rStyle w:val="a4"/>
        </w:rPr>
        <w:annotationRef/>
      </w:r>
      <w:r>
        <w:rPr>
          <w:rFonts w:hint="eastAsia"/>
        </w:rPr>
        <w:t xml:space="preserve">논의하기 </w:t>
      </w:r>
    </w:p>
  </w:comment>
  <w:comment w:initials="김나" w:author="김나영" w:date="2026-01-05T11:08:00Z" w:id="246">
    <w:p w:rsidR="004E0F10" w:rsidRDefault="004E0F10" w14:paraId="45395511" w14:textId="1B8D151B">
      <w:pPr>
        <w:pStyle w:val="a5"/>
      </w:pPr>
      <w:r>
        <w:rPr>
          <w:rStyle w:val="a4"/>
        </w:rPr>
        <w:annotationRef/>
      </w:r>
      <w:r w:rsidRPr="73EA98F1">
        <w:t xml:space="preserve">무조건 최소 1개는 보유하도록. 하나만 있을 경우 삭제 불가. </w:t>
      </w:r>
    </w:p>
  </w:comment>
  <w:comment w:initials="나김" w:author="나영 김" w:date="2025-12-22T15:34:00Z" w:id="276">
    <w:p w:rsidR="004E0F10" w:rsidRDefault="004E0F10" w14:paraId="54A03D03" w14:textId="36CF8FCA">
      <w:pPr>
        <w:pStyle w:val="a5"/>
      </w:pPr>
      <w:r>
        <w:rPr>
          <w:rStyle w:val="a4"/>
        </w:rPr>
        <w:annotationRef/>
      </w:r>
      <w:r>
        <w:rPr>
          <w:rFonts w:hint="eastAsia"/>
        </w:rPr>
        <w:t>기능 확인 필요</w:t>
      </w:r>
    </w:p>
  </w:comment>
  <w:comment w:initials="김나" w:author="김나영" w:date="2026-01-05T11:09:00Z" w:id="277">
    <w:p w:rsidR="004E0F10" w:rsidRDefault="004E0F10" w14:paraId="19A1B6A6" w14:textId="6FA99D9B">
      <w:pPr>
        <w:pStyle w:val="a5"/>
      </w:pPr>
      <w:r>
        <w:rPr>
          <w:rStyle w:val="a4"/>
        </w:rPr>
        <w:annotationRef/>
      </w:r>
      <w:r w:rsidRPr="59BA1635">
        <w:t xml:space="preserve">아예 막아버리기. 야간 발송 금지. </w:t>
      </w:r>
    </w:p>
  </w:comment>
  <w:comment w:initials="나김" w:author="나영 김" w:date="2025-12-22T15:33:00Z" w:id="278">
    <w:p w:rsidR="004E0F10" w:rsidP="004D00E1" w:rsidRDefault="004E0F10" w14:paraId="0AF6B3B2" w14:textId="77777777">
      <w:pPr>
        <w:pStyle w:val="a5"/>
      </w:pPr>
      <w:r>
        <w:rPr>
          <w:rStyle w:val="a4"/>
        </w:rPr>
        <w:annotationRef/>
      </w:r>
      <w:r>
        <w:rPr>
          <w:rFonts w:hint="eastAsia"/>
        </w:rPr>
        <w:t>워딩 정리 필요</w:t>
      </w:r>
    </w:p>
  </w:comment>
  <w:comment w:initials="나김" w:author="나영 김" w:date="2025-12-22T15:42:00Z" w:id="284">
    <w:p w:rsidR="004E0F10" w:rsidRDefault="004E0F10" w14:paraId="520DB383" w14:textId="7DB7B7CA">
      <w:pPr>
        <w:pStyle w:val="a5"/>
      </w:pPr>
      <w:r>
        <w:rPr>
          <w:rStyle w:val="a4"/>
        </w:rPr>
        <w:annotationRef/>
      </w:r>
      <w:r>
        <w:rPr>
          <w:rFonts w:hint="eastAsia"/>
        </w:rPr>
        <w:t>논의 및 연구소 확인 필요</w:t>
      </w:r>
    </w:p>
  </w:comment>
  <w:comment w:initials="김나" w:author="김나영" w:date="2026-01-07T16:05:00Z" w:id="285">
    <w:p w:rsidR="004E0F10" w:rsidRDefault="004E0F10" w14:paraId="098F074E" w14:textId="2607B07F">
      <w:r>
        <w:annotationRef/>
      </w:r>
      <w:r w:rsidRPr="38072D1D">
        <w:t xml:space="preserve">연구소 확인 요청 (예약 발송 취소 가능 시간까지 함께) </w:t>
      </w:r>
    </w:p>
  </w:comment>
  <w:comment w:initials="나김" w:author="나영 김" w:date="2025-12-22T09:54:00Z" w:id="286">
    <w:p w:rsidR="004E0F10" w:rsidRDefault="004E0F10" w14:paraId="4935ABD2" w14:textId="4017495D">
      <w:pPr>
        <w:pStyle w:val="a5"/>
      </w:pPr>
      <w:r>
        <w:rPr>
          <w:rStyle w:val="a4"/>
        </w:rPr>
        <w:annotationRef/>
      </w:r>
      <w:r>
        <w:rPr>
          <w:rFonts w:hint="eastAsia"/>
        </w:rPr>
        <w:t>해당 내용 가능한가?</w:t>
      </w:r>
    </w:p>
  </w:comment>
  <w:comment w:initials="김나" w:author="김나영" w:date="2026-01-05T11:16:00Z" w:id="287">
    <w:p w:rsidR="004E0F10" w:rsidRDefault="004E0F10" w14:paraId="4FEB2F95" w14:textId="14D57AC7">
      <w:pPr>
        <w:pStyle w:val="a5"/>
      </w:pPr>
      <w:r>
        <w:rPr>
          <w:rStyle w:val="a4"/>
        </w:rPr>
        <w:annotationRef/>
      </w:r>
      <w:r w:rsidRPr="3AA30CFF">
        <w:t xml:space="preserve">- 예약발송 : 예약 발송 걸어둔 금액은 잔고에는 남아있되 예약발송 완료 또는 취소 전까지 사용이 불가함. (연구소 확인 필요) </w:t>
      </w:r>
    </w:p>
    <w:p w:rsidR="004E0F10" w:rsidRDefault="004E0F10" w14:paraId="63D500D2" w14:textId="705F5083">
      <w:pPr>
        <w:pStyle w:val="a5"/>
      </w:pPr>
      <w:r w:rsidRPr="47D51EA2">
        <w:t>- 발송 한도 : 논의 X. (1회 1백만 건 최대 발송만 유지)</w:t>
      </w:r>
    </w:p>
  </w:comment>
  <w:comment w:initials="나김" w:author="나영 김" w:date="2025-12-22T15:45:00Z" w:id="288">
    <w:p w:rsidR="004E0F10" w:rsidRDefault="004E0F10" w14:paraId="54C17049" w14:textId="5E82A2A4">
      <w:pPr>
        <w:pStyle w:val="a5"/>
      </w:pPr>
      <w:r>
        <w:rPr>
          <w:rStyle w:val="a4"/>
        </w:rPr>
        <w:annotationRef/>
      </w:r>
      <w:r>
        <w:rPr>
          <w:rFonts w:hint="eastAsia"/>
        </w:rPr>
        <w:t>해당 기능 들어감?</w:t>
      </w:r>
    </w:p>
  </w:comment>
  <w:comment w:initials="김나" w:author="김나영" w:date="2026-01-05T11:20:00Z" w:id="289">
    <w:p w:rsidR="004E0F10" w:rsidRDefault="004E0F10" w14:paraId="10313D72" w14:textId="209C7D5D">
      <w:pPr>
        <w:pStyle w:val="a5"/>
      </w:pPr>
      <w:r>
        <w:rPr>
          <w:rStyle w:val="a4"/>
        </w:rPr>
        <w:annotationRef/>
      </w:r>
      <w:r w:rsidRPr="48CEEBE5">
        <w:t xml:space="preserve">성인, 도박, 마약 세 가지 카테고리 위주로 단어 추가. 수시로 추가. </w:t>
      </w:r>
    </w:p>
  </w:comment>
  <w:comment w:initials="김나" w:author="김나영" w:date="2026-01-08T10:45:00Z" w:id="290">
    <w:p w:rsidR="004E0F10" w:rsidRDefault="004E0F10" w14:paraId="3B443FD8" w14:textId="1FCB4655">
      <w:r>
        <w:annotationRef/>
      </w:r>
      <w:r w:rsidRPr="5A0E0319">
        <w:t>기능 삭제. 대신 스팸 공지 처리로 대체.</w:t>
      </w:r>
    </w:p>
  </w:comment>
  <w:comment w:initials="나김" w:author="나영 김" w:date="2025-12-22T15:46:00Z" w:id="291">
    <w:p w:rsidR="004E0F10" w:rsidRDefault="004E0F10" w14:paraId="54A654C1" w14:textId="159FF0C7">
      <w:pPr>
        <w:pStyle w:val="a5"/>
      </w:pPr>
      <w:r>
        <w:rPr>
          <w:rStyle w:val="a4"/>
        </w:rPr>
        <w:annotationRef/>
      </w:r>
      <w:r>
        <w:rPr>
          <w:rFonts w:hint="eastAsia"/>
        </w:rPr>
        <w:t>연구소 확인 필요</w:t>
      </w:r>
    </w:p>
  </w:comment>
  <w:comment w:initials="김나" w:author="김나영" w:date="2026-01-05T11:21:00Z" w:id="292">
    <w:p w:rsidR="004E0F10" w:rsidRDefault="004E0F10" w14:paraId="59994848" w14:textId="33B4F1C4">
      <w:pPr>
        <w:pStyle w:val="a5"/>
      </w:pPr>
      <w:r>
        <w:rPr>
          <w:rStyle w:val="a4"/>
        </w:rPr>
        <w:annotationRef/>
      </w:r>
      <w:r w:rsidRPr="02D3D597">
        <w:t xml:space="preserve">인포빕에서 처리. 인포빕 기준으로 확인 필요. </w:t>
      </w:r>
    </w:p>
  </w:comment>
  <w:comment w:initials="김" w:author="김나영" w:date="1900-01-01T00:00:00Z" w:id="293">
    <w:p w:rsidR="004E0F10" w:rsidRDefault="004E0F10" w14:paraId="7D2F1B58" w14:textId="3B1498BE">
      <w:r>
        <w:annotationRef/>
      </w:r>
      <w:r w:rsidRPr="0D78A67A">
        <w:t xml:space="preserve">재시도 정책 확인하기 (연구소) </w:t>
      </w:r>
    </w:p>
    <w:p w:rsidR="004E0F10" w:rsidRDefault="004E0F10" w14:paraId="11A42C05" w14:textId="3F705A8F">
      <w:r w:rsidRPr="002768A0">
        <w:t xml:space="preserve">인포빕에서는 문자 발송 실패 시 따로 재시도 로직 없음. </w:t>
      </w:r>
    </w:p>
  </w:comment>
  <w:comment w:initials="나김" w:author="나영 김" w:date="2025-12-22T15:48:00Z" w:id="298">
    <w:p w:rsidR="004E0F10" w:rsidRDefault="004E0F10" w14:paraId="34232F50" w14:textId="7114FA8C">
      <w:pPr>
        <w:pStyle w:val="a5"/>
      </w:pPr>
      <w:r>
        <w:rPr>
          <w:rStyle w:val="a4"/>
        </w:rPr>
        <w:annotationRef/>
      </w:r>
      <w:r>
        <w:rPr>
          <w:rFonts w:hint="eastAsia"/>
        </w:rPr>
        <w:t>한 번에 최대 몇 건 등록 가능한지 제한 확인</w:t>
      </w:r>
      <w:r>
        <w:t xml:space="preserve"> </w:t>
      </w:r>
      <w:r>
        <w:rPr>
          <w:rFonts w:hint="eastAsia"/>
        </w:rPr>
        <w:t>후 추가</w:t>
      </w:r>
    </w:p>
  </w:comment>
  <w:comment w:initials="김나" w:author="김나영" w:date="2026-01-05T11:21:00Z" w:id="299">
    <w:p w:rsidR="004E0F10" w:rsidRDefault="004E0F10" w14:paraId="0801F71A" w14:textId="4A2578CC">
      <w:pPr>
        <w:pStyle w:val="a5"/>
      </w:pPr>
      <w:r>
        <w:rPr>
          <w:rStyle w:val="a4"/>
        </w:rPr>
        <w:annotationRef/>
      </w:r>
      <w:r w:rsidRPr="3E399C71">
        <w:t xml:space="preserve">건수가 아니고 엑셀 파일 용량으로 측정. 연구소에 문의하기. </w:t>
      </w:r>
    </w:p>
  </w:comment>
  <w:comment w:initials="나김" w:author="나영 김" w:date="2026-01-07T13:28:00Z" w:id="300">
    <w:p w:rsidR="004E0F10" w:rsidRDefault="004E0F10" w14:paraId="626D04FD" w14:textId="7B61033D">
      <w:pPr>
        <w:pStyle w:val="a5"/>
      </w:pPr>
      <w:r>
        <w:rPr>
          <w:rStyle w:val="a4"/>
        </w:rPr>
        <w:annotationRef/>
      </w:r>
      <w:r>
        <w:rPr>
          <w:rFonts w:hint="eastAsia"/>
        </w:rPr>
        <w:t xml:space="preserve">연구소 </w:t>
      </w:r>
      <w:r>
        <w:t xml:space="preserve">: </w:t>
      </w:r>
      <w:r>
        <w:rPr>
          <w:rFonts w:hint="eastAsia"/>
        </w:rPr>
        <w:t xml:space="preserve">주소록 화면 내 그룹 삭제 버튼 추가 </w:t>
      </w:r>
      <w:r>
        <w:t>(</w:t>
      </w:r>
      <w:r>
        <w:rPr>
          <w:rFonts w:hint="eastAsia"/>
        </w:rPr>
        <w:t xml:space="preserve">또는 </w:t>
      </w:r>
      <w:r>
        <w:t>‘</w:t>
      </w:r>
      <w:r>
        <w:rPr>
          <w:rFonts w:hint="eastAsia"/>
        </w:rPr>
        <w:t>그룹 관리</w:t>
      </w:r>
      <w:r>
        <w:t xml:space="preserve">’ </w:t>
      </w:r>
      <w:r>
        <w:rPr>
          <w:rFonts w:hint="eastAsia"/>
        </w:rPr>
        <w:t>기능 아래에 추가 삭제 배치)</w:t>
      </w:r>
    </w:p>
  </w:comment>
  <w:comment w:initials="김" w:author="김나영" w:date="2025-12-22T17:29:00Z" w:id="333">
    <w:p w:rsidR="004E0F10" w:rsidRDefault="004E0F10" w14:paraId="525501DE" w14:textId="304DC75D">
      <w:pPr>
        <w:pStyle w:val="a5"/>
      </w:pPr>
      <w:r>
        <w:rPr>
          <w:rStyle w:val="a4"/>
        </w:rPr>
        <w:annotationRef/>
      </w:r>
      <w:r>
        <w:rPr>
          <w:rFonts w:hint="eastAsia"/>
        </w:rPr>
        <w:t>논의 필요</w:t>
      </w:r>
    </w:p>
  </w:comment>
  <w:comment w:initials="김나" w:author="김나영" w:date="2026-01-05T11:33:00Z" w:id="334">
    <w:p w:rsidR="004E0F10" w:rsidRDefault="004E0F10" w14:paraId="460294CE" w14:textId="2703F2B6">
      <w:pPr>
        <w:pStyle w:val="a5"/>
      </w:pPr>
      <w:r>
        <w:rPr>
          <w:rStyle w:val="a4"/>
        </w:rPr>
        <w:annotationRef/>
      </w:r>
      <w:r w:rsidRPr="16F65EC8">
        <w:t xml:space="preserve">- 법적 위반 : 영구 정지. </w:t>
      </w:r>
    </w:p>
    <w:p w:rsidR="004E0F10" w:rsidRDefault="004E0F10" w14:paraId="31F6CB5D" w14:textId="4BB7279B">
      <w:pPr>
        <w:pStyle w:val="a5"/>
      </w:pPr>
      <w:r w:rsidRPr="500A7A98">
        <w:t xml:space="preserve">- 서비스(약관) 위반 : 일시 정지. 소명 전까지 발송, 환불, 탈퇴 전부 불가. </w:t>
      </w:r>
    </w:p>
  </w:comment>
  <w:comment w:initials="나김" w:author="나영 김" w:date="2025-12-23T11:28:00Z" w:id="335">
    <w:p w:rsidR="004E0F10" w:rsidRDefault="004E0F10" w14:paraId="7117D751" w14:textId="0F26FF1B">
      <w:pPr>
        <w:pStyle w:val="a5"/>
      </w:pPr>
      <w:r>
        <w:rPr>
          <w:rStyle w:val="a4"/>
        </w:rPr>
        <w:annotationRef/>
      </w:r>
      <w:r>
        <w:rPr>
          <w:rFonts w:hint="eastAsia"/>
        </w:rPr>
        <w:t>해당 장표 전체 논의 필요</w:t>
      </w:r>
    </w:p>
  </w:comment>
  <w:comment w:initials="나김" w:author="나영 김" w:date="2025-12-22T17:50:00Z" w:id="343">
    <w:p w:rsidR="004E0F10" w:rsidRDefault="004E0F10" w14:paraId="339129A2" w14:textId="746877DD">
      <w:pPr>
        <w:pStyle w:val="a5"/>
      </w:pPr>
      <w:r>
        <w:rPr>
          <w:rStyle w:val="a4"/>
        </w:rPr>
        <w:annotationRef/>
      </w:r>
      <w:r>
        <w:rPr>
          <w:rFonts w:hint="eastAsia"/>
        </w:rPr>
        <w:t>마일리지 지급 기준 정책 논의 필요.</w:t>
      </w:r>
    </w:p>
  </w:comment>
  <w:comment w:initials="나김" w:author="나영 김" w:date="2025-12-23T09:18:00Z" w:id="356">
    <w:p w:rsidR="004E0F10" w:rsidRDefault="004E0F10" w14:paraId="773E56F7" w14:textId="5337574A">
      <w:pPr>
        <w:pStyle w:val="a5"/>
      </w:pPr>
      <w:r>
        <w:rPr>
          <w:rStyle w:val="a4"/>
        </w:rPr>
        <w:annotationRef/>
      </w:r>
      <w:r>
        <w:rPr>
          <w:rFonts w:hint="eastAsia"/>
        </w:rPr>
        <w:t>마일리지 정책 논의 필요</w:t>
      </w:r>
    </w:p>
  </w:comment>
  <w:comment w:initials="나김" w:author="나영 김" w:date="2025-12-23T09:59:00Z" w:id="365">
    <w:p w:rsidR="004E0F10" w:rsidRDefault="004E0F10" w14:paraId="0A3E4638" w14:textId="33B72882">
      <w:pPr>
        <w:pStyle w:val="a5"/>
      </w:pPr>
      <w:r>
        <w:rPr>
          <w:rStyle w:val="a4"/>
        </w:rPr>
        <w:annotationRef/>
      </w:r>
      <w:r>
        <w:rPr>
          <w:rFonts w:hint="eastAsia"/>
        </w:rPr>
        <w:t>확인 필요</w:t>
      </w:r>
    </w:p>
  </w:comment>
  <w:comment w:initials="나김" w:author="나영 김" w:date="2025-12-23T09:54:00Z" w:id="380">
    <w:p w:rsidR="004E0F10" w:rsidRDefault="004E0F10" w14:paraId="5B06C89C" w14:textId="77777777">
      <w:pPr>
        <w:pStyle w:val="a5"/>
      </w:pPr>
      <w:r>
        <w:rPr>
          <w:rStyle w:val="a4"/>
        </w:rPr>
        <w:annotationRef/>
      </w:r>
      <w:r>
        <w:rPr>
          <w:rFonts w:hint="eastAsia"/>
        </w:rPr>
        <w:t>가상계좌 유효기간 확인 후 기간 수정하기</w:t>
      </w:r>
    </w:p>
    <w:p w:rsidR="004E0F10" w:rsidRDefault="004E0F10" w14:paraId="754FAC49" w14:textId="0236E0DE">
      <w:pPr>
        <w:pStyle w:val="a5"/>
      </w:pPr>
      <w:r>
        <w:rPr>
          <w:rFonts w:hint="eastAsia"/>
        </w:rPr>
        <w:t xml:space="preserve">보통 신청일자 </w:t>
      </w:r>
      <w:r>
        <w:t>+2</w:t>
      </w:r>
      <w:r>
        <w:rPr>
          <w:rFonts w:hint="eastAsia"/>
        </w:rPr>
        <w:t xml:space="preserve">일 </w:t>
      </w:r>
      <w:r>
        <w:t>(~23</w:t>
      </w:r>
      <w:r>
        <w:rPr>
          <w:rFonts w:hint="eastAsia"/>
        </w:rPr>
        <w:t xml:space="preserve">시 </w:t>
      </w:r>
      <w:r>
        <w:t>59</w:t>
      </w:r>
      <w:r>
        <w:rPr>
          <w:rFonts w:hint="eastAsia"/>
        </w:rPr>
        <w:t xml:space="preserve">분 </w:t>
      </w:r>
      <w:r>
        <w:t>59</w:t>
      </w:r>
      <w:r>
        <w:rPr>
          <w:rFonts w:hint="eastAsia"/>
        </w:rPr>
        <w:t>초)</w:t>
      </w:r>
      <w:r>
        <w:t xml:space="preserve"> </w:t>
      </w:r>
      <w:r>
        <w:rPr>
          <w:rFonts w:hint="eastAsia"/>
        </w:rPr>
        <w:t>까지로 보임</w:t>
      </w:r>
    </w:p>
  </w:comment>
  <w:comment w:initials="나김" w:author="나영 김" w:date="2025-12-24T09:36:00Z" w:id="381">
    <w:p w:rsidR="004E0F10" w:rsidRDefault="004E0F10" w14:paraId="20A433CE" w14:textId="141FDD12">
      <w:pPr>
        <w:pStyle w:val="a5"/>
      </w:pPr>
      <w:r>
        <w:rPr>
          <w:rStyle w:val="a4"/>
        </w:rPr>
        <w:annotationRef/>
      </w:r>
      <w:r>
        <w:rPr>
          <w:rFonts w:hint="eastAsia"/>
        </w:rPr>
        <w:t xml:space="preserve">각 결제수단 별 전체 환불 </w:t>
      </w:r>
      <w:r>
        <w:t xml:space="preserve">/ </w:t>
      </w:r>
      <w:r>
        <w:rPr>
          <w:rFonts w:hint="eastAsia"/>
        </w:rPr>
        <w:t>부분 환불 정책 확인 필요.</w:t>
      </w:r>
      <w:r>
        <w:t xml:space="preserve"> </w:t>
      </w:r>
      <w:r>
        <w:rPr>
          <w:rFonts w:hint="eastAsia"/>
        </w:rPr>
        <w:t xml:space="preserve">사용할 </w:t>
      </w:r>
      <w:r>
        <w:t>PG</w:t>
      </w:r>
      <w:r>
        <w:rPr>
          <w:rFonts w:hint="eastAsia"/>
        </w:rPr>
        <w:t>사 정책</w:t>
      </w:r>
      <w:r>
        <w:t xml:space="preserve"> </w:t>
      </w:r>
      <w:r>
        <w:rPr>
          <w:rFonts w:hint="eastAsia"/>
        </w:rPr>
        <w:t>확인 필요.</w:t>
      </w:r>
    </w:p>
  </w:comment>
  <w:comment w:initials="aiden" w:author="cho kyu sung" w:date="2026-01-05T13:22:00Z" w:id="382">
    <w:p w:rsidR="004E0F10" w:rsidP="00832305" w:rsidRDefault="004E0F10" w14:paraId="5A2C7021" w14:textId="77777777">
      <w:pPr>
        <w:jc w:val="left"/>
      </w:pPr>
      <w:r>
        <w:rPr>
          <w:rStyle w:val="a4"/>
        </w:rPr>
        <w:annotationRef/>
      </w:r>
      <w:r>
        <w:t xml:space="preserve">PG와 협의 필요. </w:t>
      </w:r>
    </w:p>
    <w:p w:rsidR="004E0F10" w:rsidP="00832305" w:rsidRDefault="004E0F10" w14:paraId="75D69839" w14:textId="77777777">
      <w:pPr>
        <w:jc w:val="left"/>
      </w:pPr>
      <w:r>
        <w:t xml:space="preserve">- 법인은 법인통장사본 첨부필요, </w:t>
      </w:r>
    </w:p>
    <w:p w:rsidR="004E0F10" w:rsidP="00832305" w:rsidRDefault="004E0F10" w14:paraId="449AB4AC" w14:textId="77777777">
      <w:pPr>
        <w:jc w:val="left"/>
      </w:pPr>
      <w:r>
        <w:t xml:space="preserve">- 개인사업자는 법인과 동일하나, 간이사업자의 경우는 현금영수증 여부 체크 필요. </w:t>
      </w:r>
    </w:p>
    <w:p w:rsidR="004E0F10" w:rsidP="00832305" w:rsidRDefault="004E0F10" w14:paraId="0B807E7A" w14:textId="77777777">
      <w:pPr>
        <w:jc w:val="left"/>
      </w:pPr>
      <w:r>
        <w:t xml:space="preserve">- 일반개인일 경우, 환불 계좌 수집. </w:t>
      </w:r>
    </w:p>
  </w:comment>
  <w:comment w:initials="나김" w:author="나영 김" w:date="2025-12-24T09:34:00Z" w:id="450">
    <w:p w:rsidR="004E0F10" w:rsidRDefault="004E0F10" w14:paraId="28958F2A" w14:textId="6EEDFECD">
      <w:pPr>
        <w:pStyle w:val="a5"/>
      </w:pPr>
      <w:r>
        <w:rPr>
          <w:rStyle w:val="a4"/>
        </w:rPr>
        <w:annotationRef/>
      </w:r>
      <w:r>
        <w:rPr>
          <w:rFonts w:hint="eastAsia"/>
        </w:rPr>
        <w:t>전체 환불</w:t>
      </w:r>
      <w:r>
        <w:t xml:space="preserve"> / </w:t>
      </w:r>
      <w:r>
        <w:rPr>
          <w:rFonts w:hint="eastAsia"/>
        </w:rPr>
        <w:t>부분 환불 확인하기</w:t>
      </w:r>
    </w:p>
  </w:comment>
  <w:comment w:initials="김나" w:author="김나영" w:date="2026-01-05T13:22:00Z" w:id="451">
    <w:p w:rsidR="004E0F10" w:rsidRDefault="004E0F10" w14:paraId="138F1AA9" w14:textId="2C0BF553">
      <w:pPr>
        <w:pStyle w:val="a5"/>
      </w:pPr>
      <w:r>
        <w:rPr>
          <w:rStyle w:val="a4"/>
        </w:rPr>
        <w:annotationRef/>
      </w:r>
      <w:r w:rsidRPr="082CBF71">
        <w:t xml:space="preserve">부분 환불 없음. </w:t>
      </w:r>
    </w:p>
  </w:comment>
  <w:comment w:initials="김나" w:author="김나영" w:date="2026-01-05T13:28:00Z" w:id="460">
    <w:p w:rsidR="004E0F10" w:rsidRDefault="004E0F10" w14:paraId="2E541C83" w14:textId="3832D2BD">
      <w:pPr>
        <w:pStyle w:val="a5"/>
      </w:pPr>
      <w:r>
        <w:rPr>
          <w:rStyle w:val="a4"/>
        </w:rPr>
        <w:annotationRef/>
      </w:r>
      <w:r w:rsidRPr="02669BFD">
        <w:t xml:space="preserve">매월 3일 이후 전월 내역 정산. </w:t>
      </w:r>
    </w:p>
  </w:comment>
  <w:comment w:initials="김나" w:author="김나영" w:date="2026-01-07T16:20:00Z" w:id="461">
    <w:p w:rsidR="004E0F10" w:rsidRDefault="004E0F10" w14:paraId="6E167B93" w14:textId="6D523247">
      <w:r>
        <w:annotationRef/>
      </w:r>
      <w:r w:rsidRPr="0865675B">
        <w:t>정리 안건 확인 요청</w:t>
      </w:r>
    </w:p>
  </w:comment>
  <w:comment w:initials="김" w:author="김나영" w:date="2026-01-05T15:42:00Z" w:id="469">
    <w:p w:rsidR="004E0F10" w:rsidRDefault="004E0F10" w14:paraId="1EBBEFD3" w14:textId="77777777">
      <w:pPr>
        <w:pStyle w:val="a5"/>
      </w:pPr>
      <w:r>
        <w:rPr>
          <w:rStyle w:val="a4"/>
        </w:rPr>
        <w:annotationRef/>
      </w:r>
      <w:r>
        <w:rPr>
          <w:rFonts w:hint="eastAsia"/>
        </w:rPr>
        <w:t>괜찮은 단계 로직 생각해보기</w:t>
      </w:r>
    </w:p>
    <w:p w:rsidR="004E0F10" w:rsidP="00F95840" w:rsidRDefault="004E0F10" w14:paraId="6F01D348" w14:textId="5C55C592">
      <w:pPr>
        <w:pStyle w:val="a5"/>
      </w:pPr>
      <w:r>
        <w:rPr>
          <w:rFonts w:hint="eastAsia"/>
        </w:rPr>
        <w:t xml:space="preserve">1) 가입 마지막 단계 정보 입력 항목에 </w:t>
      </w:r>
      <w:r>
        <w:t>‘</w:t>
      </w:r>
      <w:r>
        <w:rPr>
          <w:rFonts w:hint="eastAsia"/>
        </w:rPr>
        <w:t>세금계산서 신청</w:t>
      </w:r>
      <w:r>
        <w:t xml:space="preserve">’ </w:t>
      </w:r>
      <w:r>
        <w:rPr>
          <w:rFonts w:hint="eastAsia"/>
        </w:rPr>
        <w:t>항목 추가.</w:t>
      </w:r>
      <w:r>
        <w:t xml:space="preserve"> ‘</w:t>
      </w:r>
      <w:r>
        <w:rPr>
          <w:rFonts w:hint="eastAsia"/>
        </w:rPr>
        <w:t>예/아니오</w:t>
      </w:r>
      <w:r>
        <w:t xml:space="preserve">’ </w:t>
      </w:r>
      <w:r>
        <w:rPr>
          <w:rFonts w:hint="eastAsia"/>
        </w:rPr>
        <w:t>선택하여 체크하게끔.</w:t>
      </w:r>
    </w:p>
  </w:comment>
  <w:comment w:initials="김나" w:author="김나영" w:date="2026-01-05T13:43:00Z" w:id="482">
    <w:p w:rsidR="004E0F10" w:rsidRDefault="004E0F10" w14:paraId="23E2EB9C" w14:textId="5ED96F3C">
      <w:pPr>
        <w:pStyle w:val="a5"/>
      </w:pPr>
      <w:r>
        <w:rPr>
          <w:rStyle w:val="a4"/>
        </w:rPr>
        <w:annotationRef/>
      </w:r>
      <w:r w:rsidRPr="60675B45">
        <w:t>법인계좌 통장사본, 통장 정보(계좌번호, 계좌명)</w:t>
      </w:r>
    </w:p>
  </w:comment>
  <w:comment w:initials="나김" w:author="나영 김" w:date="2025-12-24T10:33:00Z" w:id="483">
    <w:p w:rsidR="004E0F10" w:rsidRDefault="004E0F10" w14:paraId="3BDAE345" w14:textId="46C1007D">
      <w:pPr>
        <w:pStyle w:val="a5"/>
      </w:pPr>
      <w:r>
        <w:rPr>
          <w:rStyle w:val="a4"/>
        </w:rPr>
        <w:annotationRef/>
      </w:r>
      <w:r>
        <w:rPr>
          <w:rFonts w:hint="eastAsia"/>
        </w:rPr>
        <w:t xml:space="preserve">전자세금계산서는 전월 거래 내역은 당월 </w:t>
      </w:r>
      <w:r>
        <w:t>10</w:t>
      </w:r>
      <w:r>
        <w:rPr>
          <w:rFonts w:hint="eastAsia"/>
        </w:rPr>
        <w:t>일까지 발행해야 함.</w:t>
      </w:r>
      <w:r>
        <w:t xml:space="preserve"> </w:t>
      </w:r>
    </w:p>
  </w:comment>
  <w:comment w:initials="김나" w:author="김나영" w:date="2026-01-05T13:51:00Z" w:id="484">
    <w:p w:rsidR="004E0F10" w:rsidRDefault="004E0F10" w14:paraId="36C9E78C" w14:textId="3782F7CB">
      <w:pPr>
        <w:pStyle w:val="a5"/>
      </w:pPr>
      <w:r>
        <w:rPr>
          <w:rStyle w:val="a4"/>
        </w:rPr>
        <w:annotationRef/>
      </w:r>
      <w:r w:rsidRPr="3F747832">
        <w:t>선거 이후 1달까지 서비스</w:t>
      </w:r>
    </w:p>
  </w:comment>
  <w:comment w:initials="김" w:author="김나영" w:date="2026-01-20T14:23:00Z" w:id="486">
    <w:p w:rsidR="004E0F10" w:rsidRDefault="004E0F10" w14:paraId="28021FD3" w14:textId="15D2D55A">
      <w:pPr>
        <w:pStyle w:val="a5"/>
      </w:pPr>
      <w:r>
        <w:rPr>
          <w:rStyle w:val="a4"/>
        </w:rPr>
        <w:annotationRef/>
      </w:r>
      <w:r>
        <w:rPr>
          <w:rFonts w:hint="eastAsia"/>
        </w:rPr>
        <w:t>※</w:t>
      </w:r>
      <w:r>
        <w:t xml:space="preserve"> </w:t>
      </w:r>
      <w:r>
        <w:rPr>
          <w:rFonts w:hint="eastAsia"/>
        </w:rPr>
        <w:t>선거문자 주소록은 적법한 방법으로 수집된 전화번호여야 합니다.</w:t>
      </w:r>
      <w:r>
        <w:t xml:space="preserve"> -&gt;&gt; </w:t>
      </w:r>
      <w:r>
        <w:rPr>
          <w:rFonts w:hint="eastAsia"/>
        </w:rPr>
        <w:t>안내문구 삽입(하면 좋아 보임)</w:t>
      </w:r>
    </w:p>
  </w:comment>
  <w:comment w:initials="김나" w:author="김나영" w:date="2026-01-21T15:46:00Z" w:id="492">
    <w:p w:rsidR="0093473C" w:rsidRDefault="00B93393" w14:paraId="51824F99" w14:textId="34C0D0CB">
      <w:r>
        <w:annotationRef/>
      </w:r>
      <w:r w:rsidRPr="33A3E1EA">
        <w:t xml:space="preserve">중앙선관위 문의 결과 안심번호 제공은 당내경선 또는 여론조사일 경우에만 제공. 또한 안심번호 유효기간은 당내경선 및 여론조사 수렴기간이 종료되면 만료되므로, 본 선거 기간에는 실번호로 발송될 것으로 예상됨. </w:t>
      </w:r>
    </w:p>
  </w:comment>
  <w:comment w:initials="나김" w:author="나영 김" w:date="2026-01-08T15:07:00Z" w:id="513">
    <w:p w:rsidR="004E0F10" w:rsidP="001861E8" w:rsidRDefault="004E0F10" w14:paraId="7D907684" w14:textId="77777777">
      <w:pPr>
        <w:pStyle w:val="a5"/>
      </w:pPr>
      <w:r>
        <w:rPr>
          <w:rStyle w:val="a4"/>
        </w:rPr>
        <w:annotationRef/>
      </w:r>
      <w:r>
        <w:rPr>
          <w:rFonts w:hint="eastAsia"/>
        </w:rPr>
        <w:t>선거문자 전환 신청 시 선거기에는 선거문자와 관련 없는 서비스는 이용 불가함을 미리 공지함.</w:t>
      </w:r>
      <w:r>
        <w:t xml:space="preserve"> </w:t>
      </w:r>
    </w:p>
  </w:comment>
  <w:comment w:initials="김나" w:author="김나영" w:date="2026-01-07T17:07:00Z" w:id="520">
    <w:p w:rsidR="004E0F10" w:rsidRDefault="004E0F10" w14:paraId="43F77B7D" w14:textId="158C2475">
      <w:r>
        <w:annotationRef/>
      </w:r>
      <w:r w:rsidRPr="1D73AA06">
        <w:t xml:space="preserve">선관위 : 후보자 본인 명의가 아니어도 됨. </w:t>
      </w:r>
    </w:p>
  </w:comment>
  <w:comment w:initials="김나" w:author="김나영" w:date="2026-01-07T16:35:00Z" w:id="524">
    <w:p w:rsidR="004E0F10" w:rsidRDefault="004E0F10" w14:paraId="1C51854D" w14:textId="3B0C57B4">
      <w:r>
        <w:annotationRef/>
      </w:r>
      <w:r w:rsidRPr="17CD948D">
        <w:t>선관위 : (예비)후보자가 발신번호 사전등록을 하기 위한 법적으로 명시된 서류는 없음.</w:t>
      </w:r>
    </w:p>
    <w:p w:rsidR="004E0F10" w:rsidRDefault="004E0F10" w14:paraId="355F9096" w14:textId="2C3B46A0">
      <w:r w:rsidRPr="32E1D930">
        <w:t xml:space="preserve">-&gt; 이러한 경우, 발신번호 등록 위해 제출해야 하는 서류는 사전등록 시 본인/위임 서류 양식과 동일하게 진행하면 되는 것인가? </w:t>
      </w:r>
    </w:p>
    <w:p w:rsidR="004E0F10" w:rsidRDefault="004E0F10" w14:paraId="44AE3B3F" w14:textId="2304E17B">
      <w:r w:rsidRPr="6653AEA9">
        <w:t>(단, 재직증명서 : 선거사무관계자 선임신고서 (선관위에 제출한 서류 사본) 이것으로 사용? 선거사무소는 기업이 아니기 때문에 재직증명서 발급이 어려울 수 있음.)</w:t>
      </w:r>
    </w:p>
  </w:comment>
  <w:comment w:initials="김" w:author="김나영" w:date="2025-12-18T17:26:00Z" w:id="536">
    <w:p w:rsidR="004E0F10" w:rsidP="00D77AE2" w:rsidRDefault="004E0F10" w14:paraId="0AE77C4E" w14:textId="77777777">
      <w:pPr>
        <w:pStyle w:val="a5"/>
      </w:pPr>
      <w:r>
        <w:rPr>
          <w:rStyle w:val="a4"/>
        </w:rPr>
        <w:annotationRef/>
      </w:r>
      <w:r>
        <w:rPr>
          <w:rFonts w:hint="eastAsia"/>
        </w:rPr>
        <w:t>회원 개별 발송량 한도를 조정하는 기능이 들어가는가?</w:t>
      </w:r>
      <w:r>
        <w:t xml:space="preserve"> </w:t>
      </w:r>
      <w:r>
        <w:rPr>
          <w:rFonts w:hint="eastAsia"/>
        </w:rPr>
        <w:t>아니면 회원 유형별 발송량 한도를 동일하게 지정하는가?</w:t>
      </w:r>
    </w:p>
  </w:comment>
  <w:comment w:initials="김나" w:author="김나영" w:date="2026-01-07T17:10:00Z" w:id="549">
    <w:p w:rsidR="004E0F10" w:rsidRDefault="004E0F10" w14:paraId="1048AB6B" w14:textId="6BF4EC9C">
      <w:r>
        <w:annotationRef/>
      </w:r>
      <w:r w:rsidRPr="244479B8">
        <w:t>선관위 문의 질문 : 선거비 보존을 위해 후보자가 제출해야 하는 서류 목록이 어떻게 되는가?</w:t>
      </w:r>
    </w:p>
    <w:p w:rsidR="004E0F10" w:rsidRDefault="004E0F10" w14:paraId="7B285D1A" w14:textId="1E1BD5D5">
      <w:r w:rsidRPr="366488F9">
        <w:t xml:space="preserve">답변 : 출마지역에 따라 달라 일괄 답변이 어려움. </w:t>
      </w:r>
    </w:p>
  </w:comment>
  <w:comment w:initials="김나" w:author="김나영" w:date="2026-01-07T17:24:00Z" w:id="550">
    <w:p w:rsidR="004E0F10" w:rsidRDefault="004E0F10" w14:paraId="6B44129E" w14:textId="0850F836">
      <w:r>
        <w:annotationRef/>
      </w:r>
      <w:r w:rsidRPr="743AA283">
        <w:t>공직선거관리규칙 제51조 제1형 관련 별표</w:t>
      </w:r>
    </w:p>
    <w:p w:rsidR="004E0F10" w:rsidRDefault="004E0F10" w14:paraId="0B6B07F7" w14:textId="5D2E6DDE">
      <w:r w:rsidRPr="6D2DA6F2">
        <w:t>전자우편 및 문자메시지 : 사진 또는 화면스크랩(전자우편 및 문자메시지 발송일시, 횟수, 통수, 내용)</w:t>
      </w:r>
    </w:p>
  </w:comment>
  <w:comment w:initials="김" w:author="김나영" w:date="2025-12-19T10:22:00Z" w:id="553">
    <w:p w:rsidR="004E0F10" w:rsidP="00D77AE2" w:rsidRDefault="004E0F10" w14:paraId="6D987162" w14:textId="77777777">
      <w:pPr>
        <w:pStyle w:val="a5"/>
      </w:pPr>
      <w:r>
        <w:rPr>
          <w:rStyle w:val="a4"/>
        </w:rPr>
        <w:annotationRef/>
      </w:r>
      <w:r>
        <w:rPr>
          <w:rFonts w:hint="eastAsia"/>
        </w:rPr>
        <w:t>메시지 전문,</w:t>
      </w:r>
      <w:r>
        <w:t xml:space="preserve"> </w:t>
      </w:r>
      <w:r>
        <w:rPr>
          <w:rFonts w:hint="eastAsia"/>
        </w:rPr>
        <w:t>발송 시작 일시,</w:t>
      </w:r>
      <w:r>
        <w:t xml:space="preserve"> </w:t>
      </w:r>
      <w:r>
        <w:rPr>
          <w:rFonts w:hint="eastAsia"/>
        </w:rPr>
        <w:t>발송 완료 일시,</w:t>
      </w:r>
      <w:r>
        <w:t xml:space="preserve"> </w:t>
      </w:r>
      <w:r>
        <w:rPr>
          <w:rFonts w:hint="eastAsia"/>
        </w:rPr>
        <w:t>발송 요청 건수,</w:t>
      </w:r>
      <w:r>
        <w:t xml:space="preserve"> </w:t>
      </w:r>
      <w:r>
        <w:rPr>
          <w:rFonts w:hint="eastAsia"/>
        </w:rPr>
        <w:t>성공 건수,</w:t>
      </w:r>
      <w:r>
        <w:t xml:space="preserve"> </w:t>
      </w:r>
      <w:r>
        <w:rPr>
          <w:rFonts w:hint="eastAsia"/>
        </w:rPr>
        <w:t>실패 건수,</w:t>
      </w:r>
      <w:r>
        <w:t xml:space="preserve"> </w:t>
      </w:r>
      <w:r>
        <w:rPr>
          <w:rFonts w:hint="eastAsia"/>
        </w:rPr>
        <w:t>발송 금액</w:t>
      </w:r>
    </w:p>
  </w:comment>
  <w:comment w:initials="김" w:author="김나영" w:date="2025-12-19T10:22:00Z" w:id="554">
    <w:p w:rsidR="004E0F10" w:rsidP="00D77AE2" w:rsidRDefault="004E0F10" w14:paraId="0C42AD86" w14:textId="77777777">
      <w:pPr>
        <w:pStyle w:val="a5"/>
      </w:pPr>
      <w:r>
        <w:rPr>
          <w:rStyle w:val="a4"/>
        </w:rPr>
        <w:annotationRef/>
      </w:r>
      <w:r>
        <w:rPr>
          <w:rFonts w:hint="eastAsia"/>
        </w:rPr>
        <w:t>발송 시작 일시,</w:t>
      </w:r>
      <w:r>
        <w:t xml:space="preserve"> </w:t>
      </w:r>
      <w:r>
        <w:rPr>
          <w:rFonts w:hint="eastAsia"/>
        </w:rPr>
        <w:t>발송 완료 일시,</w:t>
      </w:r>
      <w:r>
        <w:t xml:space="preserve"> </w:t>
      </w:r>
      <w:r>
        <w:rPr>
          <w:rFonts w:hint="eastAsia"/>
        </w:rPr>
        <w:t>발송 요청 건수,</w:t>
      </w:r>
      <w:r>
        <w:t xml:space="preserve"> </w:t>
      </w:r>
      <w:r>
        <w:rPr>
          <w:rFonts w:hint="eastAsia"/>
        </w:rPr>
        <w:t>성공 건수, 실패 건수,</w:t>
      </w:r>
      <w:r>
        <w:t xml:space="preserve"> </w:t>
      </w:r>
      <w:r>
        <w:rPr>
          <w:rFonts w:hint="eastAsia"/>
        </w:rPr>
        <w:t>발송 금액</w:t>
      </w:r>
    </w:p>
  </w:comment>
  <w:comment w:initials="나김" w:author="나영 김" w:date="2025-12-23T16:12:00Z" w:id="555">
    <w:p w:rsidR="004E0F10" w:rsidRDefault="004E0F10" w14:paraId="5BE40912" w14:textId="454754A2">
      <w:pPr>
        <w:pStyle w:val="a5"/>
      </w:pPr>
      <w:r>
        <w:rPr>
          <w:rStyle w:val="a4"/>
        </w:rPr>
        <w:annotationRef/>
      </w:r>
      <w:r>
        <w:t>20</w:t>
      </w:r>
      <w:r>
        <w:rPr>
          <w:rFonts w:hint="eastAsia"/>
        </w:rPr>
        <w:t>건씩 수동 발송된 것들을 어떻게 다 집계할 수 있을지 논의 필요.</w:t>
      </w:r>
      <w:r>
        <w:t xml:space="preserve"> </w:t>
      </w:r>
    </w:p>
  </w:comment>
  <w:comment w:initials="김나" w:author="김나영" w:date="2026-01-05T14:11:00Z" w:id="556">
    <w:p w:rsidR="004E0F10" w:rsidRDefault="004E0F10" w14:paraId="36A00DE7" w14:textId="2E8CB498">
      <w:pPr>
        <w:pStyle w:val="a5"/>
      </w:pPr>
      <w:r>
        <w:rPr>
          <w:rStyle w:val="a4"/>
        </w:rPr>
        <w:annotationRef/>
      </w:r>
      <w:r w:rsidRPr="73CE9558">
        <w:t xml:space="preserve">세금계산서 OR 현금영수증. </w:t>
      </w:r>
    </w:p>
  </w:comment>
  <w:comment w:initials="나김" w:author="나영 김" w:date="2025-12-24T13:29:00Z" w:id="557">
    <w:p w:rsidR="004E0F10" w:rsidRDefault="004E0F10" w14:paraId="46876134" w14:textId="6388E1D5">
      <w:pPr>
        <w:pStyle w:val="a5"/>
      </w:pPr>
      <w:r>
        <w:rPr>
          <w:rStyle w:val="a4"/>
        </w:rPr>
        <w:annotationRef/>
      </w:r>
      <w:r>
        <w:rPr>
          <w:rFonts w:hint="eastAsia"/>
        </w:rPr>
        <w:t>뿌리오 제공 내역</w:t>
      </w:r>
      <w:r>
        <w:t xml:space="preserve"> </w:t>
      </w:r>
      <w:r>
        <w:rPr>
          <w:rFonts w:hint="eastAsia"/>
        </w:rPr>
        <w:t>중 하나.</w:t>
      </w:r>
      <w:r>
        <w:t xml:space="preserve"> </w:t>
      </w:r>
      <w:r>
        <w:rPr>
          <w:rFonts w:hint="eastAsia"/>
        </w:rPr>
        <w:t>발급 가능한지 확인 필요.</w:t>
      </w:r>
      <w:r>
        <w:t xml:space="preserve"> </w:t>
      </w:r>
      <w:r>
        <w:rPr>
          <w:rFonts w:hint="eastAsia"/>
        </w:rPr>
        <w:t>우리도 발급해줘야 하는지 논의하기.</w:t>
      </w:r>
    </w:p>
  </w:comment>
  <w:comment w:initials="김" w:author="김나영" w:date="2026-01-08T16:24:00Z" w:id="583">
    <w:p w:rsidR="004E0F10" w:rsidRDefault="004E0F10" w14:paraId="237B00E4" w14:textId="1F9F8EB8">
      <w:pPr>
        <w:pStyle w:val="a5"/>
      </w:pPr>
      <w:r>
        <w:rPr>
          <w:rStyle w:val="a4"/>
        </w:rPr>
        <w:annotationRef/>
      </w:r>
      <w:r>
        <w:t>선거회원 전환 전에 등록했던 개인회원 정보값으로 롤백</w:t>
      </w:r>
    </w:p>
  </w:comment>
  <w:comment w:initials="나김" w:author="나영 김" w:date="2025-12-26T09:19:00Z" w:id="659">
    <w:p w:rsidR="004E0F10" w:rsidRDefault="004E0F10" w14:paraId="71887F40" w14:textId="71CFA916">
      <w:pPr>
        <w:pStyle w:val="a5"/>
      </w:pPr>
      <w:r>
        <w:rPr>
          <w:rStyle w:val="a4"/>
        </w:rPr>
        <w:annotationRef/>
      </w:r>
      <w:r>
        <w:rPr>
          <w:rFonts w:hint="eastAsia"/>
        </w:rPr>
        <w:t>정책 논의하기</w:t>
      </w:r>
    </w:p>
  </w:comment>
  <w:comment w:initials="나김" w:author="나영 김" w:date="2025-12-26T09:37:00Z" w:id="664">
    <w:p w:rsidR="004E0F10" w:rsidRDefault="004E0F10" w14:paraId="1883B53D" w14:textId="5C5C8288">
      <w:pPr>
        <w:pStyle w:val="a5"/>
      </w:pPr>
      <w:r>
        <w:rPr>
          <w:rStyle w:val="a4"/>
        </w:rPr>
        <w:annotationRef/>
      </w:r>
      <w:r>
        <w:rPr>
          <w:rFonts w:hint="eastAsia"/>
        </w:rPr>
        <w:t>화면 구성 완료되면 재정의 필요</w:t>
      </w:r>
    </w:p>
  </w:comment>
  <w:comment w:initials="김나" w:author="김나영" w:date="2026-01-05T14:14:00Z" w:id="665">
    <w:p w:rsidR="004E0F10" w:rsidRDefault="004E0F10" w14:paraId="0E6223E0" w14:textId="7E237F9D">
      <w:pPr>
        <w:pStyle w:val="a5"/>
      </w:pPr>
      <w:r>
        <w:rPr>
          <w:rStyle w:val="a4"/>
        </w:rPr>
        <w:annotationRef/>
      </w:r>
      <w:r w:rsidRPr="7C7986A0">
        <w:t>브랜드 페이지 안 만듬</w:t>
      </w:r>
    </w:p>
  </w:comment>
  <w:comment w:initials="나김" w:author="나영 김" w:date="2025-12-26T09:43:00Z" w:id="666">
    <w:p w:rsidR="004E0F10" w:rsidRDefault="004E0F10" w14:paraId="01E248C0" w14:textId="07967456">
      <w:pPr>
        <w:pStyle w:val="a5"/>
      </w:pPr>
      <w:r>
        <w:rPr>
          <w:rStyle w:val="a4"/>
        </w:rPr>
        <w:annotationRef/>
      </w:r>
      <w:r>
        <w:rPr>
          <w:rFonts w:hint="eastAsia"/>
        </w:rPr>
        <w:t>프로모션 메뉴 단계 구성 완료 후 재정의 필요</w:t>
      </w:r>
    </w:p>
  </w:comment>
  <w:comment w:initials="나김" w:author="나영 김" w:date="2025-12-26T09:52:00Z" w:id="667">
    <w:p w:rsidR="004E0F10" w:rsidRDefault="004E0F10" w14:paraId="5252660D" w14:textId="479D7B15">
      <w:pPr>
        <w:pStyle w:val="a5"/>
      </w:pPr>
      <w:r>
        <w:rPr>
          <w:rStyle w:val="a4"/>
        </w:rPr>
        <w:annotationRef/>
      </w:r>
      <w:r>
        <w:rPr>
          <w:rFonts w:hint="eastAsia"/>
        </w:rPr>
        <w:t>기본 충전 요금제 외의 다른 기능 결제 요금제가 제작되면 사용할 수 있는 프로모션.</w:t>
      </w:r>
      <w:r>
        <w:t xml:space="preserve"> </w:t>
      </w:r>
      <w:r>
        <w:rPr>
          <w:rFonts w:hint="eastAsia"/>
        </w:rPr>
        <w:t>충전 요금제만 밀고 갈 경우 삭제해도 무방.</w:t>
      </w:r>
      <w:r>
        <w:t xml:space="preserve"> (</w:t>
      </w:r>
      <w:r>
        <w:rPr>
          <w:rFonts w:hint="eastAsia"/>
        </w:rPr>
        <w:t xml:space="preserve">기능 예시 </w:t>
      </w:r>
      <w:r>
        <w:t xml:space="preserve">: AI </w:t>
      </w:r>
      <w:r>
        <w:rPr>
          <w:rFonts w:hint="eastAsia"/>
        </w:rPr>
        <w:t>자동 문구,</w:t>
      </w:r>
      <w:r>
        <w:t xml:space="preserve"> </w:t>
      </w:r>
      <w:r>
        <w:rPr>
          <w:rFonts w:hint="eastAsia"/>
        </w:rPr>
        <w:t xml:space="preserve">수신자 </w:t>
      </w:r>
      <w:r>
        <w:t xml:space="preserve">CRM </w:t>
      </w:r>
      <w:r>
        <w:rPr>
          <w:rFonts w:hint="eastAsia"/>
        </w:rPr>
        <w:t>타겟팅 등)</w:t>
      </w:r>
    </w:p>
  </w:comment>
  <w:comment w:initials="김나" w:author="김나영" w:date="2026-01-05T14:15:00Z" w:id="668">
    <w:p w:rsidR="004E0F10" w:rsidRDefault="004E0F10" w14:paraId="646D69FC" w14:textId="1BB477FC">
      <w:pPr>
        <w:pStyle w:val="a5"/>
      </w:pPr>
      <w:r>
        <w:rPr>
          <w:rStyle w:val="a4"/>
        </w:rPr>
        <w:annotationRef/>
      </w:r>
      <w:r w:rsidRPr="55D41DB3">
        <w:t>현실화 단계 필요</w:t>
      </w:r>
    </w:p>
  </w:comment>
  <w:comment w:initials="김나" w:author="김나영" w:date="2026-01-05T14:16:00Z" w:id="669">
    <w:p w:rsidR="004E0F10" w:rsidRDefault="004E0F10" w14:paraId="416D7B28" w14:textId="0219B055">
      <w:pPr>
        <w:pStyle w:val="a5"/>
      </w:pPr>
      <w:r>
        <w:rPr>
          <w:rStyle w:val="a4"/>
        </w:rPr>
        <w:annotationRef/>
      </w:r>
      <w:r w:rsidRPr="2FE7B4E5">
        <w:t>운영진/연구소 분리하기.</w:t>
      </w:r>
    </w:p>
  </w:comment>
  <w:comment w:initials="나김" w:author="나영 김" w:date="2025-12-24T09:28:00Z" w:id="688">
    <w:p w:rsidR="004E0F10" w:rsidRDefault="004E0F10" w14:paraId="32A9FE65" w14:textId="0B32E414">
      <w:pPr>
        <w:pStyle w:val="a5"/>
      </w:pPr>
      <w:r>
        <w:rPr>
          <w:rStyle w:val="a4"/>
        </w:rPr>
        <w:annotationRef/>
      </w:r>
      <w:r>
        <w:rPr>
          <w:rFonts w:hint="eastAsia"/>
        </w:rPr>
        <w:t>F</w:t>
      </w:r>
      <w:r>
        <w:t xml:space="preserve">AQ </w:t>
      </w:r>
      <w:r>
        <w:rPr>
          <w:rFonts w:hint="eastAsia"/>
        </w:rPr>
        <w:t>질문 목록 작성 후 하단 표 작성하기</w:t>
      </w:r>
    </w:p>
  </w:comment>
  <w:comment w:initials="김나" w:author="김나영" w:date="2026-01-05T14:22:00Z" w:id="689">
    <w:p w:rsidR="004E0F10" w:rsidRDefault="004E0F10" w14:paraId="7F97796E" w14:textId="0719D8BD">
      <w:pPr>
        <w:pStyle w:val="a5"/>
      </w:pPr>
      <w:r>
        <w:rPr>
          <w:rStyle w:val="a4"/>
        </w:rPr>
        <w:annotationRef/>
      </w:r>
      <w:r w:rsidRPr="748C1584">
        <w:t>정은구 부장 확인 필요</w:t>
      </w:r>
    </w:p>
  </w:comment>
  <w:comment w:initials="나김" w:author="나영 김" w:date="2025-12-22T10:02:00Z" w:id="695">
    <w:p w:rsidR="004E0F10" w:rsidP="002146CE" w:rsidRDefault="004E0F10" w14:paraId="31091DB6" w14:textId="77777777">
      <w:pPr>
        <w:pStyle w:val="a5"/>
      </w:pPr>
      <w:r>
        <w:rPr>
          <w:rStyle w:val="a4"/>
        </w:rPr>
        <w:annotationRef/>
      </w:r>
      <w:r>
        <w:rPr>
          <w:rFonts w:hint="eastAsia"/>
        </w:rPr>
        <w:t>지연,</w:t>
      </w:r>
      <w:r>
        <w:t xml:space="preserve"> </w:t>
      </w:r>
      <w:r>
        <w:rPr>
          <w:rFonts w:hint="eastAsia"/>
        </w:rPr>
        <w:t>중지,</w:t>
      </w:r>
      <w:r>
        <w:t xml:space="preserve"> </w:t>
      </w:r>
      <w:r>
        <w:rPr>
          <w:rFonts w:hint="eastAsia"/>
        </w:rPr>
        <w:t>대규모 발생 장애 경우 모두 포함하기</w:t>
      </w:r>
    </w:p>
  </w:comment>
  <w:comment w:initials="나김" w:author="나영 김" w:date="2025-12-24T10:43:00Z" w:id="696">
    <w:p w:rsidR="004E0F10" w:rsidRDefault="004E0F10" w14:paraId="26BD6920" w14:textId="77777777">
      <w:pPr>
        <w:pStyle w:val="a5"/>
      </w:pPr>
      <w:r>
        <w:rPr>
          <w:rStyle w:val="a4"/>
        </w:rPr>
        <w:annotationRef/>
      </w:r>
      <w:r>
        <w:rPr>
          <w:rFonts w:hint="eastAsia"/>
        </w:rPr>
        <w:t xml:space="preserve">정은구 부장 </w:t>
      </w:r>
      <w:r>
        <w:t>:</w:t>
      </w:r>
    </w:p>
    <w:p w:rsidR="004E0F10" w:rsidRDefault="004E0F10" w14:paraId="221AA444" w14:textId="77777777">
      <w:pPr>
        <w:pStyle w:val="a5"/>
      </w:pPr>
    </w:p>
    <w:p w:rsidR="004E0F10" w:rsidP="00E0300C" w:rsidRDefault="004E0F10" w14:paraId="0647E785" w14:textId="77777777">
      <w:pPr>
        <w:pStyle w:val="a9"/>
        <w:shd w:val="clear" w:color="auto" w:fill="FFFFFF"/>
        <w:spacing w:before="0" w:beforeAutospacing="0" w:after="0" w:afterAutospacing="0" w:line="300" w:lineRule="atLeast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N / NN</w:t>
      </w:r>
      <w:r>
        <w:rPr>
          <w:rFonts w:ascii="Segoe UI" w:hAnsi="Segoe UI" w:cs="Segoe UI"/>
          <w:color w:val="242424"/>
          <w:sz w:val="21"/>
          <w:szCs w:val="21"/>
        </w:rPr>
        <w:t>에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대한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정량값이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필요함</w:t>
      </w:r>
      <w:r>
        <w:rPr>
          <w:rFonts w:ascii="Segoe UI" w:hAnsi="Segoe UI" w:cs="Segoe UI"/>
          <w:color w:val="242424"/>
          <w:sz w:val="21"/>
          <w:szCs w:val="21"/>
        </w:rPr>
        <w:t xml:space="preserve">. </w:t>
      </w:r>
    </w:p>
    <w:p w:rsidR="004E0F10" w:rsidP="00E0300C" w:rsidRDefault="004E0F10" w14:paraId="0F8984EE" w14:textId="77777777">
      <w:pPr>
        <w:pStyle w:val="a9"/>
        <w:shd w:val="clear" w:color="auto" w:fill="FFFFFF"/>
        <w:spacing w:before="0" w:beforeAutospacing="0" w:after="0" w:afterAutospacing="0" w:line="300" w:lineRule="atLeast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이를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정책서해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작성하여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고객이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조회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가능한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정책서에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포함시키는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경우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추후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고객이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문제를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삼을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소지가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있음</w:t>
      </w:r>
      <w:r>
        <w:rPr>
          <w:rFonts w:ascii="Segoe UI" w:hAnsi="Segoe UI" w:cs="Segoe UI"/>
          <w:color w:val="242424"/>
          <w:sz w:val="21"/>
          <w:szCs w:val="21"/>
        </w:rPr>
        <w:t xml:space="preserve">. </w:t>
      </w:r>
      <w:r>
        <w:rPr>
          <w:rFonts w:ascii="Segoe UI" w:hAnsi="Segoe UI" w:cs="Segoe UI"/>
          <w:color w:val="242424"/>
          <w:sz w:val="21"/>
          <w:szCs w:val="21"/>
        </w:rPr>
        <w:t>이에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내부</w:t>
      </w:r>
      <w:r>
        <w:rPr>
          <w:rFonts w:ascii="Segoe UI" w:hAnsi="Segoe UI" w:cs="Segoe UI"/>
          <w:color w:val="242424"/>
          <w:sz w:val="21"/>
          <w:szCs w:val="21"/>
        </w:rPr>
        <w:t xml:space="preserve"> Runbook </w:t>
      </w:r>
      <w:r>
        <w:rPr>
          <w:rFonts w:ascii="Segoe UI" w:hAnsi="Segoe UI" w:cs="Segoe UI"/>
          <w:color w:val="242424"/>
          <w:sz w:val="21"/>
          <w:szCs w:val="21"/>
        </w:rPr>
        <w:t>또는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계약</w:t>
      </w:r>
      <w:r>
        <w:rPr>
          <w:rFonts w:ascii="Segoe UI" w:hAnsi="Segoe UI" w:cs="Segoe UI"/>
          <w:color w:val="242424"/>
          <w:sz w:val="21"/>
          <w:szCs w:val="21"/>
        </w:rPr>
        <w:t xml:space="preserve">/SLA </w:t>
      </w:r>
      <w:r>
        <w:rPr>
          <w:rFonts w:ascii="Segoe UI" w:hAnsi="Segoe UI" w:cs="Segoe UI"/>
          <w:color w:val="242424"/>
          <w:sz w:val="21"/>
          <w:szCs w:val="21"/>
        </w:rPr>
        <w:t>문서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에만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확정하는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것이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안전함</w:t>
      </w:r>
      <w:r>
        <w:rPr>
          <w:rFonts w:ascii="Segoe UI" w:hAnsi="Segoe UI" w:cs="Segoe UI"/>
          <w:color w:val="242424"/>
          <w:sz w:val="21"/>
          <w:szCs w:val="21"/>
        </w:rPr>
        <w:t>.</w:t>
      </w:r>
    </w:p>
    <w:p w:rsidR="004E0F10" w:rsidP="00E0300C" w:rsidRDefault="004E0F10" w14:paraId="29BD4700" w14:textId="77777777">
      <w:pPr>
        <w:pStyle w:val="a9"/>
        <w:shd w:val="clear" w:color="auto" w:fill="FFFFFF"/>
        <w:spacing w:before="0" w:beforeAutospacing="0" w:after="0" w:afterAutospacing="0" w:line="300" w:lineRule="atLeast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정량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지표의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임계값</w:t>
      </w:r>
      <w:r>
        <w:rPr>
          <w:rFonts w:ascii="Segoe UI" w:hAnsi="Segoe UI" w:cs="Segoe UI"/>
          <w:color w:val="242424"/>
          <w:sz w:val="21"/>
          <w:szCs w:val="21"/>
        </w:rPr>
        <w:t xml:space="preserve">(N) </w:t>
      </w:r>
      <w:r>
        <w:rPr>
          <w:rFonts w:ascii="Segoe UI" w:hAnsi="Segoe UI" w:cs="Segoe UI"/>
          <w:color w:val="242424"/>
          <w:sz w:val="21"/>
          <w:szCs w:val="21"/>
        </w:rPr>
        <w:t>및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측정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방식</w:t>
      </w:r>
      <w:r>
        <w:rPr>
          <w:rFonts w:ascii="Segoe UI" w:hAnsi="Segoe UI" w:cs="Segoe UI"/>
          <w:color w:val="242424"/>
          <w:sz w:val="21"/>
          <w:szCs w:val="21"/>
        </w:rPr>
        <w:t>(</w:t>
      </w:r>
      <w:r>
        <w:rPr>
          <w:rFonts w:ascii="Segoe UI" w:hAnsi="Segoe UI" w:cs="Segoe UI"/>
          <w:color w:val="242424"/>
          <w:sz w:val="21"/>
          <w:szCs w:val="21"/>
        </w:rPr>
        <w:t>집계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구간</w:t>
      </w:r>
      <w:r>
        <w:rPr>
          <w:rFonts w:ascii="Segoe UI" w:hAnsi="Segoe UI" w:cs="Segoe UI"/>
          <w:color w:val="242424"/>
          <w:sz w:val="21"/>
          <w:szCs w:val="21"/>
        </w:rPr>
        <w:t xml:space="preserve">, </w:t>
      </w:r>
      <w:r>
        <w:rPr>
          <w:rFonts w:ascii="Segoe UI" w:hAnsi="Segoe UI" w:cs="Segoe UI"/>
          <w:color w:val="242424"/>
          <w:sz w:val="21"/>
          <w:szCs w:val="21"/>
        </w:rPr>
        <w:t>지속시간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조건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등</w:t>
      </w:r>
      <w:r>
        <w:rPr>
          <w:rFonts w:ascii="Segoe UI" w:hAnsi="Segoe UI" w:cs="Segoe UI"/>
          <w:color w:val="242424"/>
          <w:sz w:val="21"/>
          <w:szCs w:val="21"/>
        </w:rPr>
        <w:t>)</w:t>
      </w:r>
      <w:r>
        <w:rPr>
          <w:rFonts w:ascii="Segoe UI" w:hAnsi="Segoe UI" w:cs="Segoe UI"/>
          <w:color w:val="242424"/>
          <w:sz w:val="21"/>
          <w:szCs w:val="21"/>
        </w:rPr>
        <w:t>은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서비스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특성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및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위험평가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결과를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반영한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내부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운영기준</w:t>
      </w:r>
      <w:r>
        <w:rPr>
          <w:rFonts w:ascii="Segoe UI" w:hAnsi="Segoe UI" w:cs="Segoe UI"/>
          <w:color w:val="242424"/>
          <w:sz w:val="21"/>
          <w:szCs w:val="21"/>
        </w:rPr>
        <w:t>(</w:t>
      </w:r>
      <w:r>
        <w:rPr>
          <w:rFonts w:ascii="Segoe UI" w:hAnsi="Segoe UI" w:cs="Segoe UI"/>
          <w:color w:val="242424"/>
          <w:sz w:val="21"/>
          <w:szCs w:val="21"/>
        </w:rPr>
        <w:t>장애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대응</w:t>
      </w:r>
      <w:r>
        <w:rPr>
          <w:rFonts w:ascii="Segoe UI" w:hAnsi="Segoe UI" w:cs="Segoe UI"/>
          <w:color w:val="242424"/>
          <w:sz w:val="21"/>
          <w:szCs w:val="21"/>
        </w:rPr>
        <w:t xml:space="preserve"> Runbook)</w:t>
      </w:r>
      <w:r>
        <w:rPr>
          <w:rFonts w:ascii="Segoe UI" w:hAnsi="Segoe UI" w:cs="Segoe UI"/>
          <w:color w:val="242424"/>
          <w:sz w:val="21"/>
          <w:szCs w:val="21"/>
        </w:rPr>
        <w:t>에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따라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수립</w:t>
      </w:r>
      <w:r>
        <w:rPr>
          <w:rFonts w:ascii="Segoe UI" w:hAnsi="Segoe UI" w:cs="Segoe UI"/>
          <w:color w:val="242424"/>
          <w:sz w:val="21"/>
          <w:szCs w:val="21"/>
        </w:rPr>
        <w:t>·</w:t>
      </w:r>
      <w:r>
        <w:rPr>
          <w:rFonts w:ascii="Segoe UI" w:hAnsi="Segoe UI" w:cs="Segoe UI"/>
          <w:color w:val="242424"/>
          <w:sz w:val="21"/>
          <w:szCs w:val="21"/>
        </w:rPr>
        <w:t>운영하며</w:t>
      </w:r>
      <w:r>
        <w:rPr>
          <w:rFonts w:ascii="Segoe UI" w:hAnsi="Segoe UI" w:cs="Segoe UI"/>
          <w:color w:val="242424"/>
          <w:sz w:val="21"/>
          <w:szCs w:val="21"/>
        </w:rPr>
        <w:t xml:space="preserve">, </w:t>
      </w:r>
      <w:r>
        <w:rPr>
          <w:rFonts w:ascii="Segoe UI" w:hAnsi="Segoe UI" w:cs="Segoe UI"/>
          <w:color w:val="242424"/>
          <w:sz w:val="21"/>
          <w:szCs w:val="21"/>
        </w:rPr>
        <w:t>정기적으로</w:t>
      </w:r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r>
        <w:rPr>
          <w:rFonts w:ascii="Segoe UI" w:hAnsi="Segoe UI" w:cs="Segoe UI"/>
          <w:color w:val="242424"/>
          <w:sz w:val="21"/>
          <w:szCs w:val="21"/>
        </w:rPr>
        <w:t>검토</w:t>
      </w:r>
      <w:r>
        <w:rPr>
          <w:rFonts w:ascii="Segoe UI" w:hAnsi="Segoe UI" w:cs="Segoe UI"/>
          <w:color w:val="242424"/>
          <w:sz w:val="21"/>
          <w:szCs w:val="21"/>
        </w:rPr>
        <w:t>·</w:t>
      </w:r>
      <w:r>
        <w:rPr>
          <w:rFonts w:ascii="Segoe UI" w:hAnsi="Segoe UI" w:cs="Segoe UI"/>
          <w:color w:val="242424"/>
          <w:sz w:val="21"/>
          <w:szCs w:val="21"/>
        </w:rPr>
        <w:t>개선한다</w:t>
      </w:r>
      <w:r>
        <w:rPr>
          <w:rFonts w:ascii="Segoe UI" w:hAnsi="Segoe UI" w:cs="Segoe UI"/>
          <w:color w:val="242424"/>
          <w:sz w:val="21"/>
          <w:szCs w:val="21"/>
        </w:rPr>
        <w:t>. </w:t>
      </w:r>
    </w:p>
    <w:p w:rsidRPr="00E0300C" w:rsidR="004E0F10" w:rsidRDefault="004E0F10" w14:paraId="7E962F44" w14:textId="4B76A812">
      <w:pPr>
        <w:pStyle w:val="a5"/>
      </w:pPr>
    </w:p>
  </w:comment>
  <w:comment w:initials="김나" w:author="김나영" w:date="2026-01-05T14:27:00Z" w:id="697">
    <w:p w:rsidR="004E0F10" w:rsidRDefault="004E0F10" w14:paraId="37526AB5" w14:textId="073ABB3D">
      <w:pPr>
        <w:pStyle w:val="a5"/>
      </w:pPr>
      <w:r>
        <w:rPr>
          <w:rStyle w:val="a4"/>
        </w:rPr>
        <w:annotationRef/>
      </w:r>
      <w:r w:rsidRPr="72D4E3BB">
        <w:t>복구 시간 목표-대응 조치 목표 : 8시간 이내.</w:t>
      </w:r>
    </w:p>
  </w:comment>
  <w:comment w:initials="김나" w:author="김나영" w:date="2026-01-05T14:30:00Z" w:id="698">
    <w:p w:rsidR="004E0F10" w:rsidRDefault="004E0F10" w14:paraId="2AA09268" w14:textId="0F9C32FF">
      <w:pPr>
        <w:pStyle w:val="a5"/>
      </w:pPr>
      <w:r>
        <w:rPr>
          <w:rStyle w:val="a4"/>
        </w:rPr>
        <w:annotationRef/>
      </w:r>
      <w:r w:rsidRPr="3519490B">
        <w:t>웹페이지로 정기 업데이트 일자 노출하기 (EX. 매월 N일 N시 ~ NN 시 작업합니다.)</w:t>
      </w:r>
    </w:p>
  </w:comment>
  <w:comment w:initials="김나" w:author="김나영" w:date="2026-01-05T14:33:00Z" w:id="699">
    <w:p w:rsidR="004E0F10" w:rsidRDefault="004E0F10" w14:paraId="60ED9285" w14:textId="79CB7A6C">
      <w:pPr>
        <w:pStyle w:val="a5"/>
      </w:pPr>
      <w:r>
        <w:rPr>
          <w:rStyle w:val="a4"/>
        </w:rPr>
        <w:annotationRef/>
      </w:r>
      <w:r w:rsidRPr="6631621D">
        <w:t xml:space="preserve">웹페이지 상으로 노출. 게시글 최상위에 노출되도록 설정. (가시성 높게) </w:t>
      </w:r>
    </w:p>
  </w:comment>
  <w:comment w:initials="김나" w:author="김나영" w:date="2026-01-05T14:34:00Z" w:id="700">
    <w:p w:rsidR="004E0F10" w:rsidRDefault="004E0F10" w14:paraId="2BAB609C" w14:textId="1ADB9A4E">
      <w:pPr>
        <w:pStyle w:val="a5"/>
      </w:pPr>
      <w:r>
        <w:rPr>
          <w:rStyle w:val="a4"/>
        </w:rPr>
        <w:annotationRef/>
      </w:r>
      <w:r w:rsidRPr="396BEF9E">
        <w:t xml:space="preserve">삭제 처리.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023B96A" w15:done="0"/>
  <w15:commentEx w15:paraId="36A6C273" w15:done="0"/>
  <w15:commentEx w15:paraId="72D1BA2B" w15:done="0"/>
  <w15:commentEx w15:paraId="2C6B5392" w15:done="0"/>
  <w15:commentEx w15:paraId="66C4CB8B" w15:done="0"/>
  <w15:commentEx w15:paraId="07BFEB49" w15:done="0"/>
  <w15:commentEx w15:paraId="680D5112" w15:done="0"/>
  <w15:commentEx w15:paraId="236345E2" w15:paraIdParent="680D5112" w15:done="0"/>
  <w15:commentEx w15:paraId="75BCBC1F" w15:done="0"/>
  <w15:commentEx w15:paraId="163D3142" w15:done="0"/>
  <w15:commentEx w15:paraId="26662C8A" w15:done="0"/>
  <w15:commentEx w15:paraId="61EC2103" w15:done="0"/>
  <w15:commentEx w15:paraId="5B784FB2" w15:done="0"/>
  <w15:commentEx w15:paraId="548D99D2" w15:paraIdParent="5B784FB2" w15:done="0"/>
  <w15:commentEx w15:paraId="5E02F060" w15:done="0"/>
  <w15:commentEx w15:paraId="3189AD4D" w15:paraIdParent="5E02F060" w15:done="0"/>
  <w15:commentEx w15:paraId="7E390D50" w15:done="0"/>
  <w15:commentEx w15:paraId="27E07826" w15:paraIdParent="7E390D50" w15:done="0"/>
  <w15:commentEx w15:paraId="58DDAB2E" w15:done="0"/>
  <w15:commentEx w15:paraId="1ACDEC15" w15:done="0"/>
  <w15:commentEx w15:paraId="6D6735D8" w15:done="0"/>
  <w15:commentEx w15:paraId="3A4919CF" w15:paraIdParent="6D6735D8" w15:done="0"/>
  <w15:commentEx w15:paraId="2B89A06C" w15:done="0"/>
  <w15:commentEx w15:paraId="6A7A19E9" w15:paraIdParent="2B89A06C" w15:done="0"/>
  <w15:commentEx w15:paraId="7B49288C" w15:done="0"/>
  <w15:commentEx w15:paraId="20EFC510" w15:done="0"/>
  <w15:commentEx w15:paraId="1C03FF1D" w15:done="0"/>
  <w15:commentEx w15:paraId="402871AA" w15:paraIdParent="1C03FF1D" w15:done="0"/>
  <w15:commentEx w15:paraId="53A7372C" w15:done="0"/>
  <w15:commentEx w15:paraId="782813B2" w15:done="0"/>
  <w15:commentEx w15:paraId="7AD9D533" w15:paraIdParent="782813B2" w15:done="0"/>
  <w15:commentEx w15:paraId="0BDEC515" w15:done="0"/>
  <w15:commentEx w15:paraId="13D02822" w15:paraIdParent="0BDEC515" w15:done="0"/>
  <w15:commentEx w15:paraId="657E3602" w15:done="0"/>
  <w15:commentEx w15:paraId="1FF80257" w15:paraIdParent="657E3602" w15:done="0"/>
  <w15:commentEx w15:paraId="63A7D30C" w15:done="0"/>
  <w15:commentEx w15:paraId="45395511" w15:paraIdParent="63A7D30C" w15:done="0"/>
  <w15:commentEx w15:paraId="54A03D03" w15:done="0"/>
  <w15:commentEx w15:paraId="19A1B6A6" w15:paraIdParent="54A03D03" w15:done="0"/>
  <w15:commentEx w15:paraId="0AF6B3B2" w15:done="0"/>
  <w15:commentEx w15:paraId="520DB383" w15:done="0"/>
  <w15:commentEx w15:paraId="098F074E" w15:done="0"/>
  <w15:commentEx w15:paraId="4935ABD2" w15:done="0"/>
  <w15:commentEx w15:paraId="63D500D2" w15:paraIdParent="4935ABD2" w15:done="0"/>
  <w15:commentEx w15:paraId="54C17049" w15:done="0"/>
  <w15:commentEx w15:paraId="10313D72" w15:paraIdParent="54C17049" w15:done="0"/>
  <w15:commentEx w15:paraId="3B443FD8" w15:paraIdParent="54C17049" w15:done="0"/>
  <w15:commentEx w15:paraId="54A654C1" w15:done="0"/>
  <w15:commentEx w15:paraId="59994848" w15:paraIdParent="54A654C1" w15:done="0"/>
  <w15:commentEx w15:paraId="11A42C05" w15:done="0"/>
  <w15:commentEx w15:paraId="34232F50" w15:done="0"/>
  <w15:commentEx w15:paraId="0801F71A" w15:paraIdParent="34232F50" w15:done="0"/>
  <w15:commentEx w15:paraId="626D04FD" w15:done="0"/>
  <w15:commentEx w15:paraId="525501DE" w15:done="0"/>
  <w15:commentEx w15:paraId="31F6CB5D" w15:paraIdParent="525501DE" w15:done="0"/>
  <w15:commentEx w15:paraId="7117D751" w15:done="0"/>
  <w15:commentEx w15:paraId="339129A2" w15:done="0"/>
  <w15:commentEx w15:paraId="773E56F7" w15:done="0"/>
  <w15:commentEx w15:paraId="0A3E4638" w15:done="0"/>
  <w15:commentEx w15:paraId="754FAC49" w15:done="0"/>
  <w15:commentEx w15:paraId="20A433CE" w15:done="0"/>
  <w15:commentEx w15:paraId="0B807E7A" w15:paraIdParent="20A433CE" w15:done="0"/>
  <w15:commentEx w15:paraId="28958F2A" w15:done="0"/>
  <w15:commentEx w15:paraId="138F1AA9" w15:paraIdParent="28958F2A" w15:done="0"/>
  <w15:commentEx w15:paraId="2E541C83" w15:done="0"/>
  <w15:commentEx w15:paraId="6E167B93" w15:done="0"/>
  <w15:commentEx w15:paraId="6F01D348" w15:done="0"/>
  <w15:commentEx w15:paraId="23E2EB9C" w15:done="0"/>
  <w15:commentEx w15:paraId="3BDAE345" w15:done="0"/>
  <w15:commentEx w15:paraId="36C9E78C" w15:done="0"/>
  <w15:commentEx w15:paraId="28021FD3" w15:done="0"/>
  <w15:commentEx w15:paraId="51824F99" w15:done="0"/>
  <w15:commentEx w15:paraId="7D907684" w15:done="0"/>
  <w15:commentEx w15:paraId="43F77B7D" w15:done="0"/>
  <w15:commentEx w15:paraId="44AE3B3F" w15:done="0"/>
  <w15:commentEx w15:paraId="0AE77C4E" w15:done="0"/>
  <w15:commentEx w15:paraId="7B285D1A" w15:done="0"/>
  <w15:commentEx w15:paraId="0B6B07F7" w15:paraIdParent="7B285D1A" w15:done="0"/>
  <w15:commentEx w15:paraId="6D987162" w15:done="0"/>
  <w15:commentEx w15:paraId="0C42AD86" w15:done="0"/>
  <w15:commentEx w15:paraId="5BE40912" w15:done="0"/>
  <w15:commentEx w15:paraId="36A00DE7" w15:done="0"/>
  <w15:commentEx w15:paraId="46876134" w15:done="0"/>
  <w15:commentEx w15:paraId="237B00E4" w15:done="0"/>
  <w15:commentEx w15:paraId="71887F40" w15:done="0"/>
  <w15:commentEx w15:paraId="1883B53D" w15:done="0"/>
  <w15:commentEx w15:paraId="0E6223E0" w15:paraIdParent="1883B53D" w15:done="0"/>
  <w15:commentEx w15:paraId="01E248C0" w15:done="0"/>
  <w15:commentEx w15:paraId="5252660D" w15:done="0"/>
  <w15:commentEx w15:paraId="646D69FC" w15:done="0"/>
  <w15:commentEx w15:paraId="416D7B28" w15:paraIdParent="646D69FC" w15:done="0"/>
  <w15:commentEx w15:paraId="32A9FE65" w15:done="0"/>
  <w15:commentEx w15:paraId="7F97796E" w15:done="0"/>
  <w15:commentEx w15:paraId="31091DB6" w15:done="0"/>
  <w15:commentEx w15:paraId="7E962F44" w15:done="0"/>
  <w15:commentEx w15:paraId="37526AB5" w15:paraIdParent="7E962F44" w15:done="0"/>
  <w15:commentEx w15:paraId="2AA09268" w15:done="0"/>
  <w15:commentEx w15:paraId="60ED9285" w15:done="0"/>
  <w15:commentEx w15:paraId="2BAB609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97A7CC" w16cex:dateUtc="2026-01-05T01:24:00Z"/>
  <w16cex:commentExtensible w16cex:durableId="5CA9B48E" w16cex:dateUtc="2026-01-05T01:27:00Z"/>
  <w16cex:commentExtensible w16cex:durableId="33D3BB37" w16cex:dateUtc="2026-01-05T01:27:00Z"/>
  <w16cex:commentExtensible w16cex:durableId="50FC75D4" w16cex:dateUtc="2026-01-07T06:41:00Z"/>
  <w16cex:commentExtensible w16cex:durableId="3D490294" w16cex:dateUtc="2026-01-05T01:58:00Z"/>
  <w16cex:commentExtensible w16cex:durableId="1085621A" w16cex:dateUtc="2026-01-08T08:00:00Z"/>
  <w16cex:commentExtensible w16cex:durableId="61508435" w16cex:dateUtc="2026-01-07T06:49:00Z"/>
  <w16cex:commentExtensible w16cex:durableId="21ACA2CF" w16cex:dateUtc="2026-01-05T02:00:00Z"/>
  <w16cex:commentExtensible w16cex:durableId="0656CD12" w16cex:dateUtc="2026-01-05T02:07:00Z"/>
  <w16cex:commentExtensible w16cex:durableId="4E787AE5" w16cex:dateUtc="2026-01-05T02:08:00Z"/>
  <w16cex:commentExtensible w16cex:durableId="5A775DDF" w16cex:dateUtc="2026-01-05T02:09:00Z"/>
  <w16cex:commentExtensible w16cex:durableId="3F20161A" w16cex:dateUtc="2026-01-07T07:05:00Z"/>
  <w16cex:commentExtensible w16cex:durableId="2602E25E" w16cex:dateUtc="2026-01-05T02:16:00Z"/>
  <w16cex:commentExtensible w16cex:durableId="2A5832B9" w16cex:dateUtc="2026-01-05T02:20:00Z"/>
  <w16cex:commentExtensible w16cex:durableId="6D2E26B2" w16cex:dateUtc="2026-01-08T01:45:00Z"/>
  <w16cex:commentExtensible w16cex:durableId="101E1384" w16cex:dateUtc="2026-01-05T02:21:00Z"/>
  <w16cex:commentExtensible w16cex:durableId="6A18B542" w16cex:dateUtc="2026-01-05T02:21:00Z"/>
  <w16cex:commentExtensible w16cex:durableId="44BEED19" w16cex:dateUtc="2026-01-05T02:33:00Z"/>
  <w16cex:commentExtensible w16cex:durableId="0FE3CAE5" w16cex:dateUtc="2026-01-05T04:22:00Z"/>
  <w16cex:commentExtensible w16cex:durableId="239996AE" w16cex:dateUtc="2026-01-05T04:22:00Z"/>
  <w16cex:commentExtensible w16cex:durableId="52676923" w16cex:dateUtc="2026-01-05T04:28:00Z"/>
  <w16cex:commentExtensible w16cex:durableId="4B63FCB9" w16cex:dateUtc="2026-01-07T07:20:00Z"/>
  <w16cex:commentExtensible w16cex:durableId="61EEB76F" w16cex:dateUtc="2026-01-05T04:43:00Z"/>
  <w16cex:commentExtensible w16cex:durableId="116B29AC" w16cex:dateUtc="2026-01-05T04:51:00Z"/>
  <w16cex:commentExtensible w16cex:durableId="16CE88F4" w16cex:dateUtc="2026-01-21T06:46:00Z"/>
  <w16cex:commentExtensible w16cex:durableId="5C6ABDB2" w16cex:dateUtc="2026-01-07T08:07:00Z"/>
  <w16cex:commentExtensible w16cex:durableId="05FF9253" w16cex:dateUtc="2026-01-07T07:35:00Z"/>
  <w16cex:commentExtensible w16cex:durableId="036A42B2" w16cex:dateUtc="2026-01-07T08:10:00Z"/>
  <w16cex:commentExtensible w16cex:durableId="3E90CD39" w16cex:dateUtc="2026-01-07T08:24:00Z"/>
  <w16cex:commentExtensible w16cex:durableId="695B9B57" w16cex:dateUtc="2026-01-05T05:11:00Z"/>
  <w16cex:commentExtensible w16cex:durableId="3DE73633" w16cex:dateUtc="2026-01-05T05:14:00Z"/>
  <w16cex:commentExtensible w16cex:durableId="686DFFCD" w16cex:dateUtc="2026-01-05T05:15:00Z"/>
  <w16cex:commentExtensible w16cex:durableId="1CC95450" w16cex:dateUtc="2026-01-05T05:16:00Z"/>
  <w16cex:commentExtensible w16cex:durableId="497665C5" w16cex:dateUtc="2026-01-05T05:22:00Z"/>
  <w16cex:commentExtensible w16cex:durableId="1825D571" w16cex:dateUtc="2026-01-05T05:27:00Z"/>
  <w16cex:commentExtensible w16cex:durableId="1A1D982D" w16cex:dateUtc="2026-01-05T05:30:00Z"/>
  <w16cex:commentExtensible w16cex:durableId="0869E8E0" w16cex:dateUtc="2026-01-05T05:33:00Z"/>
  <w16cex:commentExtensible w16cex:durableId="5DD6BCC0" w16cex:dateUtc="2026-01-05T05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023B96A" w16cid:durableId="6F869D5E"/>
  <w16cid:commentId w16cid:paraId="36A6C273" w16cid:durableId="71FD082A"/>
  <w16cid:commentId w16cid:paraId="72D1BA2B" w16cid:durableId="47385F74"/>
  <w16cid:commentId w16cid:paraId="2C6B5392" w16cid:durableId="6CF15297"/>
  <w16cid:commentId w16cid:paraId="66C4CB8B" w16cid:durableId="2CEFD16C"/>
  <w16cid:commentId w16cid:paraId="07BFEB49" w16cid:durableId="2CF3CFD1"/>
  <w16cid:commentId w16cid:paraId="680D5112" w16cid:durableId="2CEFD579"/>
  <w16cid:commentId w16cid:paraId="236345E2" w16cid:durableId="0597A7CC"/>
  <w16cid:commentId w16cid:paraId="75BCBC1F" w16cid:durableId="2CF3D2DC"/>
  <w16cid:commentId w16cid:paraId="163D3142" w16cid:durableId="2CEFDAC5"/>
  <w16cid:commentId w16cid:paraId="26662C8A" w16cid:durableId="2CF3D16A"/>
  <w16cid:commentId w16cid:paraId="61EC2103" w16cid:durableId="2CEFD55D"/>
  <w16cid:commentId w16cid:paraId="5B784FB2" w16cid:durableId="2CF3D311"/>
  <w16cid:commentId w16cid:paraId="548D99D2" w16cid:durableId="5CA9B48E"/>
  <w16cid:commentId w16cid:paraId="5E02F060" w16cid:durableId="2CEFDDC4"/>
  <w16cid:commentId w16cid:paraId="3189AD4D" w16cid:durableId="33D3BB37"/>
  <w16cid:commentId w16cid:paraId="7E390D50" w16cid:durableId="50A4EE3B"/>
  <w16cid:commentId w16cid:paraId="27E07826" w16cid:durableId="50FC75D4"/>
  <w16cid:commentId w16cid:paraId="58DDAB2E" w16cid:durableId="2D0A56E9"/>
  <w16cid:commentId w16cid:paraId="1ACDEC15" w16cid:durableId="2CEFE923"/>
  <w16cid:commentId w16cid:paraId="6D6735D8" w16cid:durableId="2CEFEBDD"/>
  <w16cid:commentId w16cid:paraId="3A4919CF" w16cid:durableId="3D490294"/>
  <w16cid:commentId w16cid:paraId="2B89A06C" w16cid:durableId="2CEFEBAD"/>
  <w16cid:commentId w16cid:paraId="6A7A19E9" w16cid:durableId="1085621A"/>
  <w16cid:commentId w16cid:paraId="7B49288C" w16cid:durableId="33F982C7"/>
  <w16cid:commentId w16cid:paraId="20EFC510" w16cid:durableId="7525A729"/>
  <w16cid:commentId w16cid:paraId="1C03FF1D" w16cid:durableId="2CEFF509"/>
  <w16cid:commentId w16cid:paraId="402871AA" w16cid:durableId="1366BBBE"/>
  <w16cid:commentId w16cid:paraId="53A7372C" w16cid:durableId="2CEFFA57"/>
  <w16cid:commentId w16cid:paraId="782813B2" w16cid:durableId="2CF00354"/>
  <w16cid:commentId w16cid:paraId="7AD9D533" w16cid:durableId="61508435"/>
  <w16cid:commentId w16cid:paraId="0BDEC515" w16cid:durableId="2CF3E04D"/>
  <w16cid:commentId w16cid:paraId="13D02822" w16cid:durableId="21ACA2CF"/>
  <w16cid:commentId w16cid:paraId="657E3602" w16cid:durableId="2CF3E08D"/>
  <w16cid:commentId w16cid:paraId="1FF80257" w16cid:durableId="0656CD12"/>
  <w16cid:commentId w16cid:paraId="63A7D30C" w16cid:durableId="2CF3E1A1"/>
  <w16cid:commentId w16cid:paraId="45395511" w16cid:durableId="4E787AE5"/>
  <w16cid:commentId w16cid:paraId="54A03D03" w16cid:durableId="0BDAC215"/>
  <w16cid:commentId w16cid:paraId="19A1B6A6" w16cid:durableId="5A775DDF"/>
  <w16cid:commentId w16cid:paraId="0AF6B3B2" w16cid:durableId="2CF3E353"/>
  <w16cid:commentId w16cid:paraId="520DB383" w16cid:durableId="2CF3E553"/>
  <w16cid:commentId w16cid:paraId="098F074E" w16cid:durableId="3F20161A"/>
  <w16cid:commentId w16cid:paraId="4935ABD2" w16cid:durableId="2CF393C6"/>
  <w16cid:commentId w16cid:paraId="63D500D2" w16cid:durableId="2602E25E"/>
  <w16cid:commentId w16cid:paraId="54C17049" w16cid:durableId="2CF3E61C"/>
  <w16cid:commentId w16cid:paraId="10313D72" w16cid:durableId="2A5832B9"/>
  <w16cid:commentId w16cid:paraId="3B443FD8" w16cid:durableId="6D2E26B2"/>
  <w16cid:commentId w16cid:paraId="54A654C1" w16cid:durableId="2CF3E64D"/>
  <w16cid:commentId w16cid:paraId="59994848" w16cid:durableId="101E1384"/>
  <w16cid:commentId w16cid:paraId="11A42C05" w16cid:durableId="2D08DC86"/>
  <w16cid:commentId w16cid:paraId="34232F50" w16cid:durableId="2CF3E6D6"/>
  <w16cid:commentId w16cid:paraId="0801F71A" w16cid:durableId="6A18B542"/>
  <w16cid:commentId w16cid:paraId="626D04FD" w16cid:durableId="2D08DE0C"/>
  <w16cid:commentId w16cid:paraId="525501DE" w16cid:durableId="2CF3FE8F"/>
  <w16cid:commentId w16cid:paraId="31F6CB5D" w16cid:durableId="44BEED19"/>
  <w16cid:commentId w16cid:paraId="7117D751" w16cid:durableId="2CF4FB73"/>
  <w16cid:commentId w16cid:paraId="339129A2" w16cid:durableId="2CF40377"/>
  <w16cid:commentId w16cid:paraId="773E56F7" w16cid:durableId="2CF4DCD0"/>
  <w16cid:commentId w16cid:paraId="0A3E4638" w16cid:durableId="2CF4E675"/>
  <w16cid:commentId w16cid:paraId="754FAC49" w16cid:durableId="2CF4E568"/>
  <w16cid:commentId w16cid:paraId="20A433CE" w16cid:durableId="2CF632A4"/>
  <w16cid:commentId w16cid:paraId="0B807E7A" w16cid:durableId="0FE3CAE5"/>
  <w16cid:commentId w16cid:paraId="28958F2A" w16cid:durableId="2CF63233"/>
  <w16cid:commentId w16cid:paraId="138F1AA9" w16cid:durableId="239996AE"/>
  <w16cid:commentId w16cid:paraId="2E541C83" w16cid:durableId="52676923"/>
  <w16cid:commentId w16cid:paraId="6E167B93" w16cid:durableId="4B63FCB9"/>
  <w16cid:commentId w16cid:paraId="6F01D348" w16cid:durableId="2D065A81"/>
  <w16cid:commentId w16cid:paraId="23E2EB9C" w16cid:durableId="61EEB76F"/>
  <w16cid:commentId w16cid:paraId="3BDAE345" w16cid:durableId="2CF63FDC"/>
  <w16cid:commentId w16cid:paraId="36C9E78C" w16cid:durableId="116B29AC"/>
  <w16cid:commentId w16cid:paraId="28021FD3" w16cid:durableId="2D1A0E49"/>
  <w16cid:commentId w16cid:paraId="51824F99" w16cid:durableId="16CE88F4"/>
  <w16cid:commentId w16cid:paraId="7D907684" w16cid:durableId="2D0A469F"/>
  <w16cid:commentId w16cid:paraId="43F77B7D" w16cid:durableId="5C6ABDB2"/>
  <w16cid:commentId w16cid:paraId="44AE3B3F" w16cid:durableId="05FF9253"/>
  <w16cid:commentId w16cid:paraId="0AE77C4E" w16cid:durableId="2CF51B07"/>
  <w16cid:commentId w16cid:paraId="7B285D1A" w16cid:durableId="036A42B2"/>
  <w16cid:commentId w16cid:paraId="0B6B07F7" w16cid:durableId="3E90CD39"/>
  <w16cid:commentId w16cid:paraId="6D987162" w16cid:durableId="2CF51B06"/>
  <w16cid:commentId w16cid:paraId="0C42AD86" w16cid:durableId="2CF51B05"/>
  <w16cid:commentId w16cid:paraId="5BE40912" w16cid:durableId="2CF53E01"/>
  <w16cid:commentId w16cid:paraId="36A00DE7" w16cid:durableId="695B9B57"/>
  <w16cid:commentId w16cid:paraId="46876134" w16cid:durableId="2CF6692E"/>
  <w16cid:commentId w16cid:paraId="237B00E4" w16cid:durableId="2D0A58B1"/>
  <w16cid:commentId w16cid:paraId="71887F40" w16cid:durableId="2CF8D186"/>
  <w16cid:commentId w16cid:paraId="1883B53D" w16cid:durableId="2CF8D5D9"/>
  <w16cid:commentId w16cid:paraId="0E6223E0" w16cid:durableId="3DE73633"/>
  <w16cid:commentId w16cid:paraId="01E248C0" w16cid:durableId="2CF8D72E"/>
  <w16cid:commentId w16cid:paraId="5252660D" w16cid:durableId="2CF8D952"/>
  <w16cid:commentId w16cid:paraId="646D69FC" w16cid:durableId="686DFFCD"/>
  <w16cid:commentId w16cid:paraId="416D7B28" w16cid:durableId="1CC95450"/>
  <w16cid:commentId w16cid:paraId="32A9FE65" w16cid:durableId="2CF630B4"/>
  <w16cid:commentId w16cid:paraId="7F97796E" w16cid:durableId="497665C5"/>
  <w16cid:commentId w16cid:paraId="31091DB6" w16cid:durableId="2CF54752"/>
  <w16cid:commentId w16cid:paraId="7E962F44" w16cid:durableId="2CF64260"/>
  <w16cid:commentId w16cid:paraId="37526AB5" w16cid:durableId="1825D571"/>
  <w16cid:commentId w16cid:paraId="2AA09268" w16cid:durableId="1A1D982D"/>
  <w16cid:commentId w16cid:paraId="60ED9285" w16cid:durableId="0869E8E0"/>
  <w16cid:commentId w16cid:paraId="2BAB609C" w16cid:durableId="5DD6BCC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3D68" w:rsidP="006A0FE3" w:rsidRDefault="002F3D68" w14:paraId="0DA69499" w14:textId="77777777">
      <w:pPr>
        <w:spacing w:after="0" w:line="240" w:lineRule="auto"/>
      </w:pPr>
      <w:r>
        <w:separator/>
      </w:r>
    </w:p>
  </w:endnote>
  <w:endnote w:type="continuationSeparator" w:id="0">
    <w:p w:rsidR="002F3D68" w:rsidP="006A0FE3" w:rsidRDefault="002F3D68" w14:paraId="60819BC8" w14:textId="77777777">
      <w:pPr>
        <w:spacing w:after="0" w:line="240" w:lineRule="auto"/>
      </w:pPr>
      <w:r>
        <w:continuationSeparator/>
      </w:r>
    </w:p>
  </w:endnote>
  <w:endnote w:type="continuationNotice" w:id="1">
    <w:p w:rsidR="002F3D68" w:rsidRDefault="002F3D68" w14:paraId="733646D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3D68" w:rsidP="006A0FE3" w:rsidRDefault="002F3D68" w14:paraId="02EB44F5" w14:textId="77777777">
      <w:pPr>
        <w:spacing w:after="0" w:line="240" w:lineRule="auto"/>
      </w:pPr>
      <w:r>
        <w:separator/>
      </w:r>
    </w:p>
  </w:footnote>
  <w:footnote w:type="continuationSeparator" w:id="0">
    <w:p w:rsidR="002F3D68" w:rsidP="006A0FE3" w:rsidRDefault="002F3D68" w14:paraId="0A1FC1D6" w14:textId="77777777">
      <w:pPr>
        <w:spacing w:after="0" w:line="240" w:lineRule="auto"/>
      </w:pPr>
      <w:r>
        <w:continuationSeparator/>
      </w:r>
    </w:p>
  </w:footnote>
  <w:footnote w:type="continuationNotice" w:id="1">
    <w:p w:rsidR="002F3D68" w:rsidRDefault="002F3D68" w14:paraId="02055B66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F0054"/>
    <w:multiLevelType w:val="hybridMultilevel"/>
    <w:tmpl w:val="289EA09A"/>
    <w:lvl w:ilvl="0" w:tplc="A4AC09B4">
      <w:start w:val="1"/>
      <w:numFmt w:val="bullet"/>
      <w:lvlText w:val=""/>
      <w:lvlJc w:val="left"/>
      <w:pPr>
        <w:ind w:left="1120" w:hanging="360"/>
      </w:pPr>
      <w:rPr>
        <w:rFonts w:hint="default" w:ascii="Symbol" w:hAnsi="Symbol"/>
      </w:rPr>
    </w:lvl>
    <w:lvl w:ilvl="1" w:tplc="C2B07966">
      <w:start w:val="1"/>
      <w:numFmt w:val="bullet"/>
      <w:lvlText w:val="o"/>
      <w:lvlJc w:val="left"/>
      <w:pPr>
        <w:ind w:left="1840" w:hanging="360"/>
      </w:pPr>
      <w:rPr>
        <w:rFonts w:hint="default" w:ascii="Courier New" w:hAnsi="Courier New"/>
      </w:rPr>
    </w:lvl>
    <w:lvl w:ilvl="2" w:tplc="9AF08648">
      <w:start w:val="1"/>
      <w:numFmt w:val="bullet"/>
      <w:lvlText w:val=""/>
      <w:lvlJc w:val="left"/>
      <w:pPr>
        <w:ind w:left="2560" w:hanging="360"/>
      </w:pPr>
      <w:rPr>
        <w:rFonts w:hint="default" w:ascii="Wingdings" w:hAnsi="Wingdings"/>
      </w:rPr>
    </w:lvl>
    <w:lvl w:ilvl="3" w:tplc="F788B5B6">
      <w:start w:val="1"/>
      <w:numFmt w:val="bullet"/>
      <w:lvlText w:val=""/>
      <w:lvlJc w:val="left"/>
      <w:pPr>
        <w:ind w:left="3280" w:hanging="360"/>
      </w:pPr>
      <w:rPr>
        <w:rFonts w:hint="default" w:ascii="Symbol" w:hAnsi="Symbol"/>
      </w:rPr>
    </w:lvl>
    <w:lvl w:ilvl="4" w:tplc="B1E8A178">
      <w:start w:val="1"/>
      <w:numFmt w:val="bullet"/>
      <w:lvlText w:val="o"/>
      <w:lvlJc w:val="left"/>
      <w:pPr>
        <w:ind w:left="4000" w:hanging="360"/>
      </w:pPr>
      <w:rPr>
        <w:rFonts w:hint="default" w:ascii="Courier New" w:hAnsi="Courier New"/>
      </w:rPr>
    </w:lvl>
    <w:lvl w:ilvl="5" w:tplc="04A2325C">
      <w:start w:val="1"/>
      <w:numFmt w:val="bullet"/>
      <w:lvlText w:val=""/>
      <w:lvlJc w:val="left"/>
      <w:pPr>
        <w:ind w:left="4720" w:hanging="360"/>
      </w:pPr>
      <w:rPr>
        <w:rFonts w:hint="default" w:ascii="Wingdings" w:hAnsi="Wingdings"/>
      </w:rPr>
    </w:lvl>
    <w:lvl w:ilvl="6" w:tplc="71DCA0E2">
      <w:start w:val="1"/>
      <w:numFmt w:val="bullet"/>
      <w:lvlText w:val=""/>
      <w:lvlJc w:val="left"/>
      <w:pPr>
        <w:ind w:left="5440" w:hanging="360"/>
      </w:pPr>
      <w:rPr>
        <w:rFonts w:hint="default" w:ascii="Symbol" w:hAnsi="Symbol"/>
      </w:rPr>
    </w:lvl>
    <w:lvl w:ilvl="7" w:tplc="7AD4ACCA">
      <w:start w:val="1"/>
      <w:numFmt w:val="bullet"/>
      <w:lvlText w:val="o"/>
      <w:lvlJc w:val="left"/>
      <w:pPr>
        <w:ind w:left="6160" w:hanging="360"/>
      </w:pPr>
      <w:rPr>
        <w:rFonts w:hint="default" w:ascii="Courier New" w:hAnsi="Courier New"/>
      </w:rPr>
    </w:lvl>
    <w:lvl w:ilvl="8" w:tplc="37C4E6D8">
      <w:start w:val="1"/>
      <w:numFmt w:val="bullet"/>
      <w:lvlText w:val=""/>
      <w:lvlJc w:val="left"/>
      <w:pPr>
        <w:ind w:left="6880" w:hanging="360"/>
      </w:pPr>
      <w:rPr>
        <w:rFonts w:hint="default" w:ascii="Wingdings" w:hAnsi="Wingdings"/>
      </w:rPr>
    </w:lvl>
  </w:abstractNum>
  <w:abstractNum w:abstractNumId="1" w15:restartNumberingAfterBreak="0">
    <w:nsid w:val="05682905"/>
    <w:multiLevelType w:val="hybridMultilevel"/>
    <w:tmpl w:val="2D009E5A"/>
    <w:lvl w:ilvl="0" w:tplc="96802580">
      <w:start w:val="2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2" w15:restartNumberingAfterBreak="0">
    <w:nsid w:val="05F41194"/>
    <w:multiLevelType w:val="hybridMultilevel"/>
    <w:tmpl w:val="CB144040"/>
    <w:lvl w:ilvl="0" w:tplc="98CAE7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7808FA8"/>
    <w:multiLevelType w:val="hybridMultilevel"/>
    <w:tmpl w:val="48DC731E"/>
    <w:lvl w:ilvl="0" w:tplc="D330850E">
      <w:start w:val="1"/>
      <w:numFmt w:val="bullet"/>
      <w:lvlText w:val="-"/>
      <w:lvlJc w:val="left"/>
      <w:pPr>
        <w:ind w:left="720" w:hanging="360"/>
      </w:pPr>
      <w:rPr>
        <w:rFonts w:hint="default" w:ascii="맑은 고딕" w:hAnsi="맑은 고딕"/>
      </w:rPr>
    </w:lvl>
    <w:lvl w:ilvl="1" w:tplc="EA22DE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5437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F86F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1EE4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28CE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CE88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4E70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F00B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41548E"/>
    <w:multiLevelType w:val="hybridMultilevel"/>
    <w:tmpl w:val="2A6CEF5C"/>
    <w:lvl w:ilvl="0" w:tplc="C41E3C7E">
      <w:start w:val="3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5" w15:restartNumberingAfterBreak="0">
    <w:nsid w:val="0C6B1C13"/>
    <w:multiLevelType w:val="hybridMultilevel"/>
    <w:tmpl w:val="3B3249B4"/>
    <w:lvl w:ilvl="0" w:tplc="A858A2F6">
      <w:start w:val="5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6" w15:restartNumberingAfterBreak="0">
    <w:nsid w:val="13126B50"/>
    <w:multiLevelType w:val="hybridMultilevel"/>
    <w:tmpl w:val="24EE4638"/>
    <w:lvl w:ilvl="0" w:tplc="1DA25536">
      <w:start w:val="1"/>
      <w:numFmt w:val="bullet"/>
      <w:lvlText w:val=""/>
      <w:lvlJc w:val="left"/>
      <w:pPr>
        <w:ind w:left="1120" w:hanging="360"/>
      </w:pPr>
      <w:rPr>
        <w:rFonts w:hint="default" w:ascii="Symbol" w:hAnsi="Symbol"/>
      </w:rPr>
    </w:lvl>
    <w:lvl w:ilvl="1" w:tplc="5956C8FC">
      <w:start w:val="1"/>
      <w:numFmt w:val="bullet"/>
      <w:lvlText w:val="o"/>
      <w:lvlJc w:val="left"/>
      <w:pPr>
        <w:ind w:left="1840" w:hanging="360"/>
      </w:pPr>
      <w:rPr>
        <w:rFonts w:hint="default" w:ascii="Courier New" w:hAnsi="Courier New"/>
      </w:rPr>
    </w:lvl>
    <w:lvl w:ilvl="2" w:tplc="1FCC207E">
      <w:start w:val="1"/>
      <w:numFmt w:val="bullet"/>
      <w:lvlText w:val=""/>
      <w:lvlJc w:val="left"/>
      <w:pPr>
        <w:ind w:left="2560" w:hanging="360"/>
      </w:pPr>
      <w:rPr>
        <w:rFonts w:hint="default" w:ascii="Wingdings" w:hAnsi="Wingdings"/>
      </w:rPr>
    </w:lvl>
    <w:lvl w:ilvl="3" w:tplc="E6E0B118">
      <w:start w:val="1"/>
      <w:numFmt w:val="bullet"/>
      <w:lvlText w:val=""/>
      <w:lvlJc w:val="left"/>
      <w:pPr>
        <w:ind w:left="3280" w:hanging="360"/>
      </w:pPr>
      <w:rPr>
        <w:rFonts w:hint="default" w:ascii="Symbol" w:hAnsi="Symbol"/>
      </w:rPr>
    </w:lvl>
    <w:lvl w:ilvl="4" w:tplc="5C30F39A">
      <w:start w:val="1"/>
      <w:numFmt w:val="bullet"/>
      <w:lvlText w:val="o"/>
      <w:lvlJc w:val="left"/>
      <w:pPr>
        <w:ind w:left="4000" w:hanging="360"/>
      </w:pPr>
      <w:rPr>
        <w:rFonts w:hint="default" w:ascii="Courier New" w:hAnsi="Courier New"/>
      </w:rPr>
    </w:lvl>
    <w:lvl w:ilvl="5" w:tplc="240A1256">
      <w:start w:val="1"/>
      <w:numFmt w:val="bullet"/>
      <w:lvlText w:val=""/>
      <w:lvlJc w:val="left"/>
      <w:pPr>
        <w:ind w:left="4720" w:hanging="360"/>
      </w:pPr>
      <w:rPr>
        <w:rFonts w:hint="default" w:ascii="Wingdings" w:hAnsi="Wingdings"/>
      </w:rPr>
    </w:lvl>
    <w:lvl w:ilvl="6" w:tplc="D3842028">
      <w:start w:val="1"/>
      <w:numFmt w:val="bullet"/>
      <w:lvlText w:val=""/>
      <w:lvlJc w:val="left"/>
      <w:pPr>
        <w:ind w:left="5440" w:hanging="360"/>
      </w:pPr>
      <w:rPr>
        <w:rFonts w:hint="default" w:ascii="Symbol" w:hAnsi="Symbol"/>
      </w:rPr>
    </w:lvl>
    <w:lvl w:ilvl="7" w:tplc="0CC0721A">
      <w:start w:val="1"/>
      <w:numFmt w:val="bullet"/>
      <w:lvlText w:val="o"/>
      <w:lvlJc w:val="left"/>
      <w:pPr>
        <w:ind w:left="6160" w:hanging="360"/>
      </w:pPr>
      <w:rPr>
        <w:rFonts w:hint="default" w:ascii="Courier New" w:hAnsi="Courier New"/>
      </w:rPr>
    </w:lvl>
    <w:lvl w:ilvl="8" w:tplc="EB0826CC">
      <w:start w:val="1"/>
      <w:numFmt w:val="bullet"/>
      <w:lvlText w:val=""/>
      <w:lvlJc w:val="left"/>
      <w:pPr>
        <w:ind w:left="6880" w:hanging="360"/>
      </w:pPr>
      <w:rPr>
        <w:rFonts w:hint="default" w:ascii="Wingdings" w:hAnsi="Wingdings"/>
      </w:rPr>
    </w:lvl>
  </w:abstractNum>
  <w:abstractNum w:abstractNumId="7" w15:restartNumberingAfterBreak="0">
    <w:nsid w:val="13C94C70"/>
    <w:multiLevelType w:val="hybridMultilevel"/>
    <w:tmpl w:val="64882DE2"/>
    <w:lvl w:ilvl="0" w:tplc="C34844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54C3642"/>
    <w:multiLevelType w:val="hybridMultilevel"/>
    <w:tmpl w:val="80EA0B12"/>
    <w:lvl w:ilvl="0" w:tplc="3D288F44">
      <w:start w:val="1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9" w15:restartNumberingAfterBreak="0">
    <w:nsid w:val="19E223F3"/>
    <w:multiLevelType w:val="hybridMultilevel"/>
    <w:tmpl w:val="CDDE4D96"/>
    <w:lvl w:ilvl="0" w:tplc="BF9C3EE2">
      <w:start w:val="1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10" w15:restartNumberingAfterBreak="0">
    <w:nsid w:val="1EC9D19C"/>
    <w:multiLevelType w:val="hybridMultilevel"/>
    <w:tmpl w:val="FFFFFFFF"/>
    <w:lvl w:ilvl="0" w:tplc="31D29984">
      <w:start w:val="1"/>
      <w:numFmt w:val="bullet"/>
      <w:lvlText w:val="-"/>
      <w:lvlJc w:val="left"/>
      <w:pPr>
        <w:ind w:left="800" w:hanging="400"/>
      </w:pPr>
      <w:rPr>
        <w:rFonts w:hint="default" w:ascii="맑은 고딕" w:hAnsi="맑은 고딕"/>
      </w:rPr>
    </w:lvl>
    <w:lvl w:ilvl="1" w:tplc="FCF845BE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w:ilvl="2" w:tplc="FBF44514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w:ilvl="3" w:tplc="9F0CFFD8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w:ilvl="4" w:tplc="8654A8E2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w:ilvl="5" w:tplc="6DCA6F40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w:ilvl="6" w:tplc="89FAC814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w:ilvl="7" w:tplc="446647C6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w:ilvl="8" w:tplc="DAE2C70E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11" w15:restartNumberingAfterBreak="0">
    <w:nsid w:val="22B65313"/>
    <w:multiLevelType w:val="hybridMultilevel"/>
    <w:tmpl w:val="8DEC09B4"/>
    <w:lvl w:ilvl="0" w:tplc="8E2CC2CC">
      <w:start w:val="3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12" w15:restartNumberingAfterBreak="0">
    <w:nsid w:val="289E5089"/>
    <w:multiLevelType w:val="hybridMultilevel"/>
    <w:tmpl w:val="9A427D7E"/>
    <w:lvl w:ilvl="0" w:tplc="C4A6B8D0">
      <w:start w:val="1"/>
      <w:numFmt w:val="decimal"/>
      <w:lvlText w:val="%1."/>
      <w:lvlJc w:val="left"/>
      <w:pPr>
        <w:ind w:left="720" w:hanging="360"/>
      </w:pPr>
    </w:lvl>
    <w:lvl w:ilvl="1" w:tplc="7C6475BC">
      <w:start w:val="1"/>
      <w:numFmt w:val="lowerLetter"/>
      <w:lvlText w:val="%2."/>
      <w:lvlJc w:val="left"/>
      <w:pPr>
        <w:ind w:left="1440" w:hanging="360"/>
      </w:pPr>
    </w:lvl>
    <w:lvl w:ilvl="2" w:tplc="3B102D0C">
      <w:start w:val="1"/>
      <w:numFmt w:val="lowerRoman"/>
      <w:lvlText w:val="%3."/>
      <w:lvlJc w:val="right"/>
      <w:pPr>
        <w:ind w:left="2160" w:hanging="180"/>
      </w:pPr>
    </w:lvl>
    <w:lvl w:ilvl="3" w:tplc="9146CC36">
      <w:start w:val="1"/>
      <w:numFmt w:val="decimal"/>
      <w:lvlText w:val="%4."/>
      <w:lvlJc w:val="left"/>
      <w:pPr>
        <w:ind w:left="2880" w:hanging="360"/>
      </w:pPr>
    </w:lvl>
    <w:lvl w:ilvl="4" w:tplc="DF74F6FA">
      <w:start w:val="1"/>
      <w:numFmt w:val="lowerLetter"/>
      <w:lvlText w:val="%5."/>
      <w:lvlJc w:val="left"/>
      <w:pPr>
        <w:ind w:left="3600" w:hanging="360"/>
      </w:pPr>
    </w:lvl>
    <w:lvl w:ilvl="5" w:tplc="81D0728C">
      <w:start w:val="1"/>
      <w:numFmt w:val="lowerRoman"/>
      <w:lvlText w:val="%6."/>
      <w:lvlJc w:val="right"/>
      <w:pPr>
        <w:ind w:left="4320" w:hanging="180"/>
      </w:pPr>
    </w:lvl>
    <w:lvl w:ilvl="6" w:tplc="D4704E5A">
      <w:start w:val="1"/>
      <w:numFmt w:val="decimal"/>
      <w:lvlText w:val="%7."/>
      <w:lvlJc w:val="left"/>
      <w:pPr>
        <w:ind w:left="5040" w:hanging="360"/>
      </w:pPr>
    </w:lvl>
    <w:lvl w:ilvl="7" w:tplc="26C00C00">
      <w:start w:val="1"/>
      <w:numFmt w:val="lowerLetter"/>
      <w:lvlText w:val="%8."/>
      <w:lvlJc w:val="left"/>
      <w:pPr>
        <w:ind w:left="5760" w:hanging="360"/>
      </w:pPr>
    </w:lvl>
    <w:lvl w:ilvl="8" w:tplc="E166A1E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44E37"/>
    <w:multiLevelType w:val="hybridMultilevel"/>
    <w:tmpl w:val="3B36F69E"/>
    <w:lvl w:ilvl="0" w:tplc="9E2EEE40">
      <w:start w:val="1"/>
      <w:numFmt w:val="decimal"/>
      <w:lvlText w:val="%1."/>
      <w:lvlJc w:val="left"/>
      <w:pPr>
        <w:ind w:left="720" w:hanging="360"/>
      </w:pPr>
    </w:lvl>
    <w:lvl w:ilvl="1" w:tplc="B9C2DA28">
      <w:start w:val="1"/>
      <w:numFmt w:val="lowerLetter"/>
      <w:lvlText w:val="%2."/>
      <w:lvlJc w:val="left"/>
      <w:pPr>
        <w:ind w:left="1440" w:hanging="360"/>
      </w:pPr>
    </w:lvl>
    <w:lvl w:ilvl="2" w:tplc="B11AD36A">
      <w:start w:val="1"/>
      <w:numFmt w:val="lowerRoman"/>
      <w:lvlText w:val="%3."/>
      <w:lvlJc w:val="right"/>
      <w:pPr>
        <w:ind w:left="2160" w:hanging="180"/>
      </w:pPr>
    </w:lvl>
    <w:lvl w:ilvl="3" w:tplc="179ADE14">
      <w:start w:val="1"/>
      <w:numFmt w:val="decimal"/>
      <w:lvlText w:val="%4."/>
      <w:lvlJc w:val="left"/>
      <w:pPr>
        <w:ind w:left="2880" w:hanging="360"/>
      </w:pPr>
    </w:lvl>
    <w:lvl w:ilvl="4" w:tplc="2D6CF7F4">
      <w:start w:val="1"/>
      <w:numFmt w:val="lowerLetter"/>
      <w:lvlText w:val="%5."/>
      <w:lvlJc w:val="left"/>
      <w:pPr>
        <w:ind w:left="3600" w:hanging="360"/>
      </w:pPr>
    </w:lvl>
    <w:lvl w:ilvl="5" w:tplc="F9A24E0A">
      <w:start w:val="1"/>
      <w:numFmt w:val="lowerRoman"/>
      <w:lvlText w:val="%6."/>
      <w:lvlJc w:val="right"/>
      <w:pPr>
        <w:ind w:left="4320" w:hanging="180"/>
      </w:pPr>
    </w:lvl>
    <w:lvl w:ilvl="6" w:tplc="3560F652">
      <w:start w:val="1"/>
      <w:numFmt w:val="decimal"/>
      <w:lvlText w:val="%7."/>
      <w:lvlJc w:val="left"/>
      <w:pPr>
        <w:ind w:left="5040" w:hanging="360"/>
      </w:pPr>
    </w:lvl>
    <w:lvl w:ilvl="7" w:tplc="7132E8A0">
      <w:start w:val="1"/>
      <w:numFmt w:val="lowerLetter"/>
      <w:lvlText w:val="%8."/>
      <w:lvlJc w:val="left"/>
      <w:pPr>
        <w:ind w:left="5760" w:hanging="360"/>
      </w:pPr>
    </w:lvl>
    <w:lvl w:ilvl="8" w:tplc="DEB694C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7A3977"/>
    <w:multiLevelType w:val="hybridMultilevel"/>
    <w:tmpl w:val="8E7EF56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F550554"/>
    <w:multiLevelType w:val="hybridMultilevel"/>
    <w:tmpl w:val="7074A4D8"/>
    <w:lvl w:ilvl="0" w:tplc="8B361D46">
      <w:start w:val="1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16" w15:restartNumberingAfterBreak="0">
    <w:nsid w:val="353A2FA7"/>
    <w:multiLevelType w:val="hybridMultilevel"/>
    <w:tmpl w:val="42784CB8"/>
    <w:lvl w:ilvl="0" w:tplc="AEEE6BAC">
      <w:start w:val="1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17" w15:restartNumberingAfterBreak="0">
    <w:nsid w:val="3A7D0CDF"/>
    <w:multiLevelType w:val="hybridMultilevel"/>
    <w:tmpl w:val="E3C0F15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A8EE138"/>
    <w:multiLevelType w:val="hybridMultilevel"/>
    <w:tmpl w:val="8B4695C8"/>
    <w:lvl w:ilvl="0" w:tplc="B5E6ECE4">
      <w:start w:val="1"/>
      <w:numFmt w:val="bullet"/>
      <w:lvlText w:val=""/>
      <w:lvlJc w:val="left"/>
      <w:pPr>
        <w:ind w:left="1960" w:hanging="360"/>
      </w:pPr>
      <w:rPr>
        <w:rFonts w:hint="default" w:ascii="Symbol" w:hAnsi="Symbol"/>
      </w:rPr>
    </w:lvl>
    <w:lvl w:ilvl="1" w:tplc="987682BC">
      <w:start w:val="1"/>
      <w:numFmt w:val="bullet"/>
      <w:lvlText w:val="o"/>
      <w:lvlJc w:val="left"/>
      <w:pPr>
        <w:ind w:left="2680" w:hanging="360"/>
      </w:pPr>
      <w:rPr>
        <w:rFonts w:hint="default" w:ascii="Courier New" w:hAnsi="Courier New"/>
      </w:rPr>
    </w:lvl>
    <w:lvl w:ilvl="2" w:tplc="F388584E">
      <w:start w:val="1"/>
      <w:numFmt w:val="bullet"/>
      <w:lvlText w:val=""/>
      <w:lvlJc w:val="left"/>
      <w:pPr>
        <w:ind w:left="3400" w:hanging="360"/>
      </w:pPr>
      <w:rPr>
        <w:rFonts w:hint="default" w:ascii="Wingdings" w:hAnsi="Wingdings"/>
      </w:rPr>
    </w:lvl>
    <w:lvl w:ilvl="3" w:tplc="3C32B8CC">
      <w:start w:val="1"/>
      <w:numFmt w:val="bullet"/>
      <w:lvlText w:val=""/>
      <w:lvlJc w:val="left"/>
      <w:pPr>
        <w:ind w:left="4120" w:hanging="360"/>
      </w:pPr>
      <w:rPr>
        <w:rFonts w:hint="default" w:ascii="Symbol" w:hAnsi="Symbol"/>
      </w:rPr>
    </w:lvl>
    <w:lvl w:ilvl="4" w:tplc="206C5600">
      <w:start w:val="1"/>
      <w:numFmt w:val="bullet"/>
      <w:lvlText w:val="o"/>
      <w:lvlJc w:val="left"/>
      <w:pPr>
        <w:ind w:left="4840" w:hanging="360"/>
      </w:pPr>
      <w:rPr>
        <w:rFonts w:hint="default" w:ascii="Courier New" w:hAnsi="Courier New"/>
      </w:rPr>
    </w:lvl>
    <w:lvl w:ilvl="5" w:tplc="D328245A">
      <w:start w:val="1"/>
      <w:numFmt w:val="bullet"/>
      <w:lvlText w:val=""/>
      <w:lvlJc w:val="left"/>
      <w:pPr>
        <w:ind w:left="5560" w:hanging="360"/>
      </w:pPr>
      <w:rPr>
        <w:rFonts w:hint="default" w:ascii="Wingdings" w:hAnsi="Wingdings"/>
      </w:rPr>
    </w:lvl>
    <w:lvl w:ilvl="6" w:tplc="DD3030A2">
      <w:start w:val="1"/>
      <w:numFmt w:val="bullet"/>
      <w:lvlText w:val=""/>
      <w:lvlJc w:val="left"/>
      <w:pPr>
        <w:ind w:left="6280" w:hanging="360"/>
      </w:pPr>
      <w:rPr>
        <w:rFonts w:hint="default" w:ascii="Symbol" w:hAnsi="Symbol"/>
      </w:rPr>
    </w:lvl>
    <w:lvl w:ilvl="7" w:tplc="0256006C">
      <w:start w:val="1"/>
      <w:numFmt w:val="bullet"/>
      <w:lvlText w:val="o"/>
      <w:lvlJc w:val="left"/>
      <w:pPr>
        <w:ind w:left="7000" w:hanging="360"/>
      </w:pPr>
      <w:rPr>
        <w:rFonts w:hint="default" w:ascii="Courier New" w:hAnsi="Courier New"/>
      </w:rPr>
    </w:lvl>
    <w:lvl w:ilvl="8" w:tplc="8F7E6E56">
      <w:start w:val="1"/>
      <w:numFmt w:val="bullet"/>
      <w:lvlText w:val=""/>
      <w:lvlJc w:val="left"/>
      <w:pPr>
        <w:ind w:left="7720" w:hanging="360"/>
      </w:pPr>
      <w:rPr>
        <w:rFonts w:hint="default" w:ascii="Wingdings" w:hAnsi="Wingdings"/>
      </w:rPr>
    </w:lvl>
  </w:abstractNum>
  <w:abstractNum w:abstractNumId="19" w15:restartNumberingAfterBreak="0">
    <w:nsid w:val="3CB23EF1"/>
    <w:multiLevelType w:val="hybridMultilevel"/>
    <w:tmpl w:val="D1B483E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DC26FEB"/>
    <w:multiLevelType w:val="hybridMultilevel"/>
    <w:tmpl w:val="5A107886"/>
    <w:lvl w:ilvl="0" w:tplc="088A0D74">
      <w:start w:val="6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21" w15:restartNumberingAfterBreak="0">
    <w:nsid w:val="40971AB4"/>
    <w:multiLevelType w:val="hybridMultilevel"/>
    <w:tmpl w:val="7F345228"/>
    <w:lvl w:ilvl="0" w:tplc="D2D6DBB0">
      <w:start w:val="2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22" w15:restartNumberingAfterBreak="0">
    <w:nsid w:val="467C4649"/>
    <w:multiLevelType w:val="hybridMultilevel"/>
    <w:tmpl w:val="48BA686C"/>
    <w:lvl w:ilvl="0" w:tplc="84D8E5B0">
      <w:start w:val="5"/>
      <w:numFmt w:val="bullet"/>
      <w:lvlText w:val=""/>
      <w:lvlJc w:val="left"/>
      <w:pPr>
        <w:ind w:left="760" w:hanging="360"/>
      </w:pPr>
      <w:rPr>
        <w:rFonts w:hint="default" w:ascii="Wingdings" w:hAnsi="Wingdings" w:eastAsiaTheme="minorEastAsia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23" w15:restartNumberingAfterBreak="0">
    <w:nsid w:val="46F914FB"/>
    <w:multiLevelType w:val="hybridMultilevel"/>
    <w:tmpl w:val="EA0A437C"/>
    <w:lvl w:ilvl="0" w:tplc="C5C6D59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A0E4B81"/>
    <w:multiLevelType w:val="hybridMultilevel"/>
    <w:tmpl w:val="FFFFFFFF"/>
    <w:lvl w:ilvl="0" w:tplc="DEBE9FAC">
      <w:start w:val="1"/>
      <w:numFmt w:val="bullet"/>
      <w:lvlText w:val="-"/>
      <w:lvlJc w:val="left"/>
      <w:pPr>
        <w:ind w:left="800" w:hanging="400"/>
      </w:pPr>
      <w:rPr>
        <w:rFonts w:hint="default" w:ascii="맑은 고딕" w:hAnsi="맑은 고딕"/>
      </w:rPr>
    </w:lvl>
    <w:lvl w:ilvl="1" w:tplc="0E3A41F6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w:ilvl="2" w:tplc="0C42B23C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w:ilvl="3" w:tplc="40E86828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w:ilvl="4" w:tplc="2668A892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w:ilvl="5" w:tplc="9C9A32FC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w:ilvl="6" w:tplc="48B82214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w:ilvl="7" w:tplc="AECC70FE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w:ilvl="8" w:tplc="37B472FE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25" w15:restartNumberingAfterBreak="0">
    <w:nsid w:val="4B182B4F"/>
    <w:multiLevelType w:val="hybridMultilevel"/>
    <w:tmpl w:val="45C2B822"/>
    <w:lvl w:ilvl="0" w:tplc="FAC2A388">
      <w:start w:val="3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26" w15:restartNumberingAfterBreak="0">
    <w:nsid w:val="511A9A7B"/>
    <w:multiLevelType w:val="hybridMultilevel"/>
    <w:tmpl w:val="FD9616DE"/>
    <w:lvl w:ilvl="0" w:tplc="C3E82E6C">
      <w:start w:val="1"/>
      <w:numFmt w:val="decimal"/>
      <w:lvlText w:val="%1."/>
      <w:lvlJc w:val="left"/>
      <w:pPr>
        <w:ind w:left="720" w:hanging="360"/>
      </w:pPr>
    </w:lvl>
    <w:lvl w:ilvl="1" w:tplc="63D203AC">
      <w:start w:val="1"/>
      <w:numFmt w:val="lowerLetter"/>
      <w:lvlText w:val="%2."/>
      <w:lvlJc w:val="left"/>
      <w:pPr>
        <w:ind w:left="1440" w:hanging="360"/>
      </w:pPr>
    </w:lvl>
    <w:lvl w:ilvl="2" w:tplc="5D085A38">
      <w:start w:val="1"/>
      <w:numFmt w:val="lowerRoman"/>
      <w:lvlText w:val="%3."/>
      <w:lvlJc w:val="right"/>
      <w:pPr>
        <w:ind w:left="2160" w:hanging="180"/>
      </w:pPr>
    </w:lvl>
    <w:lvl w:ilvl="3" w:tplc="7C7E4DFC">
      <w:start w:val="1"/>
      <w:numFmt w:val="decimal"/>
      <w:lvlText w:val="%4."/>
      <w:lvlJc w:val="left"/>
      <w:pPr>
        <w:ind w:left="2880" w:hanging="360"/>
      </w:pPr>
    </w:lvl>
    <w:lvl w:ilvl="4" w:tplc="4C5A99FC">
      <w:start w:val="1"/>
      <w:numFmt w:val="lowerLetter"/>
      <w:lvlText w:val="%5."/>
      <w:lvlJc w:val="left"/>
      <w:pPr>
        <w:ind w:left="3600" w:hanging="360"/>
      </w:pPr>
    </w:lvl>
    <w:lvl w:ilvl="5" w:tplc="E842F162">
      <w:start w:val="1"/>
      <w:numFmt w:val="lowerRoman"/>
      <w:lvlText w:val="%6."/>
      <w:lvlJc w:val="right"/>
      <w:pPr>
        <w:ind w:left="4320" w:hanging="180"/>
      </w:pPr>
    </w:lvl>
    <w:lvl w:ilvl="6" w:tplc="C6ECBE2A">
      <w:start w:val="1"/>
      <w:numFmt w:val="decimal"/>
      <w:lvlText w:val="%7."/>
      <w:lvlJc w:val="left"/>
      <w:pPr>
        <w:ind w:left="5040" w:hanging="360"/>
      </w:pPr>
    </w:lvl>
    <w:lvl w:ilvl="7" w:tplc="FC74B19E">
      <w:start w:val="1"/>
      <w:numFmt w:val="lowerLetter"/>
      <w:lvlText w:val="%8."/>
      <w:lvlJc w:val="left"/>
      <w:pPr>
        <w:ind w:left="5760" w:hanging="360"/>
      </w:pPr>
    </w:lvl>
    <w:lvl w:ilvl="8" w:tplc="70EA5B0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E8666D"/>
    <w:multiLevelType w:val="hybridMultilevel"/>
    <w:tmpl w:val="46CECA08"/>
    <w:lvl w:ilvl="0" w:tplc="D5AA81A0">
      <w:start w:val="3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28" w15:restartNumberingAfterBreak="0">
    <w:nsid w:val="54F1788C"/>
    <w:multiLevelType w:val="hybridMultilevel"/>
    <w:tmpl w:val="CA4658F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7CAB884"/>
    <w:multiLevelType w:val="hybridMultilevel"/>
    <w:tmpl w:val="FFFFFFFF"/>
    <w:lvl w:ilvl="0" w:tplc="BDA85CFC">
      <w:start w:val="1"/>
      <w:numFmt w:val="bullet"/>
      <w:lvlText w:val="-"/>
      <w:lvlJc w:val="left"/>
      <w:pPr>
        <w:ind w:left="800" w:hanging="400"/>
      </w:pPr>
      <w:rPr>
        <w:rFonts w:hint="default" w:ascii="맑은 고딕" w:hAnsi="맑은 고딕"/>
      </w:rPr>
    </w:lvl>
    <w:lvl w:ilvl="1" w:tplc="96802A96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w:ilvl="2" w:tplc="29D070D8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w:ilvl="3" w:tplc="676857E8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w:ilvl="4" w:tplc="BE2E66D8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w:ilvl="5" w:tplc="CA107CAC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w:ilvl="6" w:tplc="66F2BEF4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w:ilvl="7" w:tplc="142096E2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w:ilvl="8" w:tplc="F18C4A3E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30" w15:restartNumberingAfterBreak="0">
    <w:nsid w:val="5AB46655"/>
    <w:multiLevelType w:val="hybridMultilevel"/>
    <w:tmpl w:val="32D4603E"/>
    <w:lvl w:ilvl="0" w:tplc="C3484458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FC85177"/>
    <w:multiLevelType w:val="hybridMultilevel"/>
    <w:tmpl w:val="44F4B01C"/>
    <w:lvl w:ilvl="0" w:tplc="89AAE322">
      <w:start w:val="3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32" w15:restartNumberingAfterBreak="0">
    <w:nsid w:val="5FDF39CD"/>
    <w:multiLevelType w:val="hybridMultilevel"/>
    <w:tmpl w:val="F1A25736"/>
    <w:lvl w:ilvl="0" w:tplc="E466C9A2">
      <w:start w:val="2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33" w15:restartNumberingAfterBreak="0">
    <w:nsid w:val="64706EE3"/>
    <w:multiLevelType w:val="hybridMultilevel"/>
    <w:tmpl w:val="3B745526"/>
    <w:lvl w:ilvl="0" w:tplc="EB54B410">
      <w:start w:val="3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34" w15:restartNumberingAfterBreak="0">
    <w:nsid w:val="665C2CA3"/>
    <w:multiLevelType w:val="hybridMultilevel"/>
    <w:tmpl w:val="7532A088"/>
    <w:lvl w:ilvl="0" w:tplc="A28207D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7FB4BC6"/>
    <w:multiLevelType w:val="hybridMultilevel"/>
    <w:tmpl w:val="DD7C917E"/>
    <w:lvl w:ilvl="0" w:tplc="69CE96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A153749"/>
    <w:multiLevelType w:val="hybridMultilevel"/>
    <w:tmpl w:val="4504FCC8"/>
    <w:lvl w:ilvl="0" w:tplc="08A0457E">
      <w:start w:val="1"/>
      <w:numFmt w:val="decimal"/>
      <w:lvlText w:val="%1."/>
      <w:lvlJc w:val="left"/>
      <w:pPr>
        <w:ind w:left="800" w:hanging="360"/>
      </w:pPr>
    </w:lvl>
    <w:lvl w:ilvl="1" w:tplc="739CAB9E">
      <w:start w:val="1"/>
      <w:numFmt w:val="lowerLetter"/>
      <w:lvlText w:val="%2."/>
      <w:lvlJc w:val="left"/>
      <w:pPr>
        <w:ind w:left="1520" w:hanging="360"/>
      </w:pPr>
    </w:lvl>
    <w:lvl w:ilvl="2" w:tplc="5812369A">
      <w:start w:val="1"/>
      <w:numFmt w:val="lowerRoman"/>
      <w:lvlText w:val="%3."/>
      <w:lvlJc w:val="right"/>
      <w:pPr>
        <w:ind w:left="2240" w:hanging="180"/>
      </w:pPr>
    </w:lvl>
    <w:lvl w:ilvl="3" w:tplc="1FDA3604">
      <w:start w:val="1"/>
      <w:numFmt w:val="decimal"/>
      <w:lvlText w:val="%4."/>
      <w:lvlJc w:val="left"/>
      <w:pPr>
        <w:ind w:left="2960" w:hanging="360"/>
      </w:pPr>
    </w:lvl>
    <w:lvl w:ilvl="4" w:tplc="BE763690">
      <w:start w:val="1"/>
      <w:numFmt w:val="lowerLetter"/>
      <w:lvlText w:val="%5."/>
      <w:lvlJc w:val="left"/>
      <w:pPr>
        <w:ind w:left="3680" w:hanging="360"/>
      </w:pPr>
    </w:lvl>
    <w:lvl w:ilvl="5" w:tplc="ABE85BA8">
      <w:start w:val="1"/>
      <w:numFmt w:val="lowerRoman"/>
      <w:lvlText w:val="%6."/>
      <w:lvlJc w:val="right"/>
      <w:pPr>
        <w:ind w:left="4400" w:hanging="180"/>
      </w:pPr>
    </w:lvl>
    <w:lvl w:ilvl="6" w:tplc="8EC8F2CA">
      <w:start w:val="1"/>
      <w:numFmt w:val="decimal"/>
      <w:lvlText w:val="%7."/>
      <w:lvlJc w:val="left"/>
      <w:pPr>
        <w:ind w:left="5120" w:hanging="360"/>
      </w:pPr>
    </w:lvl>
    <w:lvl w:ilvl="7" w:tplc="C3A634C4">
      <w:start w:val="1"/>
      <w:numFmt w:val="lowerLetter"/>
      <w:lvlText w:val="%8."/>
      <w:lvlJc w:val="left"/>
      <w:pPr>
        <w:ind w:left="5840" w:hanging="360"/>
      </w:pPr>
    </w:lvl>
    <w:lvl w:ilvl="8" w:tplc="8988D014">
      <w:start w:val="1"/>
      <w:numFmt w:val="lowerRoman"/>
      <w:lvlText w:val="%9."/>
      <w:lvlJc w:val="right"/>
      <w:pPr>
        <w:ind w:left="6560" w:hanging="180"/>
      </w:pPr>
    </w:lvl>
  </w:abstractNum>
  <w:abstractNum w:abstractNumId="37" w15:restartNumberingAfterBreak="0">
    <w:nsid w:val="74AB1F6C"/>
    <w:multiLevelType w:val="hybridMultilevel"/>
    <w:tmpl w:val="08F4EBEA"/>
    <w:lvl w:ilvl="0" w:tplc="2A14B4BC">
      <w:start w:val="6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38" w15:restartNumberingAfterBreak="0">
    <w:nsid w:val="777508EA"/>
    <w:multiLevelType w:val="hybridMultilevel"/>
    <w:tmpl w:val="DAFA3484"/>
    <w:lvl w:ilvl="0" w:tplc="D034D6A4">
      <w:start w:val="3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39" w15:restartNumberingAfterBreak="0">
    <w:nsid w:val="779552CD"/>
    <w:multiLevelType w:val="hybridMultilevel"/>
    <w:tmpl w:val="9FA64FCE"/>
    <w:lvl w:ilvl="0" w:tplc="3D288F44">
      <w:start w:val="1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40" w15:restartNumberingAfterBreak="0">
    <w:nsid w:val="78A3C851"/>
    <w:multiLevelType w:val="hybridMultilevel"/>
    <w:tmpl w:val="FFFFFFFF"/>
    <w:lvl w:ilvl="0" w:tplc="801AD4FC">
      <w:start w:val="1"/>
      <w:numFmt w:val="bullet"/>
      <w:lvlText w:val="-"/>
      <w:lvlJc w:val="left"/>
      <w:pPr>
        <w:ind w:left="800" w:hanging="400"/>
      </w:pPr>
      <w:rPr>
        <w:rFonts w:hint="default" w:ascii="맑은 고딕" w:hAnsi="맑은 고딕"/>
      </w:rPr>
    </w:lvl>
    <w:lvl w:ilvl="1" w:tplc="41027C44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w:ilvl="2" w:tplc="AC7A3130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w:ilvl="3" w:tplc="614CFD5A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w:ilvl="4" w:tplc="234ED09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w:ilvl="5" w:tplc="46407FF4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w:ilvl="6" w:tplc="15C6C8A4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w:ilvl="7" w:tplc="CEAE648C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w:ilvl="8" w:tplc="A61CF73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41" w15:restartNumberingAfterBreak="0">
    <w:nsid w:val="7A2EEF4C"/>
    <w:multiLevelType w:val="hybridMultilevel"/>
    <w:tmpl w:val="866C4E22"/>
    <w:lvl w:ilvl="0" w:tplc="01F8F076">
      <w:start w:val="1"/>
      <w:numFmt w:val="lowerRoman"/>
      <w:lvlText w:val="%1."/>
      <w:lvlJc w:val="right"/>
      <w:pPr>
        <w:ind w:left="720" w:hanging="360"/>
      </w:pPr>
    </w:lvl>
    <w:lvl w:ilvl="1" w:tplc="A84E404E">
      <w:start w:val="1"/>
      <w:numFmt w:val="lowerLetter"/>
      <w:lvlText w:val="%2."/>
      <w:lvlJc w:val="left"/>
      <w:pPr>
        <w:ind w:left="1440" w:hanging="360"/>
      </w:pPr>
    </w:lvl>
    <w:lvl w:ilvl="2" w:tplc="57F6FE8A">
      <w:start w:val="1"/>
      <w:numFmt w:val="lowerRoman"/>
      <w:lvlText w:val="%3."/>
      <w:lvlJc w:val="right"/>
      <w:pPr>
        <w:ind w:left="2160" w:hanging="180"/>
      </w:pPr>
    </w:lvl>
    <w:lvl w:ilvl="3" w:tplc="A5262EF8">
      <w:start w:val="1"/>
      <w:numFmt w:val="decimal"/>
      <w:lvlText w:val="%4."/>
      <w:lvlJc w:val="left"/>
      <w:pPr>
        <w:ind w:left="2880" w:hanging="360"/>
      </w:pPr>
    </w:lvl>
    <w:lvl w:ilvl="4" w:tplc="26EEBBC0">
      <w:start w:val="1"/>
      <w:numFmt w:val="lowerLetter"/>
      <w:lvlText w:val="%5."/>
      <w:lvlJc w:val="left"/>
      <w:pPr>
        <w:ind w:left="3600" w:hanging="360"/>
      </w:pPr>
    </w:lvl>
    <w:lvl w:ilvl="5" w:tplc="531E2B92">
      <w:start w:val="1"/>
      <w:numFmt w:val="lowerRoman"/>
      <w:lvlText w:val="%6."/>
      <w:lvlJc w:val="right"/>
      <w:pPr>
        <w:ind w:left="4320" w:hanging="180"/>
      </w:pPr>
    </w:lvl>
    <w:lvl w:ilvl="6" w:tplc="E16ED8AC">
      <w:start w:val="1"/>
      <w:numFmt w:val="decimal"/>
      <w:lvlText w:val="%7."/>
      <w:lvlJc w:val="left"/>
      <w:pPr>
        <w:ind w:left="5040" w:hanging="360"/>
      </w:pPr>
    </w:lvl>
    <w:lvl w:ilvl="7" w:tplc="CAA8323C">
      <w:start w:val="1"/>
      <w:numFmt w:val="lowerLetter"/>
      <w:lvlText w:val="%8."/>
      <w:lvlJc w:val="left"/>
      <w:pPr>
        <w:ind w:left="5760" w:hanging="360"/>
      </w:pPr>
    </w:lvl>
    <w:lvl w:ilvl="8" w:tplc="B3B22F70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A02DA2"/>
    <w:multiLevelType w:val="hybridMultilevel"/>
    <w:tmpl w:val="7D42B4AC"/>
    <w:lvl w:ilvl="0" w:tplc="57140282">
      <w:start w:val="3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43" w15:restartNumberingAfterBreak="0">
    <w:nsid w:val="7EC346BC"/>
    <w:multiLevelType w:val="hybridMultilevel"/>
    <w:tmpl w:val="4A285F8E"/>
    <w:lvl w:ilvl="0" w:tplc="52A29270">
      <w:start w:val="5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num w:numId="1">
    <w:abstractNumId w:val="0"/>
  </w:num>
  <w:num w:numId="2">
    <w:abstractNumId w:val="41"/>
  </w:num>
  <w:num w:numId="3">
    <w:abstractNumId w:val="13"/>
  </w:num>
  <w:num w:numId="4">
    <w:abstractNumId w:val="26"/>
  </w:num>
  <w:num w:numId="5">
    <w:abstractNumId w:val="12"/>
  </w:num>
  <w:num w:numId="6">
    <w:abstractNumId w:val="18"/>
  </w:num>
  <w:num w:numId="7">
    <w:abstractNumId w:val="36"/>
  </w:num>
  <w:num w:numId="8">
    <w:abstractNumId w:val="6"/>
  </w:num>
  <w:num w:numId="9">
    <w:abstractNumId w:val="3"/>
  </w:num>
  <w:num w:numId="10">
    <w:abstractNumId w:val="7"/>
  </w:num>
  <w:num w:numId="11">
    <w:abstractNumId w:val="28"/>
  </w:num>
  <w:num w:numId="12">
    <w:abstractNumId w:val="30"/>
  </w:num>
  <w:num w:numId="13">
    <w:abstractNumId w:val="14"/>
  </w:num>
  <w:num w:numId="14">
    <w:abstractNumId w:val="19"/>
  </w:num>
  <w:num w:numId="15">
    <w:abstractNumId w:val="17"/>
  </w:num>
  <w:num w:numId="16">
    <w:abstractNumId w:val="2"/>
  </w:num>
  <w:num w:numId="17">
    <w:abstractNumId w:val="35"/>
  </w:num>
  <w:num w:numId="18">
    <w:abstractNumId w:val="34"/>
  </w:num>
  <w:num w:numId="19">
    <w:abstractNumId w:val="16"/>
  </w:num>
  <w:num w:numId="20">
    <w:abstractNumId w:val="15"/>
  </w:num>
  <w:num w:numId="21">
    <w:abstractNumId w:val="9"/>
  </w:num>
  <w:num w:numId="22">
    <w:abstractNumId w:val="21"/>
  </w:num>
  <w:num w:numId="23">
    <w:abstractNumId w:val="1"/>
  </w:num>
  <w:num w:numId="24">
    <w:abstractNumId w:val="32"/>
  </w:num>
  <w:num w:numId="25">
    <w:abstractNumId w:val="42"/>
  </w:num>
  <w:num w:numId="26">
    <w:abstractNumId w:val="31"/>
  </w:num>
  <w:num w:numId="27">
    <w:abstractNumId w:val="4"/>
  </w:num>
  <w:num w:numId="28">
    <w:abstractNumId w:val="27"/>
  </w:num>
  <w:num w:numId="29">
    <w:abstractNumId w:val="38"/>
  </w:num>
  <w:num w:numId="30">
    <w:abstractNumId w:val="33"/>
  </w:num>
  <w:num w:numId="31">
    <w:abstractNumId w:val="25"/>
  </w:num>
  <w:num w:numId="32">
    <w:abstractNumId w:val="11"/>
  </w:num>
  <w:num w:numId="33">
    <w:abstractNumId w:val="5"/>
  </w:num>
  <w:num w:numId="34">
    <w:abstractNumId w:val="43"/>
  </w:num>
  <w:num w:numId="35">
    <w:abstractNumId w:val="37"/>
  </w:num>
  <w:num w:numId="36">
    <w:abstractNumId w:val="20"/>
  </w:num>
  <w:num w:numId="37">
    <w:abstractNumId w:val="22"/>
  </w:num>
  <w:num w:numId="38">
    <w:abstractNumId w:val="39"/>
  </w:num>
  <w:num w:numId="39">
    <w:abstractNumId w:val="8"/>
  </w:num>
  <w:num w:numId="40">
    <w:abstractNumId w:val="23"/>
  </w:num>
  <w:num w:numId="41">
    <w:abstractNumId w:val="24"/>
  </w:num>
  <w:num w:numId="42">
    <w:abstractNumId w:val="10"/>
  </w:num>
  <w:num w:numId="43">
    <w:abstractNumId w:val="40"/>
  </w:num>
  <w:num w:numId="44">
    <w:abstractNumId w:val="2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나영">
    <w15:presenceInfo w15:providerId="None" w15:userId="김나영"/>
  </w15:person>
  <w15:person w15:author="이주완">
    <w15:presenceInfo w15:providerId="AD" w15:userId="S::jwlee@3ibank.com::700d73e8-9050-40bc-b923-dbf32acc7ce1"/>
  </w15:person>
  <w15:person w15:author="나영 김">
    <w15:presenceInfo w15:providerId="None" w15:userId="나영 김"/>
  </w15:person>
  <w15:person w15:author="cho kyu sung">
    <w15:presenceInfo w15:providerId="None" w15:userId="cho kyu sung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bordersDoNotSurroundHeader/>
  <w:bordersDoNotSurroundFooter/>
  <w:proofState w:spelling="clean" w:grammar="dirty"/>
  <w:trackRevisions w:val="true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197"/>
    <w:rsid w:val="00001F1F"/>
    <w:rsid w:val="00002F3D"/>
    <w:rsid w:val="00010581"/>
    <w:rsid w:val="000106B0"/>
    <w:rsid w:val="00012C32"/>
    <w:rsid w:val="00013D09"/>
    <w:rsid w:val="00014596"/>
    <w:rsid w:val="00016066"/>
    <w:rsid w:val="000212A2"/>
    <w:rsid w:val="0002302D"/>
    <w:rsid w:val="00024183"/>
    <w:rsid w:val="000259BC"/>
    <w:rsid w:val="0002628E"/>
    <w:rsid w:val="000275A2"/>
    <w:rsid w:val="00027694"/>
    <w:rsid w:val="00032ED2"/>
    <w:rsid w:val="00035495"/>
    <w:rsid w:val="000464F6"/>
    <w:rsid w:val="00051778"/>
    <w:rsid w:val="00052A24"/>
    <w:rsid w:val="00053CBE"/>
    <w:rsid w:val="00062566"/>
    <w:rsid w:val="000626F6"/>
    <w:rsid w:val="000646A0"/>
    <w:rsid w:val="00064E2D"/>
    <w:rsid w:val="00066EF8"/>
    <w:rsid w:val="00067823"/>
    <w:rsid w:val="000702A2"/>
    <w:rsid w:val="00072106"/>
    <w:rsid w:val="00073069"/>
    <w:rsid w:val="00074BEB"/>
    <w:rsid w:val="0007537C"/>
    <w:rsid w:val="000769DE"/>
    <w:rsid w:val="00076EB4"/>
    <w:rsid w:val="00081CCC"/>
    <w:rsid w:val="00081D5B"/>
    <w:rsid w:val="00083CD3"/>
    <w:rsid w:val="000907BE"/>
    <w:rsid w:val="0009362A"/>
    <w:rsid w:val="00094E61"/>
    <w:rsid w:val="000960B3"/>
    <w:rsid w:val="000964CD"/>
    <w:rsid w:val="00097E83"/>
    <w:rsid w:val="000A126D"/>
    <w:rsid w:val="000A33CE"/>
    <w:rsid w:val="000A6057"/>
    <w:rsid w:val="000A6B5C"/>
    <w:rsid w:val="000B054F"/>
    <w:rsid w:val="000B0589"/>
    <w:rsid w:val="000B3F48"/>
    <w:rsid w:val="000B7517"/>
    <w:rsid w:val="000C7694"/>
    <w:rsid w:val="000C7A27"/>
    <w:rsid w:val="000D05B3"/>
    <w:rsid w:val="000D08CF"/>
    <w:rsid w:val="000D0BF1"/>
    <w:rsid w:val="000D596D"/>
    <w:rsid w:val="000E04E2"/>
    <w:rsid w:val="000E1542"/>
    <w:rsid w:val="000E6B2D"/>
    <w:rsid w:val="000E6E6C"/>
    <w:rsid w:val="000F0B54"/>
    <w:rsid w:val="000F253C"/>
    <w:rsid w:val="000F39BE"/>
    <w:rsid w:val="000F58E1"/>
    <w:rsid w:val="000F7EAB"/>
    <w:rsid w:val="00104D68"/>
    <w:rsid w:val="00117491"/>
    <w:rsid w:val="0012029B"/>
    <w:rsid w:val="00122361"/>
    <w:rsid w:val="00122AAF"/>
    <w:rsid w:val="001264F6"/>
    <w:rsid w:val="00135343"/>
    <w:rsid w:val="001403BA"/>
    <w:rsid w:val="00140DF5"/>
    <w:rsid w:val="00141622"/>
    <w:rsid w:val="00141F5D"/>
    <w:rsid w:val="00143447"/>
    <w:rsid w:val="00143968"/>
    <w:rsid w:val="00145F2C"/>
    <w:rsid w:val="00146200"/>
    <w:rsid w:val="00146B67"/>
    <w:rsid w:val="00151FC4"/>
    <w:rsid w:val="00152F89"/>
    <w:rsid w:val="00153A55"/>
    <w:rsid w:val="001542ED"/>
    <w:rsid w:val="00160855"/>
    <w:rsid w:val="0016231A"/>
    <w:rsid w:val="00162C34"/>
    <w:rsid w:val="00163B4F"/>
    <w:rsid w:val="00166FC5"/>
    <w:rsid w:val="001713AA"/>
    <w:rsid w:val="00171A2C"/>
    <w:rsid w:val="00172EB1"/>
    <w:rsid w:val="00175500"/>
    <w:rsid w:val="00182176"/>
    <w:rsid w:val="001861E8"/>
    <w:rsid w:val="0019178D"/>
    <w:rsid w:val="00192C7C"/>
    <w:rsid w:val="00194CF6"/>
    <w:rsid w:val="00197EA3"/>
    <w:rsid w:val="001A0285"/>
    <w:rsid w:val="001A0AEC"/>
    <w:rsid w:val="001A1F97"/>
    <w:rsid w:val="001A5516"/>
    <w:rsid w:val="001A6FC1"/>
    <w:rsid w:val="001A782E"/>
    <w:rsid w:val="001A7A0F"/>
    <w:rsid w:val="001B145C"/>
    <w:rsid w:val="001B258E"/>
    <w:rsid w:val="001B63D9"/>
    <w:rsid w:val="001C0783"/>
    <w:rsid w:val="001C48B5"/>
    <w:rsid w:val="001C5CB0"/>
    <w:rsid w:val="001C66E6"/>
    <w:rsid w:val="001C6896"/>
    <w:rsid w:val="001C6BBA"/>
    <w:rsid w:val="001C6D24"/>
    <w:rsid w:val="001C72EC"/>
    <w:rsid w:val="001D6FA0"/>
    <w:rsid w:val="001E24DA"/>
    <w:rsid w:val="001E2DB2"/>
    <w:rsid w:val="001E35D0"/>
    <w:rsid w:val="001E3AE3"/>
    <w:rsid w:val="001E3C1D"/>
    <w:rsid w:val="001E430A"/>
    <w:rsid w:val="001E7FE4"/>
    <w:rsid w:val="001F0F1B"/>
    <w:rsid w:val="001F4FCC"/>
    <w:rsid w:val="001F6D1F"/>
    <w:rsid w:val="00206D0F"/>
    <w:rsid w:val="002074E9"/>
    <w:rsid w:val="002076B2"/>
    <w:rsid w:val="00207723"/>
    <w:rsid w:val="00207EC9"/>
    <w:rsid w:val="002146CE"/>
    <w:rsid w:val="002215FE"/>
    <w:rsid w:val="0022250D"/>
    <w:rsid w:val="002230E1"/>
    <w:rsid w:val="00237D0B"/>
    <w:rsid w:val="00240650"/>
    <w:rsid w:val="0024212C"/>
    <w:rsid w:val="00252202"/>
    <w:rsid w:val="00253912"/>
    <w:rsid w:val="00254538"/>
    <w:rsid w:val="00254899"/>
    <w:rsid w:val="00262FE4"/>
    <w:rsid w:val="00263712"/>
    <w:rsid w:val="00272DF0"/>
    <w:rsid w:val="002758B6"/>
    <w:rsid w:val="00275CFF"/>
    <w:rsid w:val="00276036"/>
    <w:rsid w:val="00276ACD"/>
    <w:rsid w:val="00284554"/>
    <w:rsid w:val="0028459B"/>
    <w:rsid w:val="002850F9"/>
    <w:rsid w:val="0028553F"/>
    <w:rsid w:val="002856EF"/>
    <w:rsid w:val="0028758D"/>
    <w:rsid w:val="00292F44"/>
    <w:rsid w:val="00294038"/>
    <w:rsid w:val="0029556B"/>
    <w:rsid w:val="0029622D"/>
    <w:rsid w:val="0029625C"/>
    <w:rsid w:val="0029661D"/>
    <w:rsid w:val="00297A7A"/>
    <w:rsid w:val="002A0003"/>
    <w:rsid w:val="002A0285"/>
    <w:rsid w:val="002A5D66"/>
    <w:rsid w:val="002B1752"/>
    <w:rsid w:val="002B374C"/>
    <w:rsid w:val="002B3D2A"/>
    <w:rsid w:val="002C1A49"/>
    <w:rsid w:val="002C2A89"/>
    <w:rsid w:val="002C69D6"/>
    <w:rsid w:val="002D0216"/>
    <w:rsid w:val="002D1E3B"/>
    <w:rsid w:val="002D31F9"/>
    <w:rsid w:val="002D68B7"/>
    <w:rsid w:val="002E4659"/>
    <w:rsid w:val="002E5A5E"/>
    <w:rsid w:val="002E61ED"/>
    <w:rsid w:val="002E6E99"/>
    <w:rsid w:val="002E6F80"/>
    <w:rsid w:val="002F281B"/>
    <w:rsid w:val="002F3D68"/>
    <w:rsid w:val="002F3DE9"/>
    <w:rsid w:val="0030265E"/>
    <w:rsid w:val="003052A0"/>
    <w:rsid w:val="0030618D"/>
    <w:rsid w:val="00312D77"/>
    <w:rsid w:val="00314215"/>
    <w:rsid w:val="00314F05"/>
    <w:rsid w:val="00315675"/>
    <w:rsid w:val="00320731"/>
    <w:rsid w:val="003215E8"/>
    <w:rsid w:val="003238E5"/>
    <w:rsid w:val="00324345"/>
    <w:rsid w:val="00327471"/>
    <w:rsid w:val="00328D9D"/>
    <w:rsid w:val="003307B2"/>
    <w:rsid w:val="00332F43"/>
    <w:rsid w:val="003331A9"/>
    <w:rsid w:val="00334754"/>
    <w:rsid w:val="00345406"/>
    <w:rsid w:val="00347EDE"/>
    <w:rsid w:val="003515DC"/>
    <w:rsid w:val="0035530C"/>
    <w:rsid w:val="003558EC"/>
    <w:rsid w:val="00356B36"/>
    <w:rsid w:val="00360ACD"/>
    <w:rsid w:val="00364B9C"/>
    <w:rsid w:val="00366FC6"/>
    <w:rsid w:val="00370DBF"/>
    <w:rsid w:val="0037346D"/>
    <w:rsid w:val="003839EF"/>
    <w:rsid w:val="003862CE"/>
    <w:rsid w:val="00391534"/>
    <w:rsid w:val="00396106"/>
    <w:rsid w:val="0039721C"/>
    <w:rsid w:val="00397AFD"/>
    <w:rsid w:val="003A4469"/>
    <w:rsid w:val="003A44CB"/>
    <w:rsid w:val="003A6DCA"/>
    <w:rsid w:val="003B23D6"/>
    <w:rsid w:val="003C5D4F"/>
    <w:rsid w:val="003D00DA"/>
    <w:rsid w:val="003D6139"/>
    <w:rsid w:val="003D6F7A"/>
    <w:rsid w:val="003E10B6"/>
    <w:rsid w:val="003E2501"/>
    <w:rsid w:val="003E3837"/>
    <w:rsid w:val="003E3ACF"/>
    <w:rsid w:val="003E458F"/>
    <w:rsid w:val="003E513C"/>
    <w:rsid w:val="003E6933"/>
    <w:rsid w:val="003E7342"/>
    <w:rsid w:val="003F11DB"/>
    <w:rsid w:val="003F15D8"/>
    <w:rsid w:val="003F1851"/>
    <w:rsid w:val="003F20CD"/>
    <w:rsid w:val="003F2AAB"/>
    <w:rsid w:val="003F391D"/>
    <w:rsid w:val="003F541B"/>
    <w:rsid w:val="00402275"/>
    <w:rsid w:val="004040EB"/>
    <w:rsid w:val="00412AE8"/>
    <w:rsid w:val="00412D61"/>
    <w:rsid w:val="00415778"/>
    <w:rsid w:val="00420373"/>
    <w:rsid w:val="0042123D"/>
    <w:rsid w:val="00421CE9"/>
    <w:rsid w:val="0042484E"/>
    <w:rsid w:val="00424AC4"/>
    <w:rsid w:val="0043154F"/>
    <w:rsid w:val="0043559F"/>
    <w:rsid w:val="00435DA9"/>
    <w:rsid w:val="00436F6D"/>
    <w:rsid w:val="004377B5"/>
    <w:rsid w:val="004409C4"/>
    <w:rsid w:val="00441243"/>
    <w:rsid w:val="0044230F"/>
    <w:rsid w:val="004440EF"/>
    <w:rsid w:val="0044553B"/>
    <w:rsid w:val="004555AF"/>
    <w:rsid w:val="0045694B"/>
    <w:rsid w:val="00460547"/>
    <w:rsid w:val="004609A1"/>
    <w:rsid w:val="00465559"/>
    <w:rsid w:val="004667E4"/>
    <w:rsid w:val="0047615D"/>
    <w:rsid w:val="0047655D"/>
    <w:rsid w:val="0047766C"/>
    <w:rsid w:val="00477D64"/>
    <w:rsid w:val="004802D4"/>
    <w:rsid w:val="00486594"/>
    <w:rsid w:val="004866F1"/>
    <w:rsid w:val="0049146A"/>
    <w:rsid w:val="004945B1"/>
    <w:rsid w:val="004950EB"/>
    <w:rsid w:val="0049554D"/>
    <w:rsid w:val="004A0143"/>
    <w:rsid w:val="004A1684"/>
    <w:rsid w:val="004A2927"/>
    <w:rsid w:val="004A47A6"/>
    <w:rsid w:val="004A67D7"/>
    <w:rsid w:val="004B08C1"/>
    <w:rsid w:val="004C1401"/>
    <w:rsid w:val="004C3041"/>
    <w:rsid w:val="004C39A6"/>
    <w:rsid w:val="004C52E1"/>
    <w:rsid w:val="004C5310"/>
    <w:rsid w:val="004C5B74"/>
    <w:rsid w:val="004C6AAA"/>
    <w:rsid w:val="004C740A"/>
    <w:rsid w:val="004D00E1"/>
    <w:rsid w:val="004D2877"/>
    <w:rsid w:val="004D2CEF"/>
    <w:rsid w:val="004DDB50"/>
    <w:rsid w:val="004E0F10"/>
    <w:rsid w:val="004E3E7E"/>
    <w:rsid w:val="004F091A"/>
    <w:rsid w:val="004F4C45"/>
    <w:rsid w:val="005011C2"/>
    <w:rsid w:val="00501BA5"/>
    <w:rsid w:val="00502491"/>
    <w:rsid w:val="00502ABE"/>
    <w:rsid w:val="0050567C"/>
    <w:rsid w:val="00512391"/>
    <w:rsid w:val="00512DF6"/>
    <w:rsid w:val="00520FAE"/>
    <w:rsid w:val="00530BE6"/>
    <w:rsid w:val="0053291E"/>
    <w:rsid w:val="00534307"/>
    <w:rsid w:val="00536324"/>
    <w:rsid w:val="00536B8A"/>
    <w:rsid w:val="0054068B"/>
    <w:rsid w:val="005407D9"/>
    <w:rsid w:val="00542028"/>
    <w:rsid w:val="00543C17"/>
    <w:rsid w:val="005453FB"/>
    <w:rsid w:val="00547C01"/>
    <w:rsid w:val="00551ACF"/>
    <w:rsid w:val="005542FD"/>
    <w:rsid w:val="005601FF"/>
    <w:rsid w:val="005627A4"/>
    <w:rsid w:val="00566085"/>
    <w:rsid w:val="00570872"/>
    <w:rsid w:val="0057351C"/>
    <w:rsid w:val="0057354B"/>
    <w:rsid w:val="00573F86"/>
    <w:rsid w:val="005752B0"/>
    <w:rsid w:val="00577E65"/>
    <w:rsid w:val="00581613"/>
    <w:rsid w:val="00581FF6"/>
    <w:rsid w:val="00583743"/>
    <w:rsid w:val="005838AE"/>
    <w:rsid w:val="0058400F"/>
    <w:rsid w:val="005868BD"/>
    <w:rsid w:val="00590DCD"/>
    <w:rsid w:val="00597B80"/>
    <w:rsid w:val="00597F26"/>
    <w:rsid w:val="005A0613"/>
    <w:rsid w:val="005B1FAC"/>
    <w:rsid w:val="005B2BC0"/>
    <w:rsid w:val="005B53A1"/>
    <w:rsid w:val="005B93C0"/>
    <w:rsid w:val="005C714A"/>
    <w:rsid w:val="005D1874"/>
    <w:rsid w:val="005D1BDA"/>
    <w:rsid w:val="005D2AED"/>
    <w:rsid w:val="005E561F"/>
    <w:rsid w:val="005E6102"/>
    <w:rsid w:val="005E65BA"/>
    <w:rsid w:val="005E79B4"/>
    <w:rsid w:val="005E7DC4"/>
    <w:rsid w:val="005F1C63"/>
    <w:rsid w:val="005F3DE3"/>
    <w:rsid w:val="005F42A0"/>
    <w:rsid w:val="005F553E"/>
    <w:rsid w:val="005F69F6"/>
    <w:rsid w:val="005F7441"/>
    <w:rsid w:val="006016E5"/>
    <w:rsid w:val="00603121"/>
    <w:rsid w:val="00603746"/>
    <w:rsid w:val="006050CF"/>
    <w:rsid w:val="00605E3A"/>
    <w:rsid w:val="006101B7"/>
    <w:rsid w:val="00610590"/>
    <w:rsid w:val="00614771"/>
    <w:rsid w:val="00614E5E"/>
    <w:rsid w:val="0061536A"/>
    <w:rsid w:val="00622AD0"/>
    <w:rsid w:val="00623858"/>
    <w:rsid w:val="00625DC4"/>
    <w:rsid w:val="006260F8"/>
    <w:rsid w:val="00626AA9"/>
    <w:rsid w:val="00627B74"/>
    <w:rsid w:val="006310A4"/>
    <w:rsid w:val="006316CB"/>
    <w:rsid w:val="00635118"/>
    <w:rsid w:val="00637D5F"/>
    <w:rsid w:val="00643955"/>
    <w:rsid w:val="0064574A"/>
    <w:rsid w:val="006503FA"/>
    <w:rsid w:val="00651591"/>
    <w:rsid w:val="006523A7"/>
    <w:rsid w:val="00653DC7"/>
    <w:rsid w:val="0065465B"/>
    <w:rsid w:val="006576B9"/>
    <w:rsid w:val="00657B30"/>
    <w:rsid w:val="00660D79"/>
    <w:rsid w:val="006640D6"/>
    <w:rsid w:val="0067215D"/>
    <w:rsid w:val="006729C2"/>
    <w:rsid w:val="006731CD"/>
    <w:rsid w:val="00673282"/>
    <w:rsid w:val="00676197"/>
    <w:rsid w:val="006815D4"/>
    <w:rsid w:val="00682D9F"/>
    <w:rsid w:val="006830C8"/>
    <w:rsid w:val="006857B3"/>
    <w:rsid w:val="006910C4"/>
    <w:rsid w:val="00692819"/>
    <w:rsid w:val="00693E74"/>
    <w:rsid w:val="006A03F1"/>
    <w:rsid w:val="006A0FE1"/>
    <w:rsid w:val="006A0FE3"/>
    <w:rsid w:val="006A2456"/>
    <w:rsid w:val="006A269C"/>
    <w:rsid w:val="006B0D18"/>
    <w:rsid w:val="006B190F"/>
    <w:rsid w:val="006B28B0"/>
    <w:rsid w:val="006B6261"/>
    <w:rsid w:val="006B7317"/>
    <w:rsid w:val="006C00E9"/>
    <w:rsid w:val="006C229E"/>
    <w:rsid w:val="006C7039"/>
    <w:rsid w:val="006D1225"/>
    <w:rsid w:val="006D34CC"/>
    <w:rsid w:val="006D50D2"/>
    <w:rsid w:val="006D73B7"/>
    <w:rsid w:val="006E4BEC"/>
    <w:rsid w:val="006F0A34"/>
    <w:rsid w:val="006F189C"/>
    <w:rsid w:val="006F2DDD"/>
    <w:rsid w:val="006F6746"/>
    <w:rsid w:val="00705899"/>
    <w:rsid w:val="00710F21"/>
    <w:rsid w:val="00716274"/>
    <w:rsid w:val="007207E5"/>
    <w:rsid w:val="00722E89"/>
    <w:rsid w:val="00725C21"/>
    <w:rsid w:val="007266C6"/>
    <w:rsid w:val="007317D6"/>
    <w:rsid w:val="00732165"/>
    <w:rsid w:val="007347D0"/>
    <w:rsid w:val="007359C9"/>
    <w:rsid w:val="007404EF"/>
    <w:rsid w:val="0074068D"/>
    <w:rsid w:val="00740CAB"/>
    <w:rsid w:val="007419DE"/>
    <w:rsid w:val="00741FC4"/>
    <w:rsid w:val="007429D9"/>
    <w:rsid w:val="00742E38"/>
    <w:rsid w:val="0074308E"/>
    <w:rsid w:val="00743230"/>
    <w:rsid w:val="00745B65"/>
    <w:rsid w:val="00754763"/>
    <w:rsid w:val="0076033F"/>
    <w:rsid w:val="0076135D"/>
    <w:rsid w:val="007667F1"/>
    <w:rsid w:val="00767C3C"/>
    <w:rsid w:val="00771F7B"/>
    <w:rsid w:val="00772ADB"/>
    <w:rsid w:val="00773D09"/>
    <w:rsid w:val="0077463A"/>
    <w:rsid w:val="00774F89"/>
    <w:rsid w:val="00780D26"/>
    <w:rsid w:val="00782638"/>
    <w:rsid w:val="00791BAF"/>
    <w:rsid w:val="00795A5D"/>
    <w:rsid w:val="007974D1"/>
    <w:rsid w:val="007A1F36"/>
    <w:rsid w:val="007A3090"/>
    <w:rsid w:val="007B00FC"/>
    <w:rsid w:val="007B3B60"/>
    <w:rsid w:val="007B3B9C"/>
    <w:rsid w:val="007B6A81"/>
    <w:rsid w:val="007B75F4"/>
    <w:rsid w:val="007C0AAF"/>
    <w:rsid w:val="007C23B7"/>
    <w:rsid w:val="007C73F7"/>
    <w:rsid w:val="007D1E3A"/>
    <w:rsid w:val="007E07E6"/>
    <w:rsid w:val="007E1F3A"/>
    <w:rsid w:val="007E473A"/>
    <w:rsid w:val="007E796E"/>
    <w:rsid w:val="007F204B"/>
    <w:rsid w:val="007F2535"/>
    <w:rsid w:val="007F2709"/>
    <w:rsid w:val="007F505C"/>
    <w:rsid w:val="00800563"/>
    <w:rsid w:val="00800825"/>
    <w:rsid w:val="00804575"/>
    <w:rsid w:val="00806783"/>
    <w:rsid w:val="00806ED9"/>
    <w:rsid w:val="00820694"/>
    <w:rsid w:val="00822A35"/>
    <w:rsid w:val="00824014"/>
    <w:rsid w:val="008243FC"/>
    <w:rsid w:val="00825274"/>
    <w:rsid w:val="0082538D"/>
    <w:rsid w:val="00825EED"/>
    <w:rsid w:val="00832305"/>
    <w:rsid w:val="008360BD"/>
    <w:rsid w:val="008366EC"/>
    <w:rsid w:val="00841FC3"/>
    <w:rsid w:val="008466F9"/>
    <w:rsid w:val="00850CCC"/>
    <w:rsid w:val="008510FB"/>
    <w:rsid w:val="008519CD"/>
    <w:rsid w:val="00853142"/>
    <w:rsid w:val="00853EAD"/>
    <w:rsid w:val="008579A3"/>
    <w:rsid w:val="008608BD"/>
    <w:rsid w:val="00861404"/>
    <w:rsid w:val="00864C4F"/>
    <w:rsid w:val="00870007"/>
    <w:rsid w:val="008704A7"/>
    <w:rsid w:val="00872258"/>
    <w:rsid w:val="008733BB"/>
    <w:rsid w:val="00873A24"/>
    <w:rsid w:val="00873F41"/>
    <w:rsid w:val="00882E04"/>
    <w:rsid w:val="00884CB3"/>
    <w:rsid w:val="00884D0B"/>
    <w:rsid w:val="00892969"/>
    <w:rsid w:val="00893748"/>
    <w:rsid w:val="00893DB6"/>
    <w:rsid w:val="008947F9"/>
    <w:rsid w:val="0089516E"/>
    <w:rsid w:val="008967CE"/>
    <w:rsid w:val="00897527"/>
    <w:rsid w:val="008A1014"/>
    <w:rsid w:val="008A3631"/>
    <w:rsid w:val="008A4492"/>
    <w:rsid w:val="008A52C4"/>
    <w:rsid w:val="008B18A7"/>
    <w:rsid w:val="008B288C"/>
    <w:rsid w:val="008C0411"/>
    <w:rsid w:val="008C25B5"/>
    <w:rsid w:val="008C4554"/>
    <w:rsid w:val="008C4CF3"/>
    <w:rsid w:val="008C4F34"/>
    <w:rsid w:val="008C6A8C"/>
    <w:rsid w:val="008C7B7F"/>
    <w:rsid w:val="008D00D7"/>
    <w:rsid w:val="008D218C"/>
    <w:rsid w:val="008D27C2"/>
    <w:rsid w:val="008D2A85"/>
    <w:rsid w:val="008D440E"/>
    <w:rsid w:val="008D5525"/>
    <w:rsid w:val="008D702F"/>
    <w:rsid w:val="008E016B"/>
    <w:rsid w:val="008E0E3C"/>
    <w:rsid w:val="008E3643"/>
    <w:rsid w:val="008F0437"/>
    <w:rsid w:val="008F1106"/>
    <w:rsid w:val="008F55E1"/>
    <w:rsid w:val="008F689E"/>
    <w:rsid w:val="008F6E24"/>
    <w:rsid w:val="00901192"/>
    <w:rsid w:val="00901A8D"/>
    <w:rsid w:val="00902F61"/>
    <w:rsid w:val="00904E61"/>
    <w:rsid w:val="00910F3F"/>
    <w:rsid w:val="00911E78"/>
    <w:rsid w:val="009234F4"/>
    <w:rsid w:val="00923C50"/>
    <w:rsid w:val="00923EFA"/>
    <w:rsid w:val="00933412"/>
    <w:rsid w:val="009339AD"/>
    <w:rsid w:val="0093473C"/>
    <w:rsid w:val="009426DE"/>
    <w:rsid w:val="00945D65"/>
    <w:rsid w:val="00946418"/>
    <w:rsid w:val="009536A5"/>
    <w:rsid w:val="00953AF9"/>
    <w:rsid w:val="009557FF"/>
    <w:rsid w:val="00961C2F"/>
    <w:rsid w:val="00962923"/>
    <w:rsid w:val="00963214"/>
    <w:rsid w:val="00963A3B"/>
    <w:rsid w:val="00963FB9"/>
    <w:rsid w:val="009656F1"/>
    <w:rsid w:val="00966AA2"/>
    <w:rsid w:val="009705C1"/>
    <w:rsid w:val="00977986"/>
    <w:rsid w:val="00982AFF"/>
    <w:rsid w:val="00984F12"/>
    <w:rsid w:val="0099001A"/>
    <w:rsid w:val="00994798"/>
    <w:rsid w:val="009961E0"/>
    <w:rsid w:val="009A2CB4"/>
    <w:rsid w:val="009A4843"/>
    <w:rsid w:val="009A7016"/>
    <w:rsid w:val="009B1273"/>
    <w:rsid w:val="009B2306"/>
    <w:rsid w:val="009B3DF1"/>
    <w:rsid w:val="009B6735"/>
    <w:rsid w:val="009C016F"/>
    <w:rsid w:val="009C0822"/>
    <w:rsid w:val="009C181A"/>
    <w:rsid w:val="009C30B4"/>
    <w:rsid w:val="009C4573"/>
    <w:rsid w:val="009C458A"/>
    <w:rsid w:val="009C51C6"/>
    <w:rsid w:val="009C65BE"/>
    <w:rsid w:val="009C689B"/>
    <w:rsid w:val="009C6E19"/>
    <w:rsid w:val="009C739E"/>
    <w:rsid w:val="009D0BDF"/>
    <w:rsid w:val="009D18E6"/>
    <w:rsid w:val="009D552B"/>
    <w:rsid w:val="009D7767"/>
    <w:rsid w:val="009E1537"/>
    <w:rsid w:val="009E37B2"/>
    <w:rsid w:val="009E38F5"/>
    <w:rsid w:val="009F4569"/>
    <w:rsid w:val="009F458C"/>
    <w:rsid w:val="009F4D06"/>
    <w:rsid w:val="009F4D5E"/>
    <w:rsid w:val="00A03E9C"/>
    <w:rsid w:val="00A04443"/>
    <w:rsid w:val="00A044B8"/>
    <w:rsid w:val="00A04510"/>
    <w:rsid w:val="00A047AD"/>
    <w:rsid w:val="00A068FD"/>
    <w:rsid w:val="00A07E6B"/>
    <w:rsid w:val="00A10E76"/>
    <w:rsid w:val="00A11DA7"/>
    <w:rsid w:val="00A13647"/>
    <w:rsid w:val="00A148CF"/>
    <w:rsid w:val="00A17BE5"/>
    <w:rsid w:val="00A21909"/>
    <w:rsid w:val="00A21D64"/>
    <w:rsid w:val="00A22272"/>
    <w:rsid w:val="00A23DFA"/>
    <w:rsid w:val="00A247B5"/>
    <w:rsid w:val="00A251ED"/>
    <w:rsid w:val="00A25BC2"/>
    <w:rsid w:val="00A33768"/>
    <w:rsid w:val="00A34EA0"/>
    <w:rsid w:val="00A3580F"/>
    <w:rsid w:val="00A35F8B"/>
    <w:rsid w:val="00A36C6B"/>
    <w:rsid w:val="00A40A6C"/>
    <w:rsid w:val="00A40CA0"/>
    <w:rsid w:val="00A4103D"/>
    <w:rsid w:val="00A41E99"/>
    <w:rsid w:val="00A44289"/>
    <w:rsid w:val="00A44EB6"/>
    <w:rsid w:val="00A46979"/>
    <w:rsid w:val="00A50743"/>
    <w:rsid w:val="00A561A0"/>
    <w:rsid w:val="00A57E2E"/>
    <w:rsid w:val="00A70065"/>
    <w:rsid w:val="00A704C5"/>
    <w:rsid w:val="00A84373"/>
    <w:rsid w:val="00A86BAC"/>
    <w:rsid w:val="00A8753D"/>
    <w:rsid w:val="00A87656"/>
    <w:rsid w:val="00A87C89"/>
    <w:rsid w:val="00A93A44"/>
    <w:rsid w:val="00AA1FDF"/>
    <w:rsid w:val="00AB0D3A"/>
    <w:rsid w:val="00AB270A"/>
    <w:rsid w:val="00AB2D5C"/>
    <w:rsid w:val="00AB478C"/>
    <w:rsid w:val="00AB5AB3"/>
    <w:rsid w:val="00AB6184"/>
    <w:rsid w:val="00AB7AFB"/>
    <w:rsid w:val="00AC112F"/>
    <w:rsid w:val="00AC305C"/>
    <w:rsid w:val="00AC70A8"/>
    <w:rsid w:val="00AD0577"/>
    <w:rsid w:val="00AD1F30"/>
    <w:rsid w:val="00AD559E"/>
    <w:rsid w:val="00AE2DC1"/>
    <w:rsid w:val="00AE3F67"/>
    <w:rsid w:val="00AE4105"/>
    <w:rsid w:val="00AE4221"/>
    <w:rsid w:val="00AE63DC"/>
    <w:rsid w:val="00AE738C"/>
    <w:rsid w:val="00AF32F7"/>
    <w:rsid w:val="00AF3409"/>
    <w:rsid w:val="00AF50BA"/>
    <w:rsid w:val="00B01873"/>
    <w:rsid w:val="00B05466"/>
    <w:rsid w:val="00B10FE2"/>
    <w:rsid w:val="00B130A7"/>
    <w:rsid w:val="00B17CC7"/>
    <w:rsid w:val="00B2032A"/>
    <w:rsid w:val="00B226CA"/>
    <w:rsid w:val="00B2428D"/>
    <w:rsid w:val="00B24865"/>
    <w:rsid w:val="00B26A55"/>
    <w:rsid w:val="00B26D77"/>
    <w:rsid w:val="00B313E2"/>
    <w:rsid w:val="00B33825"/>
    <w:rsid w:val="00B34286"/>
    <w:rsid w:val="00B352A6"/>
    <w:rsid w:val="00B363EE"/>
    <w:rsid w:val="00B41502"/>
    <w:rsid w:val="00B41B8E"/>
    <w:rsid w:val="00B438DC"/>
    <w:rsid w:val="00B45EB0"/>
    <w:rsid w:val="00B46E38"/>
    <w:rsid w:val="00B61B8E"/>
    <w:rsid w:val="00B63AB8"/>
    <w:rsid w:val="00B66010"/>
    <w:rsid w:val="00B67B8B"/>
    <w:rsid w:val="00B73774"/>
    <w:rsid w:val="00B73B12"/>
    <w:rsid w:val="00B74021"/>
    <w:rsid w:val="00B8228C"/>
    <w:rsid w:val="00B828DE"/>
    <w:rsid w:val="00B83D1C"/>
    <w:rsid w:val="00B85B62"/>
    <w:rsid w:val="00B90FE7"/>
    <w:rsid w:val="00B93393"/>
    <w:rsid w:val="00B9494D"/>
    <w:rsid w:val="00B952C4"/>
    <w:rsid w:val="00B977A9"/>
    <w:rsid w:val="00BA563A"/>
    <w:rsid w:val="00BA724B"/>
    <w:rsid w:val="00BA7849"/>
    <w:rsid w:val="00BB2B11"/>
    <w:rsid w:val="00BB2F96"/>
    <w:rsid w:val="00BB3396"/>
    <w:rsid w:val="00BB40D4"/>
    <w:rsid w:val="00BC0CBA"/>
    <w:rsid w:val="00BC1E1D"/>
    <w:rsid w:val="00BC23DE"/>
    <w:rsid w:val="00BC32B0"/>
    <w:rsid w:val="00BC5738"/>
    <w:rsid w:val="00BC6290"/>
    <w:rsid w:val="00BD0667"/>
    <w:rsid w:val="00BD15BA"/>
    <w:rsid w:val="00BD395B"/>
    <w:rsid w:val="00BE19AB"/>
    <w:rsid w:val="00BF0B8B"/>
    <w:rsid w:val="00BF5452"/>
    <w:rsid w:val="00C0241F"/>
    <w:rsid w:val="00C026D5"/>
    <w:rsid w:val="00C0455B"/>
    <w:rsid w:val="00C147EF"/>
    <w:rsid w:val="00C16604"/>
    <w:rsid w:val="00C216E6"/>
    <w:rsid w:val="00C239BA"/>
    <w:rsid w:val="00C274E8"/>
    <w:rsid w:val="00C3132F"/>
    <w:rsid w:val="00C31C9E"/>
    <w:rsid w:val="00C328B8"/>
    <w:rsid w:val="00C35497"/>
    <w:rsid w:val="00C376AD"/>
    <w:rsid w:val="00C37A7A"/>
    <w:rsid w:val="00C42642"/>
    <w:rsid w:val="00C45D82"/>
    <w:rsid w:val="00C47DAF"/>
    <w:rsid w:val="00C50979"/>
    <w:rsid w:val="00C52FF3"/>
    <w:rsid w:val="00C534CA"/>
    <w:rsid w:val="00C543DE"/>
    <w:rsid w:val="00C54E3D"/>
    <w:rsid w:val="00C5707D"/>
    <w:rsid w:val="00C5747D"/>
    <w:rsid w:val="00C63769"/>
    <w:rsid w:val="00C64208"/>
    <w:rsid w:val="00C6765F"/>
    <w:rsid w:val="00C730D3"/>
    <w:rsid w:val="00C735D0"/>
    <w:rsid w:val="00C74ED1"/>
    <w:rsid w:val="00C80F18"/>
    <w:rsid w:val="00C90057"/>
    <w:rsid w:val="00C9214B"/>
    <w:rsid w:val="00C924DF"/>
    <w:rsid w:val="00C933D8"/>
    <w:rsid w:val="00C95502"/>
    <w:rsid w:val="00C955C7"/>
    <w:rsid w:val="00CA2351"/>
    <w:rsid w:val="00CA4DC3"/>
    <w:rsid w:val="00CB14D2"/>
    <w:rsid w:val="00CB4458"/>
    <w:rsid w:val="00CB45A9"/>
    <w:rsid w:val="00CB7280"/>
    <w:rsid w:val="00CB7638"/>
    <w:rsid w:val="00CB7C21"/>
    <w:rsid w:val="00CC5488"/>
    <w:rsid w:val="00CD0883"/>
    <w:rsid w:val="00CD10F5"/>
    <w:rsid w:val="00CD2A16"/>
    <w:rsid w:val="00CD64A1"/>
    <w:rsid w:val="00CD66A0"/>
    <w:rsid w:val="00CE6258"/>
    <w:rsid w:val="00CE6971"/>
    <w:rsid w:val="00CF085A"/>
    <w:rsid w:val="00CF0AB8"/>
    <w:rsid w:val="00CF1B28"/>
    <w:rsid w:val="00CF35EF"/>
    <w:rsid w:val="00D020F9"/>
    <w:rsid w:val="00D06A9E"/>
    <w:rsid w:val="00D07E7A"/>
    <w:rsid w:val="00D1136B"/>
    <w:rsid w:val="00D117F2"/>
    <w:rsid w:val="00D12CC9"/>
    <w:rsid w:val="00D1696A"/>
    <w:rsid w:val="00D208AE"/>
    <w:rsid w:val="00D22532"/>
    <w:rsid w:val="00D279C5"/>
    <w:rsid w:val="00D33836"/>
    <w:rsid w:val="00D33D39"/>
    <w:rsid w:val="00D3559B"/>
    <w:rsid w:val="00D361D7"/>
    <w:rsid w:val="00D36BB5"/>
    <w:rsid w:val="00D36E7A"/>
    <w:rsid w:val="00D41F72"/>
    <w:rsid w:val="00D4636F"/>
    <w:rsid w:val="00D50492"/>
    <w:rsid w:val="00D539B8"/>
    <w:rsid w:val="00D571C8"/>
    <w:rsid w:val="00D609FE"/>
    <w:rsid w:val="00D62D52"/>
    <w:rsid w:val="00D70984"/>
    <w:rsid w:val="00D71386"/>
    <w:rsid w:val="00D77AE2"/>
    <w:rsid w:val="00D834AB"/>
    <w:rsid w:val="00D86740"/>
    <w:rsid w:val="00D90940"/>
    <w:rsid w:val="00D91369"/>
    <w:rsid w:val="00D93BF2"/>
    <w:rsid w:val="00D94F44"/>
    <w:rsid w:val="00D95359"/>
    <w:rsid w:val="00D95AFB"/>
    <w:rsid w:val="00DA22EB"/>
    <w:rsid w:val="00DA3D53"/>
    <w:rsid w:val="00DA5780"/>
    <w:rsid w:val="00DA794C"/>
    <w:rsid w:val="00DB2AA6"/>
    <w:rsid w:val="00DC6F8E"/>
    <w:rsid w:val="00DD355B"/>
    <w:rsid w:val="00DD3C7D"/>
    <w:rsid w:val="00DE3E3F"/>
    <w:rsid w:val="00DE7AC8"/>
    <w:rsid w:val="00DE7D6D"/>
    <w:rsid w:val="00DF2273"/>
    <w:rsid w:val="00DF2840"/>
    <w:rsid w:val="00DF4954"/>
    <w:rsid w:val="00DF619C"/>
    <w:rsid w:val="00E020A0"/>
    <w:rsid w:val="00E023C2"/>
    <w:rsid w:val="00E0300C"/>
    <w:rsid w:val="00E07EF4"/>
    <w:rsid w:val="00E13C08"/>
    <w:rsid w:val="00E169BC"/>
    <w:rsid w:val="00E169D3"/>
    <w:rsid w:val="00E23F86"/>
    <w:rsid w:val="00E26D73"/>
    <w:rsid w:val="00E275EF"/>
    <w:rsid w:val="00E348BF"/>
    <w:rsid w:val="00E35E42"/>
    <w:rsid w:val="00E40B21"/>
    <w:rsid w:val="00E43169"/>
    <w:rsid w:val="00E478C3"/>
    <w:rsid w:val="00E528C7"/>
    <w:rsid w:val="00E52D4D"/>
    <w:rsid w:val="00E64D41"/>
    <w:rsid w:val="00E66B6D"/>
    <w:rsid w:val="00E66D47"/>
    <w:rsid w:val="00E71B31"/>
    <w:rsid w:val="00E745A2"/>
    <w:rsid w:val="00E74F66"/>
    <w:rsid w:val="00E84D8D"/>
    <w:rsid w:val="00E85705"/>
    <w:rsid w:val="00E8652B"/>
    <w:rsid w:val="00E86D74"/>
    <w:rsid w:val="00E90526"/>
    <w:rsid w:val="00E947CC"/>
    <w:rsid w:val="00E96F4D"/>
    <w:rsid w:val="00EA2D33"/>
    <w:rsid w:val="00EA5BA6"/>
    <w:rsid w:val="00EA79B3"/>
    <w:rsid w:val="00EB0015"/>
    <w:rsid w:val="00EB0242"/>
    <w:rsid w:val="00EB0880"/>
    <w:rsid w:val="00EB3354"/>
    <w:rsid w:val="00EB5499"/>
    <w:rsid w:val="00EB73A5"/>
    <w:rsid w:val="00EC113E"/>
    <w:rsid w:val="00EC4818"/>
    <w:rsid w:val="00EC5564"/>
    <w:rsid w:val="00ED3924"/>
    <w:rsid w:val="00EE011A"/>
    <w:rsid w:val="00EE6AF3"/>
    <w:rsid w:val="00EF3C06"/>
    <w:rsid w:val="00F005DD"/>
    <w:rsid w:val="00F007F3"/>
    <w:rsid w:val="00F02436"/>
    <w:rsid w:val="00F03D59"/>
    <w:rsid w:val="00F12A0A"/>
    <w:rsid w:val="00F12B72"/>
    <w:rsid w:val="00F16264"/>
    <w:rsid w:val="00F16949"/>
    <w:rsid w:val="00F17C2A"/>
    <w:rsid w:val="00F311C8"/>
    <w:rsid w:val="00F317D1"/>
    <w:rsid w:val="00F3233E"/>
    <w:rsid w:val="00F35339"/>
    <w:rsid w:val="00F35E4E"/>
    <w:rsid w:val="00F36CBA"/>
    <w:rsid w:val="00F374CD"/>
    <w:rsid w:val="00F378FC"/>
    <w:rsid w:val="00F40E2B"/>
    <w:rsid w:val="00F44A8E"/>
    <w:rsid w:val="00F45D3E"/>
    <w:rsid w:val="00F50D38"/>
    <w:rsid w:val="00F52340"/>
    <w:rsid w:val="00F52554"/>
    <w:rsid w:val="00F54107"/>
    <w:rsid w:val="00F55CE3"/>
    <w:rsid w:val="00F57F0D"/>
    <w:rsid w:val="00F6283F"/>
    <w:rsid w:val="00F632EE"/>
    <w:rsid w:val="00F707FD"/>
    <w:rsid w:val="00F70887"/>
    <w:rsid w:val="00F70D86"/>
    <w:rsid w:val="00F74FE8"/>
    <w:rsid w:val="00F7556D"/>
    <w:rsid w:val="00F77061"/>
    <w:rsid w:val="00F77EEF"/>
    <w:rsid w:val="00F80A7E"/>
    <w:rsid w:val="00F80EEB"/>
    <w:rsid w:val="00F80FD8"/>
    <w:rsid w:val="00F85526"/>
    <w:rsid w:val="00F87680"/>
    <w:rsid w:val="00F87DA3"/>
    <w:rsid w:val="00F90767"/>
    <w:rsid w:val="00F90FF3"/>
    <w:rsid w:val="00F92589"/>
    <w:rsid w:val="00F95840"/>
    <w:rsid w:val="00FA190E"/>
    <w:rsid w:val="00FA1BA7"/>
    <w:rsid w:val="00FA2C57"/>
    <w:rsid w:val="00FA4C3C"/>
    <w:rsid w:val="00FA6CC4"/>
    <w:rsid w:val="00FB1C20"/>
    <w:rsid w:val="00FC1511"/>
    <w:rsid w:val="00FC23ED"/>
    <w:rsid w:val="00FC3709"/>
    <w:rsid w:val="00FC427E"/>
    <w:rsid w:val="00FC4912"/>
    <w:rsid w:val="00FC49CD"/>
    <w:rsid w:val="00FC5C42"/>
    <w:rsid w:val="00FC6130"/>
    <w:rsid w:val="00FD2EDA"/>
    <w:rsid w:val="00FD55F8"/>
    <w:rsid w:val="00FD58C4"/>
    <w:rsid w:val="00FE4B84"/>
    <w:rsid w:val="00FF2E81"/>
    <w:rsid w:val="01350CA4"/>
    <w:rsid w:val="014A23A0"/>
    <w:rsid w:val="01A51870"/>
    <w:rsid w:val="01C5AE25"/>
    <w:rsid w:val="01DCABA1"/>
    <w:rsid w:val="0262200A"/>
    <w:rsid w:val="02D491A5"/>
    <w:rsid w:val="03482641"/>
    <w:rsid w:val="0359BF9F"/>
    <w:rsid w:val="037CB34F"/>
    <w:rsid w:val="03B84399"/>
    <w:rsid w:val="03C29FFD"/>
    <w:rsid w:val="03C65C3B"/>
    <w:rsid w:val="04B2512F"/>
    <w:rsid w:val="04B59B37"/>
    <w:rsid w:val="056F2016"/>
    <w:rsid w:val="05727979"/>
    <w:rsid w:val="058AC081"/>
    <w:rsid w:val="05C20FBD"/>
    <w:rsid w:val="05FD663B"/>
    <w:rsid w:val="066EBA11"/>
    <w:rsid w:val="0693B5A5"/>
    <w:rsid w:val="06C20313"/>
    <w:rsid w:val="06CBA450"/>
    <w:rsid w:val="06EBA6B0"/>
    <w:rsid w:val="07CA19EF"/>
    <w:rsid w:val="07D9BB96"/>
    <w:rsid w:val="07E18825"/>
    <w:rsid w:val="08083D1B"/>
    <w:rsid w:val="0846614E"/>
    <w:rsid w:val="0855AEB8"/>
    <w:rsid w:val="085A4EBC"/>
    <w:rsid w:val="086F0727"/>
    <w:rsid w:val="08AC1AB3"/>
    <w:rsid w:val="08AC6BE9"/>
    <w:rsid w:val="08E79052"/>
    <w:rsid w:val="093AC030"/>
    <w:rsid w:val="0983D2E3"/>
    <w:rsid w:val="0998F569"/>
    <w:rsid w:val="09AA08B4"/>
    <w:rsid w:val="09D618EE"/>
    <w:rsid w:val="09D86EC2"/>
    <w:rsid w:val="0A1FFB6D"/>
    <w:rsid w:val="0A59C0C8"/>
    <w:rsid w:val="0A801937"/>
    <w:rsid w:val="0ACA7B36"/>
    <w:rsid w:val="0B196CF2"/>
    <w:rsid w:val="0BA381C7"/>
    <w:rsid w:val="0BC9CF5F"/>
    <w:rsid w:val="0BF545D2"/>
    <w:rsid w:val="0C7BC67B"/>
    <w:rsid w:val="0CA37BB9"/>
    <w:rsid w:val="0D09BC96"/>
    <w:rsid w:val="0D0DE171"/>
    <w:rsid w:val="0D760B5A"/>
    <w:rsid w:val="0D790390"/>
    <w:rsid w:val="0DD2613A"/>
    <w:rsid w:val="0DE987B7"/>
    <w:rsid w:val="0DEEDE8D"/>
    <w:rsid w:val="0E16CC76"/>
    <w:rsid w:val="0E1BC508"/>
    <w:rsid w:val="0E284632"/>
    <w:rsid w:val="0E522112"/>
    <w:rsid w:val="0E735165"/>
    <w:rsid w:val="0EB68DB0"/>
    <w:rsid w:val="0EE34CF9"/>
    <w:rsid w:val="0F4788F8"/>
    <w:rsid w:val="0F63626A"/>
    <w:rsid w:val="0F7BAE6A"/>
    <w:rsid w:val="0FD065AC"/>
    <w:rsid w:val="10712CA8"/>
    <w:rsid w:val="107CD91D"/>
    <w:rsid w:val="10951C47"/>
    <w:rsid w:val="10A7E11E"/>
    <w:rsid w:val="10AE50FE"/>
    <w:rsid w:val="10C85A3F"/>
    <w:rsid w:val="11039FB5"/>
    <w:rsid w:val="117B0C52"/>
    <w:rsid w:val="118821FC"/>
    <w:rsid w:val="11B9BD1B"/>
    <w:rsid w:val="11F6D713"/>
    <w:rsid w:val="1206F284"/>
    <w:rsid w:val="12288307"/>
    <w:rsid w:val="1261372C"/>
    <w:rsid w:val="12BAFDBE"/>
    <w:rsid w:val="12DF7CC4"/>
    <w:rsid w:val="12FAC68A"/>
    <w:rsid w:val="1326E4C1"/>
    <w:rsid w:val="1345B8B1"/>
    <w:rsid w:val="13B0A066"/>
    <w:rsid w:val="13EFD737"/>
    <w:rsid w:val="14595F9B"/>
    <w:rsid w:val="147397DE"/>
    <w:rsid w:val="14A41474"/>
    <w:rsid w:val="14DDD8F4"/>
    <w:rsid w:val="15212374"/>
    <w:rsid w:val="15A90B4D"/>
    <w:rsid w:val="15B21E99"/>
    <w:rsid w:val="1604D5C5"/>
    <w:rsid w:val="16593E7E"/>
    <w:rsid w:val="16C54F0F"/>
    <w:rsid w:val="16F9A3BA"/>
    <w:rsid w:val="176B6174"/>
    <w:rsid w:val="177137BE"/>
    <w:rsid w:val="178A71EA"/>
    <w:rsid w:val="17BA4060"/>
    <w:rsid w:val="181D4F2F"/>
    <w:rsid w:val="182369F9"/>
    <w:rsid w:val="184FBA9D"/>
    <w:rsid w:val="185C2DB6"/>
    <w:rsid w:val="18E10A21"/>
    <w:rsid w:val="18E73B62"/>
    <w:rsid w:val="193615A3"/>
    <w:rsid w:val="1A3AA256"/>
    <w:rsid w:val="1A4D3670"/>
    <w:rsid w:val="1ADDA18E"/>
    <w:rsid w:val="1B15C3C7"/>
    <w:rsid w:val="1B8591C6"/>
    <w:rsid w:val="1BBFCCC2"/>
    <w:rsid w:val="1CB68D49"/>
    <w:rsid w:val="1CCC3B5E"/>
    <w:rsid w:val="1CDCE567"/>
    <w:rsid w:val="1CFBBF4A"/>
    <w:rsid w:val="1D486E73"/>
    <w:rsid w:val="1D56EDCB"/>
    <w:rsid w:val="1DAA6B96"/>
    <w:rsid w:val="1DDB7674"/>
    <w:rsid w:val="1DFCEDAF"/>
    <w:rsid w:val="1E8DFE96"/>
    <w:rsid w:val="1E95533C"/>
    <w:rsid w:val="1EC5E0E4"/>
    <w:rsid w:val="1F872E25"/>
    <w:rsid w:val="1FC46AB9"/>
    <w:rsid w:val="201806AB"/>
    <w:rsid w:val="205789FC"/>
    <w:rsid w:val="205CF728"/>
    <w:rsid w:val="206F4582"/>
    <w:rsid w:val="20B1E3B9"/>
    <w:rsid w:val="20FD3D46"/>
    <w:rsid w:val="2120DAC2"/>
    <w:rsid w:val="21542723"/>
    <w:rsid w:val="2173778A"/>
    <w:rsid w:val="21AF5978"/>
    <w:rsid w:val="21FA09DA"/>
    <w:rsid w:val="220AD248"/>
    <w:rsid w:val="220FC675"/>
    <w:rsid w:val="223EC10E"/>
    <w:rsid w:val="2240C677"/>
    <w:rsid w:val="224D0AE0"/>
    <w:rsid w:val="227D4547"/>
    <w:rsid w:val="22929BB9"/>
    <w:rsid w:val="22A0953A"/>
    <w:rsid w:val="22AEE340"/>
    <w:rsid w:val="22B0BEAE"/>
    <w:rsid w:val="22F197E4"/>
    <w:rsid w:val="232053DD"/>
    <w:rsid w:val="232C2FB7"/>
    <w:rsid w:val="2354D6A1"/>
    <w:rsid w:val="239508D8"/>
    <w:rsid w:val="23DB3F61"/>
    <w:rsid w:val="240AA517"/>
    <w:rsid w:val="2438A51F"/>
    <w:rsid w:val="2453EC53"/>
    <w:rsid w:val="24FC8ABB"/>
    <w:rsid w:val="254D3811"/>
    <w:rsid w:val="2556E113"/>
    <w:rsid w:val="25B265D1"/>
    <w:rsid w:val="26358CA8"/>
    <w:rsid w:val="265C00E7"/>
    <w:rsid w:val="26670927"/>
    <w:rsid w:val="268C7D60"/>
    <w:rsid w:val="269855DB"/>
    <w:rsid w:val="26FD7F2E"/>
    <w:rsid w:val="2749039D"/>
    <w:rsid w:val="2781F302"/>
    <w:rsid w:val="27E3EE3D"/>
    <w:rsid w:val="27FC1335"/>
    <w:rsid w:val="2847417F"/>
    <w:rsid w:val="2885E17A"/>
    <w:rsid w:val="2896CFF3"/>
    <w:rsid w:val="28B7E736"/>
    <w:rsid w:val="28BC7BFB"/>
    <w:rsid w:val="28BE0321"/>
    <w:rsid w:val="29A0B18C"/>
    <w:rsid w:val="29AB1C22"/>
    <w:rsid w:val="29EDA68F"/>
    <w:rsid w:val="29FF5D6D"/>
    <w:rsid w:val="2AB6CF71"/>
    <w:rsid w:val="2AD6F759"/>
    <w:rsid w:val="2B14ADA7"/>
    <w:rsid w:val="2B3BB0B4"/>
    <w:rsid w:val="2B50D9DB"/>
    <w:rsid w:val="2BD3FDBC"/>
    <w:rsid w:val="2BE6DC04"/>
    <w:rsid w:val="2C2105E2"/>
    <w:rsid w:val="2C43FF0D"/>
    <w:rsid w:val="2C82DC2C"/>
    <w:rsid w:val="2C8B282F"/>
    <w:rsid w:val="2CA44993"/>
    <w:rsid w:val="2CC82313"/>
    <w:rsid w:val="2D0B6BE8"/>
    <w:rsid w:val="2D40EF11"/>
    <w:rsid w:val="2DA39352"/>
    <w:rsid w:val="2DB495E9"/>
    <w:rsid w:val="2E53F6FD"/>
    <w:rsid w:val="2E7505DB"/>
    <w:rsid w:val="2EA2ECE3"/>
    <w:rsid w:val="2EAD178F"/>
    <w:rsid w:val="2EB4109F"/>
    <w:rsid w:val="2EF2E698"/>
    <w:rsid w:val="2F0663CB"/>
    <w:rsid w:val="2F1C52F8"/>
    <w:rsid w:val="2F262E67"/>
    <w:rsid w:val="2F339069"/>
    <w:rsid w:val="2F9B0A0D"/>
    <w:rsid w:val="2FCE4108"/>
    <w:rsid w:val="30052495"/>
    <w:rsid w:val="300B2AB9"/>
    <w:rsid w:val="304B0132"/>
    <w:rsid w:val="3054C89E"/>
    <w:rsid w:val="3084EF0D"/>
    <w:rsid w:val="30B05561"/>
    <w:rsid w:val="30C56E5C"/>
    <w:rsid w:val="316B33DE"/>
    <w:rsid w:val="31D9D5FB"/>
    <w:rsid w:val="32A4986B"/>
    <w:rsid w:val="32BA2A5F"/>
    <w:rsid w:val="32BB6E36"/>
    <w:rsid w:val="338C5A68"/>
    <w:rsid w:val="3394FA02"/>
    <w:rsid w:val="33D53606"/>
    <w:rsid w:val="33F88C73"/>
    <w:rsid w:val="3406417F"/>
    <w:rsid w:val="34E269B6"/>
    <w:rsid w:val="35076D3B"/>
    <w:rsid w:val="3540DA48"/>
    <w:rsid w:val="35453A94"/>
    <w:rsid w:val="3580D46D"/>
    <w:rsid w:val="35B8E75C"/>
    <w:rsid w:val="35E0F255"/>
    <w:rsid w:val="35E386F6"/>
    <w:rsid w:val="3601FEA3"/>
    <w:rsid w:val="3614FB89"/>
    <w:rsid w:val="36179571"/>
    <w:rsid w:val="36638186"/>
    <w:rsid w:val="36DA629D"/>
    <w:rsid w:val="37130EDD"/>
    <w:rsid w:val="37611313"/>
    <w:rsid w:val="376F7FEC"/>
    <w:rsid w:val="380BD269"/>
    <w:rsid w:val="382EF777"/>
    <w:rsid w:val="3830C6EF"/>
    <w:rsid w:val="385A0761"/>
    <w:rsid w:val="38B2B7AF"/>
    <w:rsid w:val="38C08D6B"/>
    <w:rsid w:val="38E4AB35"/>
    <w:rsid w:val="3903CB43"/>
    <w:rsid w:val="3A1D437F"/>
    <w:rsid w:val="3A2E7793"/>
    <w:rsid w:val="3A3CE3D8"/>
    <w:rsid w:val="3A7C539E"/>
    <w:rsid w:val="3A8B9063"/>
    <w:rsid w:val="3B4B304E"/>
    <w:rsid w:val="3B5B17EF"/>
    <w:rsid w:val="3B6921DF"/>
    <w:rsid w:val="3C6149CF"/>
    <w:rsid w:val="3C9174D4"/>
    <w:rsid w:val="3D331610"/>
    <w:rsid w:val="3D3D9B92"/>
    <w:rsid w:val="3E136A7E"/>
    <w:rsid w:val="3E1FDEF1"/>
    <w:rsid w:val="3E62AE1C"/>
    <w:rsid w:val="3E971170"/>
    <w:rsid w:val="3E99391F"/>
    <w:rsid w:val="3EB35584"/>
    <w:rsid w:val="3F185FDA"/>
    <w:rsid w:val="3FA7AFAD"/>
    <w:rsid w:val="3FE73D33"/>
    <w:rsid w:val="3FF8DB9B"/>
    <w:rsid w:val="404BD4D9"/>
    <w:rsid w:val="408E62F8"/>
    <w:rsid w:val="40FFA54A"/>
    <w:rsid w:val="41184D50"/>
    <w:rsid w:val="41229C29"/>
    <w:rsid w:val="4195AB93"/>
    <w:rsid w:val="41C34794"/>
    <w:rsid w:val="41F6E96E"/>
    <w:rsid w:val="42ACDB79"/>
    <w:rsid w:val="42EC98EC"/>
    <w:rsid w:val="42ECDD2C"/>
    <w:rsid w:val="433691EC"/>
    <w:rsid w:val="43E6308F"/>
    <w:rsid w:val="44472543"/>
    <w:rsid w:val="44693297"/>
    <w:rsid w:val="446BCF28"/>
    <w:rsid w:val="45176F3D"/>
    <w:rsid w:val="4556A0FA"/>
    <w:rsid w:val="456B4089"/>
    <w:rsid w:val="45CFB84F"/>
    <w:rsid w:val="460C9A7D"/>
    <w:rsid w:val="46232750"/>
    <w:rsid w:val="46356E7B"/>
    <w:rsid w:val="4709DE8D"/>
    <w:rsid w:val="4769E529"/>
    <w:rsid w:val="48687DBA"/>
    <w:rsid w:val="4868D85F"/>
    <w:rsid w:val="4940A9B6"/>
    <w:rsid w:val="4975A281"/>
    <w:rsid w:val="4A2A34A3"/>
    <w:rsid w:val="4A3E9137"/>
    <w:rsid w:val="4A625326"/>
    <w:rsid w:val="4A98CF38"/>
    <w:rsid w:val="4AEB419C"/>
    <w:rsid w:val="4B04CBA6"/>
    <w:rsid w:val="4B2FEF5C"/>
    <w:rsid w:val="4B9F8C2B"/>
    <w:rsid w:val="4BBD47C2"/>
    <w:rsid w:val="4C07A178"/>
    <w:rsid w:val="4C1DCDFF"/>
    <w:rsid w:val="4CD37C1D"/>
    <w:rsid w:val="4DBED375"/>
    <w:rsid w:val="4DF33B1E"/>
    <w:rsid w:val="4E143F83"/>
    <w:rsid w:val="4E322363"/>
    <w:rsid w:val="4E3A5D17"/>
    <w:rsid w:val="4E5383CC"/>
    <w:rsid w:val="4E89F88F"/>
    <w:rsid w:val="4ED6A2EB"/>
    <w:rsid w:val="4F29F98D"/>
    <w:rsid w:val="4FA22FD9"/>
    <w:rsid w:val="4FE12928"/>
    <w:rsid w:val="50337C66"/>
    <w:rsid w:val="50BC7250"/>
    <w:rsid w:val="50DFFE5E"/>
    <w:rsid w:val="5128A405"/>
    <w:rsid w:val="51339DEB"/>
    <w:rsid w:val="5188DF75"/>
    <w:rsid w:val="521AB78F"/>
    <w:rsid w:val="527E9A4D"/>
    <w:rsid w:val="52BD485D"/>
    <w:rsid w:val="53249D54"/>
    <w:rsid w:val="532B66B1"/>
    <w:rsid w:val="5357C71F"/>
    <w:rsid w:val="535A9C12"/>
    <w:rsid w:val="53B44E0D"/>
    <w:rsid w:val="53C6B6C6"/>
    <w:rsid w:val="53F1F3EE"/>
    <w:rsid w:val="54D54504"/>
    <w:rsid w:val="55049697"/>
    <w:rsid w:val="551C10C7"/>
    <w:rsid w:val="55296DEF"/>
    <w:rsid w:val="55431580"/>
    <w:rsid w:val="55476F51"/>
    <w:rsid w:val="5567FCEB"/>
    <w:rsid w:val="559984AB"/>
    <w:rsid w:val="559A1250"/>
    <w:rsid w:val="55C67EBD"/>
    <w:rsid w:val="55DBD2D4"/>
    <w:rsid w:val="565B807C"/>
    <w:rsid w:val="56B7804D"/>
    <w:rsid w:val="56E20A7C"/>
    <w:rsid w:val="57343C8C"/>
    <w:rsid w:val="584278E1"/>
    <w:rsid w:val="58B57BCD"/>
    <w:rsid w:val="58E40D44"/>
    <w:rsid w:val="58F6EFDF"/>
    <w:rsid w:val="59121CC7"/>
    <w:rsid w:val="591A9B9F"/>
    <w:rsid w:val="593A3A06"/>
    <w:rsid w:val="599570AC"/>
    <w:rsid w:val="59AF6086"/>
    <w:rsid w:val="59DA4F7F"/>
    <w:rsid w:val="59FD1CBB"/>
    <w:rsid w:val="5A9061C6"/>
    <w:rsid w:val="5A976753"/>
    <w:rsid w:val="5AB40AFE"/>
    <w:rsid w:val="5B1BCD81"/>
    <w:rsid w:val="5B76BCC5"/>
    <w:rsid w:val="5B905868"/>
    <w:rsid w:val="5BA5771F"/>
    <w:rsid w:val="5C17267E"/>
    <w:rsid w:val="5C1B6FD4"/>
    <w:rsid w:val="5C29553C"/>
    <w:rsid w:val="5C786E02"/>
    <w:rsid w:val="5C92BD0B"/>
    <w:rsid w:val="5CB4FA4D"/>
    <w:rsid w:val="5CC5AF6B"/>
    <w:rsid w:val="5D8C5FA7"/>
    <w:rsid w:val="5DAC2984"/>
    <w:rsid w:val="5E0CC6C6"/>
    <w:rsid w:val="5E257C0C"/>
    <w:rsid w:val="5E291197"/>
    <w:rsid w:val="5E2B9539"/>
    <w:rsid w:val="5E4EF0F5"/>
    <w:rsid w:val="5E64D4C4"/>
    <w:rsid w:val="5E82C357"/>
    <w:rsid w:val="5EA6E921"/>
    <w:rsid w:val="5F01A53F"/>
    <w:rsid w:val="5F08D9A9"/>
    <w:rsid w:val="5F5B51C9"/>
    <w:rsid w:val="5FDBA3CC"/>
    <w:rsid w:val="5FE0E436"/>
    <w:rsid w:val="5FF68B41"/>
    <w:rsid w:val="60A01D8A"/>
    <w:rsid w:val="6138B4BF"/>
    <w:rsid w:val="6163C9DE"/>
    <w:rsid w:val="6171A692"/>
    <w:rsid w:val="61A310E5"/>
    <w:rsid w:val="624EE6E1"/>
    <w:rsid w:val="62FE95C2"/>
    <w:rsid w:val="637F5502"/>
    <w:rsid w:val="6436C5AC"/>
    <w:rsid w:val="6484A7F5"/>
    <w:rsid w:val="6507A8A0"/>
    <w:rsid w:val="650B525B"/>
    <w:rsid w:val="65164EF3"/>
    <w:rsid w:val="6516D40B"/>
    <w:rsid w:val="66035A1D"/>
    <w:rsid w:val="661ADB05"/>
    <w:rsid w:val="663B99E7"/>
    <w:rsid w:val="66E87F78"/>
    <w:rsid w:val="67193161"/>
    <w:rsid w:val="671C713E"/>
    <w:rsid w:val="672F936E"/>
    <w:rsid w:val="674A3F53"/>
    <w:rsid w:val="679EADCE"/>
    <w:rsid w:val="67B79926"/>
    <w:rsid w:val="67C26B00"/>
    <w:rsid w:val="67E7CB2B"/>
    <w:rsid w:val="67ECF40D"/>
    <w:rsid w:val="67EFF3FA"/>
    <w:rsid w:val="683C55C2"/>
    <w:rsid w:val="6877AB4B"/>
    <w:rsid w:val="688BF954"/>
    <w:rsid w:val="68A5084F"/>
    <w:rsid w:val="68A6FE65"/>
    <w:rsid w:val="68A8D330"/>
    <w:rsid w:val="68A9B53B"/>
    <w:rsid w:val="68BC7D5B"/>
    <w:rsid w:val="68BD4C3D"/>
    <w:rsid w:val="68BEBF7E"/>
    <w:rsid w:val="69224986"/>
    <w:rsid w:val="69273CD4"/>
    <w:rsid w:val="69BAD950"/>
    <w:rsid w:val="69C7F7EC"/>
    <w:rsid w:val="69C8DA58"/>
    <w:rsid w:val="69CBB244"/>
    <w:rsid w:val="6A0F08D3"/>
    <w:rsid w:val="6A3F6E2C"/>
    <w:rsid w:val="6A43FBE8"/>
    <w:rsid w:val="6A45C743"/>
    <w:rsid w:val="6AAEBC7E"/>
    <w:rsid w:val="6B5053E1"/>
    <w:rsid w:val="6B8AA351"/>
    <w:rsid w:val="6BA1E1E8"/>
    <w:rsid w:val="6BA5B0B2"/>
    <w:rsid w:val="6BC243B7"/>
    <w:rsid w:val="6C221EFB"/>
    <w:rsid w:val="6C321A4A"/>
    <w:rsid w:val="6CAF8FB7"/>
    <w:rsid w:val="6CBC5D68"/>
    <w:rsid w:val="6CEFB728"/>
    <w:rsid w:val="6D8DF583"/>
    <w:rsid w:val="6DBAB544"/>
    <w:rsid w:val="6DC121DD"/>
    <w:rsid w:val="6DE811D0"/>
    <w:rsid w:val="6E352BBB"/>
    <w:rsid w:val="6E8DA699"/>
    <w:rsid w:val="6EB02AC6"/>
    <w:rsid w:val="6EB46249"/>
    <w:rsid w:val="6ECC6F32"/>
    <w:rsid w:val="6F909E8D"/>
    <w:rsid w:val="7072D57A"/>
    <w:rsid w:val="707BFF55"/>
    <w:rsid w:val="7098A187"/>
    <w:rsid w:val="710B8D51"/>
    <w:rsid w:val="714389A6"/>
    <w:rsid w:val="71538F67"/>
    <w:rsid w:val="715BD58C"/>
    <w:rsid w:val="71A5D9AB"/>
    <w:rsid w:val="71DF4425"/>
    <w:rsid w:val="71E6C924"/>
    <w:rsid w:val="720A32D1"/>
    <w:rsid w:val="7235D0DD"/>
    <w:rsid w:val="72CAF3D8"/>
    <w:rsid w:val="73205670"/>
    <w:rsid w:val="734BF67C"/>
    <w:rsid w:val="747A72A3"/>
    <w:rsid w:val="7483885A"/>
    <w:rsid w:val="74857CD4"/>
    <w:rsid w:val="75288A95"/>
    <w:rsid w:val="753B60A2"/>
    <w:rsid w:val="76579C23"/>
    <w:rsid w:val="765C515A"/>
    <w:rsid w:val="7678319E"/>
    <w:rsid w:val="76D63193"/>
    <w:rsid w:val="771C4C40"/>
    <w:rsid w:val="77A24DD7"/>
    <w:rsid w:val="780FC414"/>
    <w:rsid w:val="7862A931"/>
    <w:rsid w:val="795D8DC7"/>
    <w:rsid w:val="7971BDA3"/>
    <w:rsid w:val="7979DB22"/>
    <w:rsid w:val="79AE33E8"/>
    <w:rsid w:val="79BECF2B"/>
    <w:rsid w:val="7A02A29D"/>
    <w:rsid w:val="7A7827F5"/>
    <w:rsid w:val="7A8DE87A"/>
    <w:rsid w:val="7A9BDAF4"/>
    <w:rsid w:val="7AEC0DE5"/>
    <w:rsid w:val="7B404B63"/>
    <w:rsid w:val="7B421B16"/>
    <w:rsid w:val="7B8BB709"/>
    <w:rsid w:val="7BA584D0"/>
    <w:rsid w:val="7BA8C0C4"/>
    <w:rsid w:val="7BF2ADA0"/>
    <w:rsid w:val="7C3C1781"/>
    <w:rsid w:val="7C7D0941"/>
    <w:rsid w:val="7C912397"/>
    <w:rsid w:val="7CB5983D"/>
    <w:rsid w:val="7CC9EB21"/>
    <w:rsid w:val="7CFFAC55"/>
    <w:rsid w:val="7D0BFE06"/>
    <w:rsid w:val="7D556C5C"/>
    <w:rsid w:val="7D64C092"/>
    <w:rsid w:val="7D8E10A4"/>
    <w:rsid w:val="7DA3E104"/>
    <w:rsid w:val="7DAA2745"/>
    <w:rsid w:val="7DEC7D05"/>
    <w:rsid w:val="7E478DEF"/>
    <w:rsid w:val="7E4A3690"/>
    <w:rsid w:val="7E97B7E1"/>
    <w:rsid w:val="7EB438CE"/>
    <w:rsid w:val="7F1B2AEF"/>
    <w:rsid w:val="7F277062"/>
    <w:rsid w:val="7F27CA8B"/>
    <w:rsid w:val="7F3EF612"/>
    <w:rsid w:val="7FA39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268168"/>
  <w15:chartTrackingRefBased/>
  <w15:docId w15:val="{9EF2A8B5-1D32-4C81-BBD9-721B0B8064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6197"/>
    <w:pPr>
      <w:ind w:left="800" w:leftChars="400"/>
    </w:pPr>
  </w:style>
  <w:style w:type="character" w:styleId="a4">
    <w:name w:val="annotation reference"/>
    <w:basedOn w:val="a0"/>
    <w:uiPriority w:val="99"/>
    <w:semiHidden/>
    <w:unhideWhenUsed/>
    <w:rsid w:val="00605E3A"/>
    <w:rPr>
      <w:sz w:val="18"/>
      <w:szCs w:val="18"/>
    </w:rPr>
  </w:style>
  <w:style w:type="paragraph" w:styleId="a5">
    <w:name w:val="annotation text"/>
    <w:basedOn w:val="a"/>
    <w:link w:val="Char"/>
    <w:uiPriority w:val="99"/>
    <w:semiHidden/>
    <w:unhideWhenUsed/>
    <w:rsid w:val="00605E3A"/>
    <w:pPr>
      <w:jc w:val="left"/>
    </w:pPr>
  </w:style>
  <w:style w:type="character" w:styleId="Char" w:customStyle="1">
    <w:name w:val="메모 텍스트 Char"/>
    <w:basedOn w:val="a0"/>
    <w:link w:val="a5"/>
    <w:uiPriority w:val="99"/>
    <w:semiHidden/>
    <w:rsid w:val="00605E3A"/>
  </w:style>
  <w:style w:type="paragraph" w:styleId="a6">
    <w:name w:val="annotation subject"/>
    <w:basedOn w:val="a5"/>
    <w:next w:val="a5"/>
    <w:link w:val="Char0"/>
    <w:uiPriority w:val="99"/>
    <w:semiHidden/>
    <w:unhideWhenUsed/>
    <w:rsid w:val="00605E3A"/>
    <w:rPr>
      <w:b/>
      <w:bCs/>
    </w:rPr>
  </w:style>
  <w:style w:type="character" w:styleId="Char0" w:customStyle="1">
    <w:name w:val="메모 주제 Char"/>
    <w:basedOn w:val="Char"/>
    <w:link w:val="a6"/>
    <w:uiPriority w:val="99"/>
    <w:semiHidden/>
    <w:rsid w:val="00605E3A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605E3A"/>
    <w:pPr>
      <w:spacing w:after="0" w:line="240" w:lineRule="auto"/>
    </w:pPr>
    <w:rPr>
      <w:rFonts w:asciiTheme="majorHAnsi" w:hAnsiTheme="majorHAnsi" w:eastAsiaTheme="majorEastAsia" w:cstheme="majorBidi"/>
      <w:sz w:val="18"/>
      <w:szCs w:val="18"/>
    </w:rPr>
  </w:style>
  <w:style w:type="character" w:styleId="Char1" w:customStyle="1">
    <w:name w:val="풍선 도움말 텍스트 Char"/>
    <w:basedOn w:val="a0"/>
    <w:link w:val="a7"/>
    <w:uiPriority w:val="99"/>
    <w:semiHidden/>
    <w:rsid w:val="00605E3A"/>
    <w:rPr>
      <w:rFonts w:asciiTheme="majorHAnsi" w:hAnsiTheme="majorHAnsi" w:eastAsiaTheme="majorEastAsia" w:cstheme="majorBidi"/>
      <w:sz w:val="18"/>
      <w:szCs w:val="18"/>
    </w:rPr>
  </w:style>
  <w:style w:type="table" w:styleId="a8">
    <w:name w:val="Table Grid"/>
    <w:basedOn w:val="a1"/>
    <w:uiPriority w:val="39"/>
    <w:rsid w:val="00FD58C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a"/>
    <w:rsid w:val="006B0D1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hAnsi="굴림" w:eastAsia="굴림" w:cs="굴림"/>
      <w:kern w:val="0"/>
      <w:sz w:val="24"/>
      <w:szCs w:val="24"/>
    </w:rPr>
  </w:style>
  <w:style w:type="character" w:styleId="normaltextrun" w:customStyle="1">
    <w:name w:val="normaltextrun"/>
    <w:basedOn w:val="a0"/>
    <w:rsid w:val="006B0D18"/>
  </w:style>
  <w:style w:type="character" w:styleId="eop" w:customStyle="1">
    <w:name w:val="eop"/>
    <w:basedOn w:val="a0"/>
    <w:rsid w:val="006B0D18"/>
  </w:style>
  <w:style w:type="paragraph" w:styleId="a9">
    <w:name w:val="Normal (Web)"/>
    <w:basedOn w:val="a"/>
    <w:uiPriority w:val="99"/>
    <w:semiHidden/>
    <w:unhideWhenUsed/>
    <w:rsid w:val="00E030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hAnsi="굴림" w:eastAsia="굴림" w:cs="굴림"/>
      <w:kern w:val="0"/>
      <w:sz w:val="24"/>
      <w:szCs w:val="24"/>
    </w:rPr>
  </w:style>
  <w:style w:type="paragraph" w:styleId="aa">
    <w:name w:val="header"/>
    <w:basedOn w:val="a"/>
    <w:link w:val="Char2"/>
    <w:uiPriority w:val="99"/>
    <w:unhideWhenUsed/>
    <w:rsid w:val="006A0FE3"/>
    <w:pPr>
      <w:tabs>
        <w:tab w:val="center" w:pos="4513"/>
        <w:tab w:val="right" w:pos="9026"/>
      </w:tabs>
      <w:snapToGrid w:val="0"/>
    </w:pPr>
  </w:style>
  <w:style w:type="character" w:styleId="Char2" w:customStyle="1">
    <w:name w:val="머리글 Char"/>
    <w:basedOn w:val="a0"/>
    <w:link w:val="aa"/>
    <w:uiPriority w:val="99"/>
    <w:rsid w:val="006A0FE3"/>
  </w:style>
  <w:style w:type="paragraph" w:styleId="ab">
    <w:name w:val="footer"/>
    <w:basedOn w:val="a"/>
    <w:link w:val="Char3"/>
    <w:uiPriority w:val="99"/>
    <w:unhideWhenUsed/>
    <w:rsid w:val="006A0FE3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바닥글 Char"/>
    <w:basedOn w:val="a0"/>
    <w:link w:val="ab"/>
    <w:uiPriority w:val="99"/>
    <w:rsid w:val="006A0FE3"/>
  </w:style>
  <w:style w:type="paragraph" w:styleId="ac">
    <w:name w:val="Revision"/>
    <w:hidden/>
    <w:uiPriority w:val="99"/>
    <w:semiHidden/>
    <w:rsid w:val="006B190F"/>
    <w:pPr>
      <w:spacing w:after="0" w:line="240" w:lineRule="auto"/>
      <w:jc w:val="left"/>
    </w:pPr>
  </w:style>
  <w:style w:type="character" w:styleId="ad">
    <w:name w:val="Strong"/>
    <w:basedOn w:val="a0"/>
    <w:uiPriority w:val="22"/>
    <w:qFormat/>
    <w:rsid w:val="001861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43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66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83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1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85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8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2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90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38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43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92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94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4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54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4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9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56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3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09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81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84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1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71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7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61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8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58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4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25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76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81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1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8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7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1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6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3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0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7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5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799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0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09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93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54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8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98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5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3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0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3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5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0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13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8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0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2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46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1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3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1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16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83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46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2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46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8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62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14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4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32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94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56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66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22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93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5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69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6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3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16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8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7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2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74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88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9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83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08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15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63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9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93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7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54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8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3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8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55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0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65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33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4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3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354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1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47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46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4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5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6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80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1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70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9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18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9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34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25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1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45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1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4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8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0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26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56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45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77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4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56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8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02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0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57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87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97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82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5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13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9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00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2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252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9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3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8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4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6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607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2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10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59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70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7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98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26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0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6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34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0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44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64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23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46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3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66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62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2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60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12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4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23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34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51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1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28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17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4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53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8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9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3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395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5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13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6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9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30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01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13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27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39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7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50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34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85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5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51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92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2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4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03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11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7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27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1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40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961544F9602F42BFFADF3BC120EE1F" ma:contentTypeVersion="10" ma:contentTypeDescription="Create a new document." ma:contentTypeScope="" ma:versionID="245111911ee91626f6220698d62a69b0">
  <xsd:schema xmlns:xsd="http://www.w3.org/2001/XMLSchema" xmlns:xs="http://www.w3.org/2001/XMLSchema" xmlns:p="http://schemas.microsoft.com/office/2006/metadata/properties" xmlns:ns2="49a18a76-90b1-4d83-b60f-634b646b4c29" xmlns:ns3="849c7109-a8ee-4e4d-bb3e-3493f90a6438" targetNamespace="http://schemas.microsoft.com/office/2006/metadata/properties" ma:root="true" ma:fieldsID="d9619bf5220cda87f2d24bff4d5db628" ns2:_="" ns3:_="">
    <xsd:import namespace="49a18a76-90b1-4d83-b60f-634b646b4c29"/>
    <xsd:import namespace="849c7109-a8ee-4e4d-bb3e-3493f90a64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18a76-90b1-4d83-b60f-634b646b4c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b755463-0835-47f7-a6e2-aa40240075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c7109-a8ee-4e4d-bb3e-3493f90a643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0b59ab9-0374-4a10-ab0e-0c81a23f5315}" ma:internalName="TaxCatchAll" ma:showField="CatchAllData" ma:web="849c7109-a8ee-4e4d-bb3e-3493f90a64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a18a76-90b1-4d83-b60f-634b646b4c29">
      <Terms xmlns="http://schemas.microsoft.com/office/infopath/2007/PartnerControls"/>
    </lcf76f155ced4ddcb4097134ff3c332f>
    <TaxCatchAll xmlns="849c7109-a8ee-4e4d-bb3e-3493f90a643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CB01D9-FE91-469F-A56A-CD02E1F4E9E0}"/>
</file>

<file path=customXml/itemProps2.xml><?xml version="1.0" encoding="utf-8"?>
<ds:datastoreItem xmlns:ds="http://schemas.openxmlformats.org/officeDocument/2006/customXml" ds:itemID="{D14CC405-7931-4390-A381-761DD914E51B}">
  <ds:schemaRefs>
    <ds:schemaRef ds:uri="http://schemas.microsoft.com/office/2006/metadata/properties"/>
    <ds:schemaRef ds:uri="http://schemas.microsoft.com/office/infopath/2007/PartnerControls"/>
    <ds:schemaRef ds:uri="49a18a76-90b1-4d83-b60f-634b646b4c29"/>
    <ds:schemaRef ds:uri="849c7109-a8ee-4e4d-bb3e-3493f90a6438"/>
  </ds:schemaRefs>
</ds:datastoreItem>
</file>

<file path=customXml/itemProps3.xml><?xml version="1.0" encoding="utf-8"?>
<ds:datastoreItem xmlns:ds="http://schemas.openxmlformats.org/officeDocument/2006/customXml" ds:itemID="{AE7A544B-14DF-4416-9E90-E991AD7DB9D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김나영</dc:creator>
  <keywords/>
  <dc:description/>
  <lastModifiedBy>김나영</lastModifiedBy>
  <revision>170</revision>
  <lastPrinted>2026-02-04T01:37:00.0000000Z</lastPrinted>
  <dcterms:created xsi:type="dcterms:W3CDTF">2026-01-05T23:01:00.0000000Z</dcterms:created>
  <dcterms:modified xsi:type="dcterms:W3CDTF">2026-05-14T08:53:25.4217181Z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0x0101001D961544F9602F42BFFADF3BC120EE1F</vt:lpwstr>
  </property>
  <property fmtid="{D5CDD505-2E9C-101B-9397-08002B2CF9AE}" pid="3" name="MediaServiceImageTags">
    <vt:lpwstr/>
  </property>
</Properties>
</file>