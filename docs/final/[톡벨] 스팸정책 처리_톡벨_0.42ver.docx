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8DAE1" w14:textId="77777777" w:rsidR="006803CC" w:rsidRPr="006803CC" w:rsidRDefault="006803CC" w:rsidP="006803CC">
      <w:pPr>
        <w:jc w:val="center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4"/>
          <w:szCs w:val="24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4"/>
          <w:szCs w:val="24"/>
        </w:rPr>
        <w:t>스팸방지정책</w:t>
      </w:r>
    </w:p>
    <w:p w14:paraId="23FF0DC5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제1조 (목적)</w:t>
      </w:r>
    </w:p>
    <w:p w14:paraId="1A61D005" w14:textId="121684DE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이 정책은 주식회사 아이뱅크(이하 ‘회사’)가 운영하는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톡벨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(</w:t>
      </w:r>
      <w:proofErr w:type="spellStart"/>
      <w:del w:id="0" w:author="김나영" w:date="2026-03-26T17:25:00Z">
        <w:r w:rsidRPr="006803CC" w:rsidDel="00F15297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TalkBell</w:delText>
        </w:r>
      </w:del>
      <w:ins w:id="1" w:author="김나영" w:date="2026-03-26T17:25:00Z">
        <w:r w:rsidR="00F15297" w:rsidRPr="006803C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T</w:t>
        </w:r>
        <w:r w:rsidR="00F15297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okb</w:t>
        </w:r>
        <w:r w:rsidR="00F15297" w:rsidRPr="006803C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ell</w:t>
        </w:r>
      </w:ins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) 서비스(이하 ‘서비스’)의 이용과 관련하여 「정보통신망 이용촉진 및 정보보호 등에 관한 법률」(이하 “정보통신망법”) 및 한국인터넷진흥원(KISA)의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방지 가이드라인을 준수하여, 회사와 이용자의 권리∙의무 및 책임사항을 규정함을 목적으로 합니다.</w:t>
      </w:r>
    </w:p>
    <w:p w14:paraId="58A7D705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제2조 (용어의 정의)</w:t>
      </w:r>
    </w:p>
    <w:p w14:paraId="0854623F" w14:textId="77777777" w:rsid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bookmarkStart w:id="2" w:name="_Hlk220676457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① </w:t>
      </w:r>
      <w:bookmarkEnd w:id="2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“스팸”이란 정보통신망을 통해 수신자의 명시적인 사전 동의 없이 일방적으로 전송되는 영리목적의 광고성 정보를 말합니다.</w:t>
      </w:r>
    </w:p>
    <w:p w14:paraId="0850CB1F" w14:textId="77777777" w:rsid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② “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”이란 정보통신망법 제50조부터 제50조의8을 위반하여 전송 또는 게시되는 영리목적의 광고성 정보를 말합니다.</w:t>
      </w:r>
    </w:p>
    <w:p w14:paraId="1E7E214B" w14:textId="3C3FA249" w:rsidR="00865E8B" w:rsidRDefault="00865E8B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③ "서비스"란 회사가 제공하는 문자메시지(SMS, LMS, MMS), </w:t>
      </w:r>
      <w:ins w:id="3" w:author="나영 김" w:date="2026-04-14T16:55:00Z">
        <w:r w:rsidR="00DA4384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카카오 </w:t>
        </w:r>
      </w:ins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알림톡, 브랜드 메시지 등 모든 메시지 전송 서비스를 의미하며, 이용약관 제2조의 정의를 따릅니다.</w:t>
      </w:r>
    </w:p>
    <w:p w14:paraId="73F86B50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제3조 (</w:t>
      </w:r>
      <w:proofErr w:type="spellStart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부정송신</w:t>
      </w:r>
      <w:proofErr w:type="spellEnd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 방지 관련 개인정보 수집항목 및 이용)</w:t>
      </w:r>
    </w:p>
    <w:p w14:paraId="5B96930E" w14:textId="5BBCD044" w:rsidR="00465507" w:rsidRDefault="00465507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465507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①</w:t>
      </w:r>
      <w:r w:rsidRPr="00465507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회사는 개인정보의 수집 시 관련법규에 따라 가입신청서 또는 이용약관에 그 수집범위 및 목적을 사전 고지합니다.</w:t>
      </w:r>
    </w:p>
    <w:p w14:paraId="0B1009EE" w14:textId="01C9A002" w:rsidR="006803CC" w:rsidRPr="006803CC" w:rsidRDefault="00465507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②</w:t>
      </w:r>
      <w:r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회사는 개인정보 처리방침에서 규정하고 있는 수집항목 및 이용목적 외에, </w:t>
      </w:r>
      <w:proofErr w:type="spellStart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 및 발신번호 </w:t>
      </w:r>
      <w:proofErr w:type="spellStart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</w:t>
      </w:r>
      <w:proofErr w:type="spellEnd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등으로 </w:t>
      </w:r>
      <w:ins w:id="4" w:author="나영 김" w:date="2026-02-27T11:20:00Z">
        <w:r w:rsidR="00611070" w:rsidRPr="00611070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서비스</w:t>
        </w:r>
        <w:r w:rsidR="00611070" w:rsidRPr="0061107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계약을 해지한 이용자의 서비스 이용신청에 대한 승낙을 유보하기 위하여 성명, 주민 번호(법인,</w:t>
        </w:r>
      </w:ins>
      <w:ins w:id="5" w:author="김나영" w:date="2026-03-26T17:39:00Z">
        <w:r w:rsidR="005251E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</w:ins>
      <w:ins w:id="6" w:author="나영 김" w:date="2026-02-27T11:20:00Z">
        <w:r w:rsidR="00611070" w:rsidRPr="0061107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사업자 등록번호), 전화번호, 해지사유 등의 정보를 수집할 수 있습니다.</w:t>
        </w:r>
      </w:ins>
      <w:del w:id="7" w:author="나영 김" w:date="2026-02-27T11:20:00Z">
        <w:r w:rsidR="006803CC" w:rsidRPr="006803CC" w:rsidDel="0061107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서비스 이용정지 또는 계약해지 된 고객의 재가입을 제한하기 위하여 성명, 생년월일(법인등록번호·사업자등록번호), 전화번호, 정지 및 해지사유, IP주소, 접속로그 등의 정보를 해지일로부터 1년간 수집하여 보관할 수 있습니다.</w:delText>
        </w:r>
      </w:del>
    </w:p>
    <w:p w14:paraId="6C1AEF4F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제4조 (</w:t>
      </w:r>
      <w:del w:id="8" w:author="나영 김" w:date="2026-02-27T11:22:00Z">
        <w:r w:rsidRPr="006803CC" w:rsidDel="00053D42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 xml:space="preserve">부정송신 방지를 위한 </w:delText>
        </w:r>
      </w:del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이용신청 승낙의 제한)</w:t>
      </w:r>
    </w:p>
    <w:p w14:paraId="0159AF27" w14:textId="714649BF" w:rsidR="006803CC" w:rsidRPr="00F26520" w:rsidRDefault="00F26520" w:rsidP="00F26520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9" w:author="김나영" w:date="2026-01-30T14:40:00Z">
        <w:r w:rsidRPr="00F26520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①</w:t>
        </w:r>
        <w:r w:rsidRPr="00F2652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</w:ins>
      <w:r w:rsidR="006803CC" w:rsidRPr="00F26520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회사는 다음 각 호의 하나에 해당하는 이용신청에 대하여는 승낙을 하지 아니합니다.</w:t>
      </w:r>
    </w:p>
    <w:p w14:paraId="68A12DC7" w14:textId="6A9BE86E" w:rsidR="006803CC" w:rsidRPr="006803CC" w:rsidDel="00A3705C" w:rsidRDefault="006803CC" w:rsidP="006803CC">
      <w:pPr>
        <w:numPr>
          <w:ilvl w:val="0"/>
          <w:numId w:val="35"/>
        </w:numPr>
        <w:rPr>
          <w:del w:id="10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11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가입통신사를 불문하고 스팸 전송 또는 발신번호 변작을 사유로 이용정지 또는 계약해지를 당한 이후 1년이 경과하지 않은 개인 또는 법인(법인대표자 포함)</w:delText>
        </w:r>
      </w:del>
    </w:p>
    <w:p w14:paraId="0A66177F" w14:textId="6D10CE24" w:rsidR="006803CC" w:rsidRPr="006803CC" w:rsidDel="00A3705C" w:rsidRDefault="006803CC" w:rsidP="006803CC">
      <w:pPr>
        <w:numPr>
          <w:ilvl w:val="0"/>
          <w:numId w:val="35"/>
        </w:numPr>
        <w:rPr>
          <w:del w:id="12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13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방송통신위원회 또는 한국인터넷진흥원으로부터 스팸 또는 불법스팸 전송자로 확인되어 이용정지 또는 계약해지를 요청받았거나 과태료 부과 처분을 받고서 1년이 경과하지 않은 경우</w:delText>
        </w:r>
      </w:del>
    </w:p>
    <w:p w14:paraId="09A006CE" w14:textId="1307B944" w:rsidR="006803CC" w:rsidRPr="006803CC" w:rsidDel="00A3705C" w:rsidRDefault="006803CC" w:rsidP="006803CC">
      <w:pPr>
        <w:numPr>
          <w:ilvl w:val="0"/>
          <w:numId w:val="35"/>
        </w:numPr>
        <w:rPr>
          <w:del w:id="14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15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과학기술정보통신부 또는 한국인터넷진흥원으로부터 발신번호 변작으로 확인되어 이용정지 또는 계약해지를 요청받았거나 과태료 부과 처분을 받고서 1년이 경과하지 않은 경우</w:delText>
        </w:r>
      </w:del>
    </w:p>
    <w:p w14:paraId="5B31D1FE" w14:textId="271E6590" w:rsidR="006803CC" w:rsidRPr="006803CC" w:rsidDel="00A3705C" w:rsidRDefault="006803CC" w:rsidP="006803CC">
      <w:pPr>
        <w:numPr>
          <w:ilvl w:val="0"/>
          <w:numId w:val="35"/>
        </w:numPr>
        <w:rPr>
          <w:del w:id="16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17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서비스 개설 본래의 목적을 위반하여 대포폰(타인 명의 단말기)을 매개 또는 개통, 이용한 사실이 있거나 처벌받은 경우</w:delText>
        </w:r>
      </w:del>
    </w:p>
    <w:p w14:paraId="2151F037" w14:textId="53EAE730" w:rsidR="006803CC" w:rsidRPr="006803CC" w:rsidDel="00A3705C" w:rsidRDefault="006803CC" w:rsidP="006803CC">
      <w:pPr>
        <w:numPr>
          <w:ilvl w:val="0"/>
          <w:numId w:val="35"/>
        </w:numPr>
        <w:rPr>
          <w:del w:id="18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19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불법스팸 전송 등으로 과태료 처분을 받은 자가 질서위반행위규제법 제53조에 따라 신용정보 집중기관에 과태료 체납자로 등록된 경우</w:delText>
        </w:r>
      </w:del>
    </w:p>
    <w:p w14:paraId="5F7939E2" w14:textId="1DB756F3" w:rsidR="006803CC" w:rsidRDefault="006803CC" w:rsidP="006803CC">
      <w:pPr>
        <w:numPr>
          <w:ilvl w:val="0"/>
          <w:numId w:val="35"/>
        </w:numPr>
        <w:rPr>
          <w:ins w:id="20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21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휴대전화를 개통하여 불법스팸을 전송하는 자에게 이동전화 서비스 또는 이동전화 번호를 임대한 적이 있는 경우</w:delText>
        </w:r>
      </w:del>
      <w:ins w:id="22" w:author="나영 김" w:date="2026-02-27T11:22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타인의 명의</w:t>
        </w:r>
      </w:ins>
      <w:ins w:id="23" w:author="나영 김" w:date="2026-05-15T15:44:00Z">
        <w:r w:rsidR="006A1898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를 부정하게 도용하여</w:t>
        </w:r>
      </w:ins>
      <w:ins w:id="24" w:author="나영 김" w:date="2026-02-27T11:22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 신청하는 경우</w:t>
        </w:r>
      </w:ins>
    </w:p>
    <w:p w14:paraId="1B5CFC33" w14:textId="0F96A8BA" w:rsidR="00A3705C" w:rsidRDefault="00A3705C" w:rsidP="006803CC">
      <w:pPr>
        <w:numPr>
          <w:ilvl w:val="0"/>
          <w:numId w:val="35"/>
        </w:numPr>
        <w:rPr>
          <w:ins w:id="25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26" w:author="나영 김" w:date="2026-02-27T11:22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필수자료 및 정보를 제출하지 않거나 허위로 제출하는 경우</w:t>
        </w:r>
      </w:ins>
    </w:p>
    <w:p w14:paraId="21D3A397" w14:textId="10E2C5B0" w:rsidR="00A3705C" w:rsidRDefault="00A3705C" w:rsidP="006803CC">
      <w:pPr>
        <w:numPr>
          <w:ilvl w:val="0"/>
          <w:numId w:val="35"/>
        </w:numPr>
        <w:rPr>
          <w:ins w:id="27" w:author="나영 김" w:date="2026-02-27T11:2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28" w:author="나영 김" w:date="2026-02-27T11:22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회사가 제공하는 모든</w:t>
        </w:r>
      </w:ins>
      <w:ins w:id="29" w:author="김나영" w:date="2026-03-26T17:26:00Z">
        <w:r w:rsidR="00E73C6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 </w:t>
        </w:r>
      </w:ins>
      <w:ins w:id="30" w:author="나영 김" w:date="2026-02-27T11:22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서비스 중 어느 하나에 대하여 제</w:t>
        </w:r>
      </w:ins>
      <w:ins w:id="31" w:author="나영 김" w:date="2026-05-15T15:45:00Z">
        <w:r w:rsid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7</w:t>
        </w:r>
      </w:ins>
      <w:ins w:id="32" w:author="나영 김" w:date="2026-02-27T11:22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조 제</w:t>
        </w:r>
      </w:ins>
      <w:ins w:id="33" w:author="나영 김" w:date="2026-02-27T11:23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1항에 의하여 회사로부터 계약해지를 당한 경우</w:t>
        </w:r>
      </w:ins>
    </w:p>
    <w:p w14:paraId="3D3823FF" w14:textId="1D8F5A55" w:rsidR="00A3705C" w:rsidRDefault="00A3705C">
      <w:pPr>
        <w:rPr>
          <w:ins w:id="34" w:author="나영 김" w:date="2026-05-15T15:45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35" w:author="나영 김" w:date="2026-02-27T11:23:00Z"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② </w:t>
        </w:r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회사는 제1항 각호에 따라 이용신청이 이루어지지 않는지 관리,</w:t>
        </w:r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감독합니다.</w:t>
        </w:r>
      </w:ins>
    </w:p>
    <w:p w14:paraId="1FF72300" w14:textId="16D61E95" w:rsidR="006A1898" w:rsidRPr="006A1898" w:rsidRDefault="006A1898" w:rsidP="006A1898">
      <w:pPr>
        <w:rPr>
          <w:ins w:id="36" w:author="나영 김" w:date="2026-05-15T15:45:00Z"/>
          <w:rFonts w:asciiTheme="majorHAnsi" w:eastAsiaTheme="majorHAnsi" w:hAnsiTheme="majorHAnsi" w:cs="굴림"/>
          <w:b/>
          <w:color w:val="000000" w:themeColor="text1"/>
          <w:kern w:val="0"/>
          <w:szCs w:val="20"/>
          <w:rPrChange w:id="37" w:author="나영 김" w:date="2026-05-15T15:45:00Z">
            <w:rPr>
              <w:ins w:id="38" w:author="나영 김" w:date="2026-05-15T15:45:00Z"/>
              <w:rFonts w:asciiTheme="majorHAnsi" w:eastAsiaTheme="majorHAnsi" w:hAnsiTheme="majorHAnsi" w:cs="굴림"/>
              <w:color w:val="000000" w:themeColor="text1"/>
              <w:kern w:val="0"/>
              <w:szCs w:val="20"/>
            </w:rPr>
          </w:rPrChange>
        </w:rPr>
      </w:pPr>
      <w:ins w:id="39" w:author="나영 김" w:date="2026-05-15T15:45:00Z">
        <w:r w:rsidRPr="006A1898">
          <w:rPr>
            <w:rFonts w:asciiTheme="majorHAnsi" w:eastAsiaTheme="majorHAnsi" w:hAnsiTheme="majorHAnsi" w:cs="굴림" w:hint="eastAsia"/>
            <w:b/>
            <w:color w:val="000000" w:themeColor="text1"/>
            <w:kern w:val="0"/>
            <w:szCs w:val="20"/>
            <w:rPrChange w:id="40" w:author="나영 김" w:date="2026-05-15T15:45:00Z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</w:rPrChange>
          </w:rPr>
          <w:t>제</w:t>
        </w:r>
        <w:r w:rsidRPr="006A1898">
          <w:rPr>
            <w:rFonts w:asciiTheme="majorHAnsi" w:eastAsiaTheme="majorHAnsi" w:hAnsiTheme="majorHAnsi" w:cs="굴림"/>
            <w:b/>
            <w:color w:val="000000" w:themeColor="text1"/>
            <w:kern w:val="0"/>
            <w:szCs w:val="20"/>
            <w:rPrChange w:id="41" w:author="나영 김" w:date="2026-05-15T15:45:00Z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rPrChange>
          </w:rPr>
          <w:t>5</w:t>
        </w:r>
        <w:r w:rsidRPr="006A1898">
          <w:rPr>
            <w:rFonts w:asciiTheme="majorHAnsi" w:eastAsiaTheme="majorHAnsi" w:hAnsiTheme="majorHAnsi" w:cs="굴림"/>
            <w:b/>
            <w:color w:val="000000" w:themeColor="text1"/>
            <w:kern w:val="0"/>
            <w:szCs w:val="20"/>
            <w:rPrChange w:id="42" w:author="나영 김" w:date="2026-05-15T15:45:00Z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rPrChange>
          </w:rPr>
          <w:t>조(이용자의 의무)</w:t>
        </w:r>
      </w:ins>
    </w:p>
    <w:p w14:paraId="7D912C15" w14:textId="26283B64" w:rsidR="006A1898" w:rsidRPr="006A1898" w:rsidRDefault="006A1898" w:rsidP="006A1898">
      <w:pPr>
        <w:rPr>
          <w:ins w:id="43" w:author="나영 김" w:date="2026-05-15T15:45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ins w:id="44" w:author="나영 김" w:date="2026-05-15T15:45:00Z">
        <w:r w:rsidRPr="006A1898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①</w:t>
        </w:r>
        <w:r w:rsidRP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이용자는 서비스 계약에 필요한 개인신상정보 등을 회사에 허위로 제공하여서는 안되며, 정보</w:t>
        </w:r>
        <w:r w:rsidRP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lastRenderedPageBreak/>
          <w:t>변경 시 지체 없이 회사에 통보하여 갱신하여야 합니다.</w:t>
        </w:r>
      </w:ins>
    </w:p>
    <w:p w14:paraId="6CB528EC" w14:textId="707B392D" w:rsidR="006A1898" w:rsidRPr="006A1898" w:rsidRDefault="006A1898" w:rsidP="006A1898">
      <w:pPr>
        <w:rPr>
          <w:ins w:id="45" w:author="나영 김" w:date="2026-05-15T15:45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ins w:id="46" w:author="나영 김" w:date="2026-05-15T15:45:00Z">
        <w:r w:rsidRPr="006A1898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②</w:t>
        </w:r>
        <w:r w:rsidRP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이용자는 회사의 서비스 제공 목적 외의 용도로 서비스를 이용하여서는 안되며, 제3자에게 해당 서비스를 제공할 경우 제8조를 준수하여야 합니다.</w:t>
        </w:r>
      </w:ins>
    </w:p>
    <w:p w14:paraId="168C4598" w14:textId="424D68FC" w:rsidR="006A1898" w:rsidRPr="001D70A8" w:rsidRDefault="006A1898" w:rsidP="006A1898">
      <w:pPr>
        <w:rPr>
          <w:ins w:id="47" w:author="나영 김" w:date="2026-05-15T15:45:00Z"/>
          <w:rFonts w:asciiTheme="majorHAnsi" w:eastAsiaTheme="majorHAnsi" w:hAnsiTheme="majorHAnsi" w:cs="굴림" w:hint="eastAsia"/>
          <w:color w:val="000000" w:themeColor="text1"/>
          <w:kern w:val="0"/>
          <w:szCs w:val="20"/>
          <w:rPrChange w:id="48" w:author="나영 김" w:date="2026-05-15T15:46:00Z">
            <w:rPr>
              <w:ins w:id="49" w:author="나영 김" w:date="2026-05-15T15:45:00Z"/>
              <w:rFonts w:asciiTheme="majorHAnsi" w:eastAsiaTheme="majorHAnsi" w:hAnsiTheme="majorHAnsi" w:cs="굴림"/>
              <w:color w:val="000000" w:themeColor="text1"/>
              <w:kern w:val="0"/>
              <w:szCs w:val="20"/>
            </w:rPr>
          </w:rPrChange>
        </w:rPr>
      </w:pPr>
      <w:ins w:id="50" w:author="나영 김" w:date="2026-05-15T15:45:00Z">
        <w:r w:rsidRPr="006A1898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③</w:t>
        </w:r>
        <w:r w:rsidRP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이용자는 정보통신망 이용촉진 및 정보보호 등에 관한 법률의 광고성 정보 전송 시 의무사항 및 회사의 이용약관을 준수하여야 합니다.</w:t>
        </w:r>
      </w:ins>
    </w:p>
    <w:p w14:paraId="1F892F3F" w14:textId="2EC16C48" w:rsidR="006A1898" w:rsidRPr="006A1898" w:rsidRDefault="006A1898" w:rsidP="006A1898">
      <w:pPr>
        <w:rPr>
          <w:rFonts w:asciiTheme="majorHAnsi" w:eastAsiaTheme="majorHAnsi" w:hAnsiTheme="majorHAnsi" w:cs="굴림" w:hint="eastAsia"/>
          <w:color w:val="000000" w:themeColor="text1"/>
          <w:kern w:val="0"/>
          <w:szCs w:val="20"/>
          <w:rPrChange w:id="51" w:author="나영 김" w:date="2026-05-15T15:45:00Z">
            <w:rPr>
              <w:rFonts w:asciiTheme="majorHAnsi" w:eastAsiaTheme="majorHAnsi" w:hAnsiTheme="majorHAnsi" w:cs="굴림" w:hint="eastAsia"/>
              <w:color w:val="000000" w:themeColor="text1"/>
              <w:kern w:val="0"/>
              <w:szCs w:val="20"/>
            </w:rPr>
          </w:rPrChange>
        </w:rPr>
        <w:pPrChange w:id="52" w:author="나영 김" w:date="2026-02-27T11:23:00Z">
          <w:pPr>
            <w:numPr>
              <w:numId w:val="35"/>
            </w:numPr>
            <w:tabs>
              <w:tab w:val="num" w:pos="720"/>
            </w:tabs>
            <w:ind w:left="720" w:hanging="360"/>
          </w:pPr>
        </w:pPrChange>
      </w:pPr>
      <w:ins w:id="53" w:author="나영 김" w:date="2026-05-15T15:45:00Z">
        <w:r w:rsidRPr="006A1898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④</w:t>
        </w:r>
        <w:r w:rsidRP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이용자는 스팸 또는 </w:t>
        </w:r>
        <w:proofErr w:type="spellStart"/>
        <w:r w:rsidRP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불법스팸을</w:t>
        </w:r>
        <w:proofErr w:type="spellEnd"/>
        <w:r w:rsidRP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전송함으로써 발생하는 모든 민형사상의 책임을 부담합니다.</w:t>
        </w:r>
      </w:ins>
    </w:p>
    <w:p w14:paraId="084881A2" w14:textId="18257DE3" w:rsidR="006803CC" w:rsidDel="00A3705C" w:rsidRDefault="006803CC" w:rsidP="006803CC">
      <w:pPr>
        <w:rPr>
          <w:del w:id="54" w:author="나영 김" w:date="2026-02-27T11:30:00Z"/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del w:id="55" w:author="나영 김" w:date="2026-02-27T11:30:00Z">
        <w:r w:rsidRPr="006803CC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제5조 (회원의 의무 및 광고성 정보 전송 시 준수사항)</w:delText>
        </w:r>
      </w:del>
    </w:p>
    <w:p w14:paraId="48AE6D04" w14:textId="1AD814D9" w:rsidR="006803CC" w:rsidRPr="006803CC" w:rsidDel="00A3705C" w:rsidRDefault="006803CC" w:rsidP="006803CC">
      <w:pPr>
        <w:rPr>
          <w:del w:id="56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57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① 회원은 서비스를 이용하여 광고성 정보를 전송함에 있어 정보통신망법 제50조 및 동법 시행령을 준수하여야 하며, 다음 각 호의 의무사항을 반드시 이행해야 합니다.</w:delText>
        </w:r>
      </w:del>
    </w:p>
    <w:p w14:paraId="66990B17" w14:textId="5AB53F0F" w:rsidR="006803CC" w:rsidRPr="006803CC" w:rsidDel="00A3705C" w:rsidRDefault="006803CC" w:rsidP="006803CC">
      <w:pPr>
        <w:numPr>
          <w:ilvl w:val="0"/>
          <w:numId w:val="36"/>
        </w:numPr>
        <w:rPr>
          <w:del w:id="58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59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사전 수신 동의 획득: 광고성 정보를 전송하기 위해 수신자로부터 명시적인 사전 동의를 받아야 합니다.</w:delText>
        </w:r>
      </w:del>
    </w:p>
    <w:p w14:paraId="184B6CFD" w14:textId="0F5CCC69" w:rsidR="006803CC" w:rsidRPr="006803CC" w:rsidDel="00A3705C" w:rsidRDefault="006803CC" w:rsidP="006803CC">
      <w:pPr>
        <w:numPr>
          <w:ilvl w:val="0"/>
          <w:numId w:val="36"/>
        </w:numPr>
        <w:rPr>
          <w:del w:id="60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61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야간 광고 전송 제한: 오후 9시부터 그 다음 날 오전 8시까지는 별도의 야간 광고 전송에 대한 사전 동의를 받지 않는 한 광고성 정보를 전송할 수 없습니다.</w:delText>
        </w:r>
      </w:del>
    </w:p>
    <w:p w14:paraId="0833346D" w14:textId="1CF3EF28" w:rsidR="006803CC" w:rsidDel="00A3705C" w:rsidRDefault="006803CC" w:rsidP="006803CC">
      <w:pPr>
        <w:numPr>
          <w:ilvl w:val="0"/>
          <w:numId w:val="36"/>
        </w:numPr>
        <w:rPr>
          <w:del w:id="62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63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표기 의무 준수: 광고성 문자의 본문에는 다음 사항을 반드시 명시해야 합니다.</w:delText>
        </w:r>
      </w:del>
    </w:p>
    <w:p w14:paraId="7F8BF213" w14:textId="01A8B26F" w:rsidR="006803CC" w:rsidDel="00A3705C" w:rsidRDefault="006803CC" w:rsidP="006803CC">
      <w:pPr>
        <w:numPr>
          <w:ilvl w:val="1"/>
          <w:numId w:val="39"/>
        </w:numPr>
        <w:rPr>
          <w:del w:id="64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65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시작되는 부분에 "(광고)" 문구 표시 (변칙 표기 금지: (광/고), (Ad), (광 고) 등 변칙 표기 불가)</w:delText>
        </w:r>
      </w:del>
    </w:p>
    <w:p w14:paraId="7DBFD35C" w14:textId="49827E6C" w:rsidR="006803CC" w:rsidDel="00A3705C" w:rsidRDefault="006803CC" w:rsidP="006803CC">
      <w:pPr>
        <w:numPr>
          <w:ilvl w:val="1"/>
          <w:numId w:val="39"/>
        </w:numPr>
        <w:rPr>
          <w:del w:id="66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67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전송자의 명칭 및 연락처</w:delText>
        </w:r>
      </w:del>
    </w:p>
    <w:p w14:paraId="20A0F483" w14:textId="132E08CF" w:rsidR="006803CC" w:rsidRPr="006803CC" w:rsidDel="00A3705C" w:rsidRDefault="006803CC" w:rsidP="006803CC">
      <w:pPr>
        <w:numPr>
          <w:ilvl w:val="1"/>
          <w:numId w:val="39"/>
        </w:numPr>
        <w:rPr>
          <w:del w:id="68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69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수신의 거부 또는 수신동의의 철회 의사를 쉽게 표시할 수 있는 조치 및 방법 (예: 무료수신거부 080 번호 등)</w:delText>
        </w:r>
      </w:del>
    </w:p>
    <w:p w14:paraId="59D10DD2" w14:textId="076B92CD" w:rsidR="006803CC" w:rsidRPr="006803CC" w:rsidDel="00A3705C" w:rsidRDefault="006803CC" w:rsidP="006803CC">
      <w:pPr>
        <w:numPr>
          <w:ilvl w:val="0"/>
          <w:numId w:val="36"/>
        </w:numPr>
        <w:rPr>
          <w:del w:id="70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71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비용 부담 금지: 수신자가 수신거부 또는 수신동의 철회를 할 때 발생하는 전화요금 등의 금전적 비용을 수신자가 부담하지 않도록 조치해야 합니다 (080 무료수신거부 서비스 등).</w:delText>
        </w:r>
      </w:del>
    </w:p>
    <w:p w14:paraId="440C0F06" w14:textId="3DEEB346" w:rsidR="006803CC" w:rsidRPr="006803CC" w:rsidDel="00A3705C" w:rsidRDefault="006803CC" w:rsidP="006803CC">
      <w:pPr>
        <w:numPr>
          <w:ilvl w:val="0"/>
          <w:numId w:val="36"/>
        </w:numPr>
        <w:rPr>
          <w:del w:id="72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73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정기적 수신동의 확인: 수신동의를 받은 날로부터 2년마다 수신자에게 수신동의 여부를 확인하여야 합니다.</w:delText>
        </w:r>
      </w:del>
    </w:p>
    <w:p w14:paraId="1DA93BF0" w14:textId="38CAA746" w:rsidR="006803CC" w:rsidRPr="006803CC" w:rsidDel="00A3705C" w:rsidRDefault="006803CC" w:rsidP="006803CC">
      <w:pPr>
        <w:numPr>
          <w:ilvl w:val="0"/>
          <w:numId w:val="36"/>
        </w:numPr>
        <w:rPr>
          <w:del w:id="74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75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처리결과 통지: 수신자가 수신동의, 수신거부 또는 수신동의 철회 의사를 표시한 경우 14일 이내에 그 처리 결과를 수신자에게 통지해야 합니다.</w:delText>
        </w:r>
      </w:del>
    </w:p>
    <w:p w14:paraId="006D291A" w14:textId="509C6DD6" w:rsidR="006803CC" w:rsidRPr="006803CC" w:rsidDel="00A3705C" w:rsidRDefault="006803CC" w:rsidP="006803CC">
      <w:pPr>
        <w:rPr>
          <w:del w:id="76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77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② 회원은 서비스를 이용하여 다음 각 호에 해당하는 내용을 발송하여서는 안 됩니다.</w:delText>
        </w:r>
      </w:del>
    </w:p>
    <w:p w14:paraId="76CE85C9" w14:textId="2FB8B41F" w:rsidR="006803CC" w:rsidRPr="006803CC" w:rsidDel="00A3705C" w:rsidRDefault="006803CC" w:rsidP="006803CC">
      <w:pPr>
        <w:numPr>
          <w:ilvl w:val="0"/>
          <w:numId w:val="37"/>
        </w:numPr>
        <w:rPr>
          <w:del w:id="78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79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법 도박, 불법 대출, 보이스피싱, 스미싱, 불법 의약품, 마약, 성매매 알선 등 법률에서 금지하는 재화나 서비스에 대한 내용</w:delText>
        </w:r>
      </w:del>
    </w:p>
    <w:p w14:paraId="6BEF6AD3" w14:textId="3080788B" w:rsidR="006803CC" w:rsidRPr="006803CC" w:rsidDel="00A3705C" w:rsidRDefault="006803CC" w:rsidP="006803CC">
      <w:pPr>
        <w:numPr>
          <w:ilvl w:val="0"/>
          <w:numId w:val="37"/>
        </w:numPr>
        <w:rPr>
          <w:del w:id="80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81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음란, 청소년 유해 매체물 등 공공질서와 미풍양속을 해치는 내용</w:delText>
        </w:r>
      </w:del>
    </w:p>
    <w:p w14:paraId="5AE2214E" w14:textId="29B42EF7" w:rsidR="006803CC" w:rsidRPr="006803CC" w:rsidDel="00A3705C" w:rsidRDefault="006803CC" w:rsidP="006803CC">
      <w:pPr>
        <w:numPr>
          <w:ilvl w:val="0"/>
          <w:numId w:val="37"/>
        </w:numPr>
        <w:rPr>
          <w:del w:id="82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83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발신번호를 변작하거나(사전 등록된 번호 외 사용), 회신을 유도하기 위해 수신자를 기망하는 내용</w:delText>
        </w:r>
      </w:del>
    </w:p>
    <w:p w14:paraId="30248288" w14:textId="60E252DA" w:rsidR="006803CC" w:rsidRPr="006803CC" w:rsidDel="00A3705C" w:rsidRDefault="006803CC" w:rsidP="006803CC">
      <w:pPr>
        <w:numPr>
          <w:ilvl w:val="0"/>
          <w:numId w:val="37"/>
        </w:numPr>
        <w:rPr>
          <w:del w:id="84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85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수신거부 또는 수신동의 철회를 회피·방해하는 기술적 조치를 하거나, 수신자의 연락처를 자동으로 생성하여 전송하는 행위</w:delText>
        </w:r>
      </w:del>
    </w:p>
    <w:p w14:paraId="03B0630B" w14:textId="671C8DF0" w:rsidR="006803CC" w:rsidRPr="006803CC" w:rsidDel="00A3705C" w:rsidRDefault="006803CC" w:rsidP="006803CC">
      <w:pPr>
        <w:rPr>
          <w:del w:id="86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87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③ 회원은 전기통신사업법 제84조의2에 따라 발신번호 사전등록 후 등록된 번호로만 문자메시지를 발송하여야 하며, 거짓으로 표시하여서는 안 됩니다.</w:delText>
        </w:r>
      </w:del>
    </w:p>
    <w:p w14:paraId="1F93A232" w14:textId="6D92C8B2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</w:t>
      </w:r>
      <w:del w:id="88" w:author="나영 김" w:date="2026-02-27T11:30:00Z">
        <w:r w:rsidRPr="006803CC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6</w:delText>
        </w:r>
      </w:del>
      <w:ins w:id="89" w:author="나영 김" w:date="2026-05-15T15:45:00Z">
        <w:r w:rsidR="006A1898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t>6</w:t>
        </w:r>
      </w:ins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조 (문자 </w:t>
      </w:r>
      <w:proofErr w:type="spellStart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발송량</w:t>
      </w:r>
      <w:proofErr w:type="spellEnd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 제한)</w:t>
      </w:r>
    </w:p>
    <w:p w14:paraId="3D5F1D79" w14:textId="77777777" w:rsidR="00865E8B" w:rsidRPr="00865E8B" w:rsidRDefault="00865E8B" w:rsidP="00865E8B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① 회사는 스팸 방지를 위하여 개인 회원의 ID 당 문자 </w:t>
      </w:r>
      <w:proofErr w:type="spellStart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전송량을</w:t>
      </w:r>
      <w:proofErr w:type="spellEnd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1일 500통으로 제한합니다.</w:t>
      </w: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br/>
        <w:t>② 다만, 다음 각 호의 경우에는 예외를 인정할 수 있습니다.</w:t>
      </w:r>
    </w:p>
    <w:p w14:paraId="04FA7CA2" w14:textId="77777777" w:rsidR="00865E8B" w:rsidRPr="00865E8B" w:rsidRDefault="00865E8B" w:rsidP="00865E8B">
      <w:pPr>
        <w:numPr>
          <w:ilvl w:val="0"/>
          <w:numId w:val="40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적법한 업무용 광고 발송, 동창회 연락 등 이용자 불편을 최소화하기 위하여 회사가 요구하는 증빙서류를 제출하고 승인을 얻은 경우</w:t>
      </w:r>
    </w:p>
    <w:p w14:paraId="188C05E1" w14:textId="1EF100DA" w:rsidR="00865E8B" w:rsidRPr="00865E8B" w:rsidDel="008C5C0D" w:rsidRDefault="00865E8B" w:rsidP="00865E8B">
      <w:pPr>
        <w:numPr>
          <w:ilvl w:val="0"/>
          <w:numId w:val="40"/>
        </w:numPr>
        <w:rPr>
          <w:del w:id="90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91" w:author="김나영" w:date="2026-01-30T14:53:00Z">
        <w:r w:rsidRPr="00865E8B" w:rsidDel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이용약관에 따른 '선거 회원'이 공직선거법을 준수하여 선거 운동 문자를 발송하는 경우</w:delText>
        </w:r>
      </w:del>
    </w:p>
    <w:p w14:paraId="14F5E9EF" w14:textId="76AE00EE" w:rsidR="006803CC" w:rsidRPr="00865E8B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</w:t>
      </w:r>
      <w:ins w:id="92" w:author="나영 김" w:date="2026-05-15T15:45:00Z">
        <w:r w:rsidR="006A1898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t>7</w:t>
        </w:r>
      </w:ins>
      <w:del w:id="93" w:author="나영 김" w:date="2026-02-27T11:30:00Z">
        <w:r w:rsidRPr="00865E8B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7</w:delText>
        </w:r>
      </w:del>
      <w:r w:rsidRPr="00865E8B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조 (이용제한 및 계약해지)</w:t>
      </w:r>
    </w:p>
    <w:p w14:paraId="0A1A9AE9" w14:textId="1CAC318F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① 회사는 이용자가 다음 각 호의 어느 하나에 해당하는 경우, 즉시 서비스 이용을 정지하거나 계약을 해지할 수 있습니다.</w:t>
      </w:r>
    </w:p>
    <w:p w14:paraId="39B59C8F" w14:textId="77777777" w:rsidR="006803CC" w:rsidRPr="006803CC" w:rsidRDefault="006803C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방송통신위원회, 한국인터넷진흥원, 과학기술정보통신부 등 관계 기관이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 또는 발신번호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사실을 확인하여 이용정지 또는 해지를 요청하는 경우</w:t>
      </w:r>
    </w:p>
    <w:p w14:paraId="0743F178" w14:textId="255804E5" w:rsidR="006803CC" w:rsidRDefault="006803CC" w:rsidP="006803CC">
      <w:pPr>
        <w:numPr>
          <w:ilvl w:val="0"/>
          <w:numId w:val="38"/>
        </w:numPr>
        <w:rPr>
          <w:ins w:id="94" w:author="나영 김" w:date="2026-02-27T11:27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이용자가 전송한 광고로 인해 회사의 서비스 제공에 장애를 야기하거나, </w:t>
      </w:r>
      <w:ins w:id="95" w:author="나영 김" w:date="2026-02-27T11:25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야기할 우려가 있는 경우</w:t>
        </w:r>
      </w:ins>
      <w:del w:id="96" w:author="나영 김" w:date="2026-02-27T11:25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다수의 수신자로부터 스팸 신고가 접수된 경우</w:delText>
        </w:r>
      </w:del>
    </w:p>
    <w:p w14:paraId="3CC079CB" w14:textId="129E738B" w:rsidR="00A3705C" w:rsidRPr="006803CC" w:rsidRDefault="00A3705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97" w:author="나영 김" w:date="2026-02-27T11:27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이용자가 전송하는 광고의 수신자가 스팸으로 신고하는 경우</w:t>
        </w:r>
      </w:ins>
    </w:p>
    <w:p w14:paraId="54934210" w14:textId="77777777" w:rsidR="006803CC" w:rsidRPr="006803CC" w:rsidRDefault="006803C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제5조의 의무사항(표기의무 위반, 변칙 표기, 야간전송 제한 위반 등)을 위반하여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불법스팸을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전송한 사실이 확인된 경우</w:t>
      </w:r>
    </w:p>
    <w:p w14:paraId="719CA35F" w14:textId="73CB04BC" w:rsidR="00865E8B" w:rsidRDefault="006803CC" w:rsidP="00865E8B">
      <w:pPr>
        <w:numPr>
          <w:ilvl w:val="0"/>
          <w:numId w:val="38"/>
        </w:numPr>
        <w:rPr>
          <w:ins w:id="98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타인의 명의를 도용하거나 발신번호를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변작하여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등록한 경우</w:t>
      </w:r>
    </w:p>
    <w:p w14:paraId="4E818560" w14:textId="0046AF00" w:rsidR="008C5C0D" w:rsidRDefault="008C5C0D" w:rsidP="00865E8B">
      <w:pPr>
        <w:numPr>
          <w:ilvl w:val="0"/>
          <w:numId w:val="38"/>
        </w:numPr>
        <w:rPr>
          <w:ins w:id="99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00" w:author="김나영" w:date="2026-01-30T14:53:00Z"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계약 시 제출한 자료 및 정보가 허위 또는 누락되었음이 확인</w:t>
        </w:r>
        <w:del w:id="101" w:author="나영 김" w:date="2026-02-27T11:26:00Z">
          <w:r w:rsidRPr="008C5C0D" w:rsidDel="00A3705C">
            <w:rPr>
              <w:rFonts w:asciiTheme="majorHAnsi" w:eastAsiaTheme="majorHAnsi" w:hAnsiTheme="majorHAnsi" w:cs="굴림"/>
              <w:color w:val="000000" w:themeColor="text1"/>
              <w:kern w:val="0"/>
              <w:szCs w:val="20"/>
            </w:rPr>
            <w:delText xml:space="preserve"> </w:delText>
          </w:r>
        </w:del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된 경우</w:t>
        </w:r>
      </w:ins>
    </w:p>
    <w:p w14:paraId="276B682B" w14:textId="39D4EEFC" w:rsidR="008C5C0D" w:rsidRPr="00865E8B" w:rsidRDefault="008C5C0D" w:rsidP="00865E8B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02" w:author="김나영" w:date="2026-01-30T14:53:00Z">
        <w:r w:rsidRPr="008C5C0D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회사의</w:t>
        </w:r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서비스 제공목적 외의 용도로 서비스를 이용하거나 제3자에게 임의로 서비스를 임대한 경우</w:t>
        </w:r>
      </w:ins>
    </w:p>
    <w:p w14:paraId="305A45DE" w14:textId="57299316" w:rsidR="006803CC" w:rsidRDefault="006803CC" w:rsidP="00865E8B">
      <w:pPr>
        <w:rPr>
          <w:ins w:id="103" w:author="나영 김" w:date="2026-02-27T11:28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② 회사는 제1항에 따라 이용제한 또는 계약해지를 하는 경우 그 사실을 이용자에게 통지합니다. 단, </w:t>
      </w:r>
      <w:del w:id="104" w:author="나영 김" w:date="2026-02-27T11:27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 xml:space="preserve">긴급하게 차단할 필요가 있는 </w:delText>
        </w:r>
      </w:del>
      <w:ins w:id="105" w:author="나영 김" w:date="2026-02-27T11:27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미리 통지하는 것이 곤란한 </w:t>
        </w:r>
      </w:ins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경우 </w:t>
      </w:r>
      <w:ins w:id="106" w:author="나영 김" w:date="2026-02-27T11:27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이용제한 </w:t>
        </w:r>
      </w:ins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조치 후 통지할 수 있습니다.</w:t>
      </w:r>
    </w:p>
    <w:p w14:paraId="70FC851C" w14:textId="0E3B2B89" w:rsidR="00A3705C" w:rsidRDefault="00A3705C" w:rsidP="00865E8B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07" w:author="나영 김" w:date="2026-02-27T11:28:00Z">
        <w:r w:rsidRPr="00865E8B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③</w:t>
        </w:r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  <w:r w:rsidRP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회사는</w:t>
        </w:r>
        <w:r w:rsidRPr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제1항의 규정에 의하여 서비스 계약을 해지한 이용자의 서비스 이용신청에 대한 승낙을 유보하기 위하여 성명, 주민번호(법인사업자등록번호), 전화번호, 해지사유 등의 정보를 1년간 </w:t>
        </w:r>
        <w:r w:rsidRPr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lastRenderedPageBreak/>
          <w:t>보관할 수 있습니다.</w:t>
        </w:r>
      </w:ins>
    </w:p>
    <w:p w14:paraId="7BA7AF41" w14:textId="113A756B" w:rsidR="00865E8B" w:rsidRDefault="00A3705C" w:rsidP="00865E8B">
      <w:pPr>
        <w:rPr>
          <w:ins w:id="108" w:author="나영 김" w:date="2026-02-27T13:1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09" w:author="나영 김" w:date="2026-02-27T11:28:00Z"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④ </w:t>
        </w:r>
      </w:ins>
      <w:del w:id="110" w:author="나영 김" w:date="2026-02-27T11:28:00Z">
        <w:r w:rsidR="00865E8B" w:rsidRPr="00865E8B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 xml:space="preserve">③ </w:delText>
        </w:r>
      </w:del>
      <w:r w:rsidR="00865E8B"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본 조에 따라 스팸 발송, 명의 도용 등 부정한 방법으로 이용 계약이 해지되는 경우, 회원이 보유한 잔여 포인트 및 마일리지는 즉시 소멸되며 환불되지 않습니다.</w:t>
      </w:r>
    </w:p>
    <w:p w14:paraId="5187F5D7" w14:textId="4F4E9E69" w:rsidR="004520DE" w:rsidRPr="004520DE" w:rsidRDefault="004520DE" w:rsidP="004520DE">
      <w:pPr>
        <w:rPr>
          <w:ins w:id="111" w:author="나영 김" w:date="2026-02-27T13:10:00Z"/>
          <w:rFonts w:asciiTheme="majorHAnsi" w:eastAsiaTheme="majorHAnsi" w:hAnsiTheme="majorHAnsi" w:cs="굴림"/>
          <w:b/>
          <w:color w:val="000000" w:themeColor="text1"/>
          <w:kern w:val="0"/>
          <w:szCs w:val="20"/>
          <w:rPrChange w:id="112" w:author="나영 김" w:date="2026-02-27T13:11:00Z">
            <w:rPr>
              <w:ins w:id="113" w:author="나영 김" w:date="2026-02-27T13:10:00Z"/>
              <w:rFonts w:asciiTheme="majorHAnsi" w:eastAsiaTheme="majorHAnsi" w:hAnsiTheme="majorHAnsi" w:cs="굴림"/>
              <w:color w:val="000000" w:themeColor="text1"/>
              <w:kern w:val="0"/>
              <w:szCs w:val="20"/>
            </w:rPr>
          </w:rPrChange>
        </w:rPr>
      </w:pPr>
      <w:ins w:id="114" w:author="나영 김" w:date="2026-02-27T13:10:00Z">
        <w:r w:rsidRPr="004520DE">
          <w:rPr>
            <w:rFonts w:asciiTheme="majorHAnsi" w:eastAsiaTheme="majorHAnsi" w:hAnsiTheme="majorHAnsi" w:cs="굴림"/>
            <w:b/>
            <w:color w:val="000000" w:themeColor="text1"/>
            <w:kern w:val="0"/>
            <w:szCs w:val="20"/>
            <w:rPrChange w:id="115" w:author="나영 김" w:date="2026-02-27T13:11:00Z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rPrChange>
          </w:rPr>
          <w:t>제8조</w:t>
        </w:r>
      </w:ins>
      <w:ins w:id="116" w:author="나영 김" w:date="2026-02-27T13:11:00Z">
        <w:r w:rsidRPr="004520DE">
          <w:rPr>
            <w:rFonts w:asciiTheme="majorHAnsi" w:eastAsiaTheme="majorHAnsi" w:hAnsiTheme="majorHAnsi" w:cs="굴림"/>
            <w:b/>
            <w:color w:val="000000" w:themeColor="text1"/>
            <w:kern w:val="0"/>
            <w:szCs w:val="20"/>
            <w:rPrChange w:id="117" w:author="나영 김" w:date="2026-02-27T13:11:00Z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rPrChange>
          </w:rPr>
          <w:t xml:space="preserve"> </w:t>
        </w:r>
      </w:ins>
      <w:ins w:id="118" w:author="나영 김" w:date="2026-02-27T13:10:00Z">
        <w:r w:rsidRPr="004520DE">
          <w:rPr>
            <w:rFonts w:asciiTheme="majorHAnsi" w:eastAsiaTheme="majorHAnsi" w:hAnsiTheme="majorHAnsi" w:cs="굴림"/>
            <w:b/>
            <w:color w:val="000000" w:themeColor="text1"/>
            <w:kern w:val="0"/>
            <w:szCs w:val="20"/>
            <w:rPrChange w:id="119" w:author="나영 김" w:date="2026-02-27T13:11:00Z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rPrChange>
          </w:rPr>
          <w:t>(회사의 의무)</w:t>
        </w:r>
      </w:ins>
    </w:p>
    <w:p w14:paraId="57F07405" w14:textId="346F1AB0" w:rsidR="004520DE" w:rsidRPr="004520DE" w:rsidRDefault="004520DE" w:rsidP="004520DE">
      <w:pPr>
        <w:rPr>
          <w:ins w:id="120" w:author="나영 김" w:date="2026-02-27T13:10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ins w:id="121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①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서비스 제공과 관련하여 알고 있는 이용자의 개인정보를 본인의 승낙 없이 제3자에게 누설, 배포하지 않습니다. 다만, 관계법령에 의한 관계기관으로부터의 요청 등 법률의 규정에 따른 적법한 절차에 의한 경우에는 그러하지 않습니다.</w:t>
        </w:r>
      </w:ins>
    </w:p>
    <w:p w14:paraId="11022A4B" w14:textId="19C5B634" w:rsidR="004520DE" w:rsidRPr="004520DE" w:rsidRDefault="004520DE" w:rsidP="004520DE">
      <w:pPr>
        <w:rPr>
          <w:ins w:id="122" w:author="나영 김" w:date="2026-02-27T13:1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23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②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서비스 제공목적에 맞는 서비스 이용 여부를 확인하기 위하여 상시적으로 모니터링을 실시합니다.</w:t>
        </w:r>
      </w:ins>
    </w:p>
    <w:p w14:paraId="4AF8EBD3" w14:textId="1B2DB7D1" w:rsidR="004520DE" w:rsidRPr="004520DE" w:rsidRDefault="004520DE" w:rsidP="004520DE">
      <w:pPr>
        <w:rPr>
          <w:ins w:id="124" w:author="나영 김" w:date="2026-02-27T13:1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25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③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스팸을 방지하기 위하여 스팸으로 인지되는 문자에 대해 필터링 또는 차단을 할 수</w:t>
        </w:r>
      </w:ins>
      <w:ins w:id="126" w:author="김나영" w:date="2026-03-26T17:59:00Z">
        <w:r w:rsidR="004355CF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 </w:t>
        </w:r>
      </w:ins>
      <w:ins w:id="127" w:author="나영 김" w:date="2026-02-27T13:10:00Z"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있습니다.</w:t>
        </w:r>
      </w:ins>
    </w:p>
    <w:p w14:paraId="0EB8AF69" w14:textId="275811BA" w:rsidR="004520DE" w:rsidRPr="004520DE" w:rsidRDefault="004520DE" w:rsidP="004520DE">
      <w:pPr>
        <w:rPr>
          <w:ins w:id="128" w:author="나영 김" w:date="2026-02-27T13:1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29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④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스팸 수신거부 처리 등 스팸 관련 민원을 자체적으로 처리하기 위한 고충처리창구를 운영합니다.</w:t>
        </w:r>
      </w:ins>
    </w:p>
    <w:p w14:paraId="0AB750FB" w14:textId="5E2E0A90" w:rsidR="004520DE" w:rsidRPr="004520DE" w:rsidRDefault="004520DE" w:rsidP="004520DE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30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⑤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이용자가 불법 스팸을 전송한 사실을 확인한 경우, 한국인터넷진흥원 </w:t>
        </w:r>
        <w:proofErr w:type="spellStart"/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불법스팸</w:t>
        </w:r>
        <w:proofErr w:type="spellEnd"/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대응센터에 관련 자료를 첨부하여 신고할 수 있습니다.</w:t>
        </w:r>
      </w:ins>
    </w:p>
    <w:p w14:paraId="400FE393" w14:textId="5AB9616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</w:t>
      </w:r>
      <w:ins w:id="131" w:author="나영 김" w:date="2026-05-15T15:45:00Z">
        <w:r w:rsidR="006A1898">
          <w:rPr>
            <w:rFonts w:asciiTheme="majorHAnsi" w:eastAsiaTheme="majorHAnsi" w:hAnsiTheme="majorHAnsi" w:cs="굴림" w:hint="eastAsia"/>
            <w:b/>
            <w:bCs/>
            <w:color w:val="000000" w:themeColor="text1"/>
            <w:kern w:val="0"/>
            <w:szCs w:val="20"/>
          </w:rPr>
          <w:t>9</w:t>
        </w:r>
      </w:ins>
      <w:del w:id="132" w:author="나영 김" w:date="2026-02-27T11:30:00Z">
        <w:r w:rsidRPr="006803CC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8</w:delText>
        </w:r>
      </w:del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조 (기존거래관계에 따른 예외)</w:t>
      </w:r>
    </w:p>
    <w:p w14:paraId="12371843" w14:textId="19A03346" w:rsidR="006803CC" w:rsidDel="006A1898" w:rsidRDefault="001D70A8" w:rsidP="006803CC">
      <w:pPr>
        <w:rPr>
          <w:del w:id="133" w:author="나영 김" w:date="2026-05-15T15:36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34" w:author="나영 김" w:date="2026-05-15T15:48:00Z">
        <w:r w:rsidRPr="001D70A8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회원은</w:t>
        </w:r>
        <w:r w:rsidRPr="001D70A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재화 및 용역의 거래관계를 통하여 수신자로부터 직접 연락처를 수집한 경우, 거래가 종료된 날로부터 6개월 이내에는 해당 수신자의 별도 사전 동의 없이 동종의 재화 및 용역에 대한 영리 목적의 광고성 정보를 전송할 수 있습니다. 다만, 이 경우의 기존거래관계는 광고수신일자로부터 최근 6개월 이내에 거래관계가 있는 경우에만 인정하며, 정보통신서비스제공자의 경우에는 적용되지 아니합니다.</w:t>
        </w:r>
      </w:ins>
      <w:del w:id="135" w:author="나영 김" w:date="2026-05-15T15:36:00Z">
        <w:r w:rsidR="006803CC" w:rsidRPr="006803CC" w:rsidDel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회원은 재화 및 용역의 거래관계를 통하여 수신자로부터 직접 연락처를 수집한 경우, 거래가 종료된 날로부터 6개월 이내에는 해당 수신자의 별도 사전 동의 없이 동종의 재화 및 용역에 대한 영리 목적의 광고성 정보를 전송할 수 있습니다. 다만, 이 경우에도 제5조 제1항 제3호 및 제4호에 따른 표기 의무((광고)표시, 무료수신거부 등)는 반드시 준수하여야 합니다.</w:delText>
        </w:r>
      </w:del>
    </w:p>
    <w:p w14:paraId="346B4AAE" w14:textId="77777777" w:rsidR="006A1898" w:rsidRPr="006803CC" w:rsidRDefault="006A1898" w:rsidP="006803CC">
      <w:pPr>
        <w:rPr>
          <w:ins w:id="136" w:author="나영 김" w:date="2026-05-15T15:36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</w:p>
    <w:p w14:paraId="630E4583" w14:textId="117E46CF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</w:t>
      </w:r>
      <w:del w:id="137" w:author="나영 김" w:date="2026-02-27T11:30:00Z">
        <w:r w:rsidRPr="006803CC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9</w:delText>
        </w:r>
      </w:del>
      <w:ins w:id="138" w:author="나영 김" w:date="2026-05-15T15:45:00Z">
        <w:r w:rsidR="006A1898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t>10</w:t>
        </w:r>
      </w:ins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조 (면책)</w:t>
      </w:r>
    </w:p>
    <w:p w14:paraId="66AA882C" w14:textId="052477A2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회원이 본 정책 및 정보통신망법을 위반하여 발송한 메시지로 인해 발생하는 모든 민·형사상 책임 및 과태료는 회원이 전적으로</w:t>
      </w:r>
      <w:bookmarkStart w:id="139" w:name="_GoBack"/>
      <w:bookmarkEnd w:id="139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부담하며, 회사는 고의 또는 중대한 과실이 없는 한 이에 대해 책임을 지지 않습니다.</w:t>
      </w:r>
    </w:p>
    <w:p w14:paraId="26C496EA" w14:textId="3E8A7149" w:rsidR="00C50741" w:rsidRDefault="00C50741" w:rsidP="006803CC">
      <w:pPr>
        <w:rPr>
          <w:rFonts w:asciiTheme="majorHAnsi" w:eastAsiaTheme="majorHAnsi" w:hAnsiTheme="majorHAnsi"/>
          <w:szCs w:val="20"/>
        </w:rPr>
      </w:pPr>
    </w:p>
    <w:p w14:paraId="3FC811A6" w14:textId="5DAF82D5" w:rsidR="008C6D55" w:rsidRPr="008C6D55" w:rsidRDefault="008C6D55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451051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부칙</w:t>
      </w:r>
      <w:r w:rsidRPr="00451051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br/>
        <w:t xml:space="preserve">본 약관은 2026년 </w:t>
      </w:r>
      <w:ins w:id="140" w:author="나영 김" w:date="2026-05-15T15:36:00Z">
        <w:r w:rsid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5</w:t>
        </w:r>
      </w:ins>
      <w:del w:id="141" w:author="나영 김" w:date="2026-05-15T15:36:00Z">
        <w:r w:rsidRPr="00451051" w:rsidDel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XX</w:delText>
        </w:r>
      </w:del>
      <w:r w:rsidRPr="00451051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월 </w:t>
      </w:r>
      <w:del w:id="142" w:author="나영 김" w:date="2026-05-15T15:36:00Z">
        <w:r w:rsidRPr="00451051" w:rsidDel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XX</w:delText>
        </w:r>
      </w:del>
      <w:ins w:id="143" w:author="나영 김" w:date="2026-05-15T15:36:00Z">
        <w:r w:rsidR="006A1898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12</w:t>
        </w:r>
      </w:ins>
      <w:r w:rsidRPr="00451051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일부터 시행합니다.</w:t>
      </w:r>
    </w:p>
    <w:sectPr w:rsidR="008C6D55" w:rsidRPr="008C6D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0BD49" w14:textId="77777777" w:rsidR="00F4594F" w:rsidRDefault="00F4594F" w:rsidP="00151344">
      <w:pPr>
        <w:spacing w:after="0" w:line="240" w:lineRule="auto"/>
      </w:pPr>
      <w:r>
        <w:separator/>
      </w:r>
    </w:p>
  </w:endnote>
  <w:endnote w:type="continuationSeparator" w:id="0">
    <w:p w14:paraId="1D7C111D" w14:textId="77777777" w:rsidR="00F4594F" w:rsidRDefault="00F4594F" w:rsidP="00151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68DE27" w14:textId="77777777" w:rsidR="00F4594F" w:rsidRDefault="00F4594F" w:rsidP="00151344">
      <w:pPr>
        <w:spacing w:after="0" w:line="240" w:lineRule="auto"/>
      </w:pPr>
      <w:r>
        <w:separator/>
      </w:r>
    </w:p>
  </w:footnote>
  <w:footnote w:type="continuationSeparator" w:id="0">
    <w:p w14:paraId="5659B305" w14:textId="77777777" w:rsidR="00F4594F" w:rsidRDefault="00F4594F" w:rsidP="00151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77BE7"/>
    <w:multiLevelType w:val="hybridMultilevel"/>
    <w:tmpl w:val="6974E7EA"/>
    <w:lvl w:ilvl="0" w:tplc="5F1408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415E42"/>
    <w:multiLevelType w:val="hybridMultilevel"/>
    <w:tmpl w:val="98E64CAA"/>
    <w:lvl w:ilvl="0" w:tplc="413ACBA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7902C5"/>
    <w:multiLevelType w:val="hybridMultilevel"/>
    <w:tmpl w:val="15F4B90C"/>
    <w:lvl w:ilvl="0" w:tplc="678600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133E55"/>
    <w:multiLevelType w:val="multilevel"/>
    <w:tmpl w:val="1124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06816"/>
    <w:multiLevelType w:val="hybridMultilevel"/>
    <w:tmpl w:val="4F7C961C"/>
    <w:lvl w:ilvl="0" w:tplc="F12CB6B8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5" w15:restartNumberingAfterBreak="0">
    <w:nsid w:val="14775A90"/>
    <w:multiLevelType w:val="hybridMultilevel"/>
    <w:tmpl w:val="94FAEA14"/>
    <w:lvl w:ilvl="0" w:tplc="58648C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53F1907"/>
    <w:multiLevelType w:val="hybridMultilevel"/>
    <w:tmpl w:val="70F287BC"/>
    <w:lvl w:ilvl="0" w:tplc="45F05984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F47960"/>
    <w:multiLevelType w:val="hybridMultilevel"/>
    <w:tmpl w:val="CF00E072"/>
    <w:lvl w:ilvl="0" w:tplc="F836BA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8C67D98"/>
    <w:multiLevelType w:val="hybridMultilevel"/>
    <w:tmpl w:val="9B5A4B2E"/>
    <w:lvl w:ilvl="0" w:tplc="9406578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AA5C55"/>
    <w:multiLevelType w:val="multilevel"/>
    <w:tmpl w:val="77E2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ganada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27C6"/>
    <w:multiLevelType w:val="hybridMultilevel"/>
    <w:tmpl w:val="6D40899E"/>
    <w:lvl w:ilvl="0" w:tplc="34D2E04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2FB7CA9"/>
    <w:multiLevelType w:val="hybridMultilevel"/>
    <w:tmpl w:val="A7A27F78"/>
    <w:lvl w:ilvl="0" w:tplc="D9BECE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47954C8"/>
    <w:multiLevelType w:val="hybridMultilevel"/>
    <w:tmpl w:val="9AE0215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6116008"/>
    <w:multiLevelType w:val="hybridMultilevel"/>
    <w:tmpl w:val="AC34D6DA"/>
    <w:lvl w:ilvl="0" w:tplc="88BC289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7F203C3"/>
    <w:multiLevelType w:val="hybridMultilevel"/>
    <w:tmpl w:val="BE2E5FCC"/>
    <w:lvl w:ilvl="0" w:tplc="AA5AB8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800105B"/>
    <w:multiLevelType w:val="multilevel"/>
    <w:tmpl w:val="6DEE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742C7"/>
    <w:multiLevelType w:val="hybridMultilevel"/>
    <w:tmpl w:val="1DE8B7F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0F23967"/>
    <w:multiLevelType w:val="hybridMultilevel"/>
    <w:tmpl w:val="95C2C5BA"/>
    <w:lvl w:ilvl="0" w:tplc="0F0CC4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1E5233D"/>
    <w:multiLevelType w:val="hybridMultilevel"/>
    <w:tmpl w:val="CC5A4A32"/>
    <w:lvl w:ilvl="0" w:tplc="4ECECEE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D55528"/>
    <w:multiLevelType w:val="hybridMultilevel"/>
    <w:tmpl w:val="71C28D68"/>
    <w:lvl w:ilvl="0" w:tplc="B3C63E60">
      <w:start w:val="1"/>
      <w:numFmt w:val="decimalEnclosedCircle"/>
      <w:lvlText w:val="%1"/>
      <w:lvlJc w:val="left"/>
      <w:pPr>
        <w:ind w:left="7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82C0C7C"/>
    <w:multiLevelType w:val="hybridMultilevel"/>
    <w:tmpl w:val="3C4A4ECE"/>
    <w:lvl w:ilvl="0" w:tplc="AEFC7C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8E66447"/>
    <w:multiLevelType w:val="hybridMultilevel"/>
    <w:tmpl w:val="9BA6BED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99C2E06"/>
    <w:multiLevelType w:val="multilevel"/>
    <w:tmpl w:val="C19E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7652A4"/>
    <w:multiLevelType w:val="hybridMultilevel"/>
    <w:tmpl w:val="AE2434C2"/>
    <w:lvl w:ilvl="0" w:tplc="3B92A1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124690"/>
    <w:multiLevelType w:val="hybridMultilevel"/>
    <w:tmpl w:val="EB1E9E5A"/>
    <w:lvl w:ilvl="0" w:tplc="B89E2DA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C5050F2"/>
    <w:multiLevelType w:val="multilevel"/>
    <w:tmpl w:val="310C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779B8"/>
    <w:multiLevelType w:val="hybridMultilevel"/>
    <w:tmpl w:val="B9AEF3DC"/>
    <w:lvl w:ilvl="0" w:tplc="74707C0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3692DC2"/>
    <w:multiLevelType w:val="hybridMultilevel"/>
    <w:tmpl w:val="C6A09BF0"/>
    <w:lvl w:ilvl="0" w:tplc="76E46700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80D3363"/>
    <w:multiLevelType w:val="hybridMultilevel"/>
    <w:tmpl w:val="A2E25AC0"/>
    <w:lvl w:ilvl="0" w:tplc="FCECA24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96E1863"/>
    <w:multiLevelType w:val="hybridMultilevel"/>
    <w:tmpl w:val="88268EE8"/>
    <w:lvl w:ilvl="0" w:tplc="4E9E9B8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B1621DC"/>
    <w:multiLevelType w:val="hybridMultilevel"/>
    <w:tmpl w:val="EF70236C"/>
    <w:lvl w:ilvl="0" w:tplc="EEF4976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2A47441"/>
    <w:multiLevelType w:val="hybridMultilevel"/>
    <w:tmpl w:val="527A7D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386451D"/>
    <w:multiLevelType w:val="hybridMultilevel"/>
    <w:tmpl w:val="8DAC90A6"/>
    <w:lvl w:ilvl="0" w:tplc="5ED0D27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5176538"/>
    <w:multiLevelType w:val="hybridMultilevel"/>
    <w:tmpl w:val="CB3C5CE8"/>
    <w:lvl w:ilvl="0" w:tplc="5D52954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6976B9B"/>
    <w:multiLevelType w:val="hybridMultilevel"/>
    <w:tmpl w:val="55C4B75C"/>
    <w:lvl w:ilvl="0" w:tplc="9748454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8891D04"/>
    <w:multiLevelType w:val="hybridMultilevel"/>
    <w:tmpl w:val="23967A18"/>
    <w:lvl w:ilvl="0" w:tplc="416E63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C81673E"/>
    <w:multiLevelType w:val="hybridMultilevel"/>
    <w:tmpl w:val="F3B04054"/>
    <w:lvl w:ilvl="0" w:tplc="BD3895C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0BE7602"/>
    <w:multiLevelType w:val="hybridMultilevel"/>
    <w:tmpl w:val="FBDCED40"/>
    <w:lvl w:ilvl="0" w:tplc="3C1C76A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3F83C09"/>
    <w:multiLevelType w:val="multilevel"/>
    <w:tmpl w:val="DDBE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7F507D"/>
    <w:multiLevelType w:val="hybridMultilevel"/>
    <w:tmpl w:val="9E56D822"/>
    <w:lvl w:ilvl="0" w:tplc="118A348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7415B79"/>
    <w:multiLevelType w:val="hybridMultilevel"/>
    <w:tmpl w:val="4DB0C04A"/>
    <w:lvl w:ilvl="0" w:tplc="773E256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6"/>
  </w:num>
  <w:num w:numId="7">
    <w:abstractNumId w:val="21"/>
  </w:num>
  <w:num w:numId="8">
    <w:abstractNumId w:val="35"/>
  </w:num>
  <w:num w:numId="9">
    <w:abstractNumId w:val="32"/>
  </w:num>
  <w:num w:numId="10">
    <w:abstractNumId w:val="40"/>
  </w:num>
  <w:num w:numId="11">
    <w:abstractNumId w:val="37"/>
  </w:num>
  <w:num w:numId="12">
    <w:abstractNumId w:val="26"/>
  </w:num>
  <w:num w:numId="13">
    <w:abstractNumId w:val="28"/>
  </w:num>
  <w:num w:numId="14">
    <w:abstractNumId w:val="29"/>
  </w:num>
  <w:num w:numId="15">
    <w:abstractNumId w:val="34"/>
  </w:num>
  <w:num w:numId="16">
    <w:abstractNumId w:val="17"/>
  </w:num>
  <w:num w:numId="17">
    <w:abstractNumId w:val="33"/>
  </w:num>
  <w:num w:numId="18">
    <w:abstractNumId w:val="10"/>
  </w:num>
  <w:num w:numId="19">
    <w:abstractNumId w:val="19"/>
  </w:num>
  <w:num w:numId="20">
    <w:abstractNumId w:val="11"/>
  </w:num>
  <w:num w:numId="21">
    <w:abstractNumId w:val="0"/>
  </w:num>
  <w:num w:numId="22">
    <w:abstractNumId w:val="24"/>
  </w:num>
  <w:num w:numId="23">
    <w:abstractNumId w:val="30"/>
  </w:num>
  <w:num w:numId="24">
    <w:abstractNumId w:val="39"/>
  </w:num>
  <w:num w:numId="25">
    <w:abstractNumId w:val="7"/>
  </w:num>
  <w:num w:numId="26">
    <w:abstractNumId w:val="20"/>
  </w:num>
  <w:num w:numId="27">
    <w:abstractNumId w:val="23"/>
  </w:num>
  <w:num w:numId="28">
    <w:abstractNumId w:val="36"/>
  </w:num>
  <w:num w:numId="29">
    <w:abstractNumId w:val="1"/>
  </w:num>
  <w:num w:numId="30">
    <w:abstractNumId w:val="2"/>
  </w:num>
  <w:num w:numId="31">
    <w:abstractNumId w:val="14"/>
  </w:num>
  <w:num w:numId="32">
    <w:abstractNumId w:val="18"/>
  </w:num>
  <w:num w:numId="33">
    <w:abstractNumId w:val="4"/>
  </w:num>
  <w:num w:numId="34">
    <w:abstractNumId w:val="27"/>
  </w:num>
  <w:num w:numId="35">
    <w:abstractNumId w:val="22"/>
  </w:num>
  <w:num w:numId="36">
    <w:abstractNumId w:val="15"/>
  </w:num>
  <w:num w:numId="37">
    <w:abstractNumId w:val="3"/>
  </w:num>
  <w:num w:numId="38">
    <w:abstractNumId w:val="25"/>
  </w:num>
  <w:num w:numId="39">
    <w:abstractNumId w:val="9"/>
  </w:num>
  <w:num w:numId="40">
    <w:abstractNumId w:val="38"/>
  </w:num>
  <w:num w:numId="41">
    <w:abstractNumId w:val="5"/>
  </w:num>
  <w:num w:numId="42">
    <w:abstractNumId w:val="8"/>
  </w:num>
  <w:num w:numId="43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나영">
    <w15:presenceInfo w15:providerId="None" w15:userId="김나영"/>
  </w15:person>
  <w15:person w15:author="나영 김">
    <w15:presenceInfo w15:providerId="None" w15:userId="나영 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2D"/>
    <w:rsid w:val="00014159"/>
    <w:rsid w:val="00032759"/>
    <w:rsid w:val="00053D42"/>
    <w:rsid w:val="000A0E70"/>
    <w:rsid w:val="000B60F6"/>
    <w:rsid w:val="000C7F39"/>
    <w:rsid w:val="00102F09"/>
    <w:rsid w:val="00110DE5"/>
    <w:rsid w:val="0013325E"/>
    <w:rsid w:val="00151344"/>
    <w:rsid w:val="00154699"/>
    <w:rsid w:val="00157CE7"/>
    <w:rsid w:val="001767D4"/>
    <w:rsid w:val="00181C56"/>
    <w:rsid w:val="001A07AB"/>
    <w:rsid w:val="001D70A8"/>
    <w:rsid w:val="0020653F"/>
    <w:rsid w:val="002220F4"/>
    <w:rsid w:val="0023119A"/>
    <w:rsid w:val="00251DAE"/>
    <w:rsid w:val="00256DC4"/>
    <w:rsid w:val="00317388"/>
    <w:rsid w:val="0032357B"/>
    <w:rsid w:val="003A5BDA"/>
    <w:rsid w:val="003D4544"/>
    <w:rsid w:val="004355CF"/>
    <w:rsid w:val="004520DE"/>
    <w:rsid w:val="00457C7F"/>
    <w:rsid w:val="00465507"/>
    <w:rsid w:val="004A43F5"/>
    <w:rsid w:val="004D6F2F"/>
    <w:rsid w:val="004E1DC8"/>
    <w:rsid w:val="004F2DFC"/>
    <w:rsid w:val="005251EC"/>
    <w:rsid w:val="00531F0A"/>
    <w:rsid w:val="00541AA3"/>
    <w:rsid w:val="00553122"/>
    <w:rsid w:val="00560C01"/>
    <w:rsid w:val="00583500"/>
    <w:rsid w:val="00591ECD"/>
    <w:rsid w:val="005B00D5"/>
    <w:rsid w:val="005C4438"/>
    <w:rsid w:val="005C5167"/>
    <w:rsid w:val="005D4412"/>
    <w:rsid w:val="00611070"/>
    <w:rsid w:val="00652E1C"/>
    <w:rsid w:val="00675D94"/>
    <w:rsid w:val="006803CC"/>
    <w:rsid w:val="006A1898"/>
    <w:rsid w:val="006E1A55"/>
    <w:rsid w:val="006E3BEC"/>
    <w:rsid w:val="007365E4"/>
    <w:rsid w:val="007C5810"/>
    <w:rsid w:val="007E6B41"/>
    <w:rsid w:val="00857583"/>
    <w:rsid w:val="00865E8B"/>
    <w:rsid w:val="0086689A"/>
    <w:rsid w:val="008A005D"/>
    <w:rsid w:val="008C2FCA"/>
    <w:rsid w:val="008C366E"/>
    <w:rsid w:val="008C5C0D"/>
    <w:rsid w:val="008C6D55"/>
    <w:rsid w:val="009044B9"/>
    <w:rsid w:val="00974C2D"/>
    <w:rsid w:val="00A3705C"/>
    <w:rsid w:val="00A93E6A"/>
    <w:rsid w:val="00AB51A7"/>
    <w:rsid w:val="00AE0A22"/>
    <w:rsid w:val="00AF445A"/>
    <w:rsid w:val="00B9062C"/>
    <w:rsid w:val="00BB2B2E"/>
    <w:rsid w:val="00BD395B"/>
    <w:rsid w:val="00C0763C"/>
    <w:rsid w:val="00C16DAB"/>
    <w:rsid w:val="00C34309"/>
    <w:rsid w:val="00C50741"/>
    <w:rsid w:val="00C5243F"/>
    <w:rsid w:val="00C55FEB"/>
    <w:rsid w:val="00C654A7"/>
    <w:rsid w:val="00C679AE"/>
    <w:rsid w:val="00C86BB1"/>
    <w:rsid w:val="00CA3013"/>
    <w:rsid w:val="00CB117A"/>
    <w:rsid w:val="00CB2CF0"/>
    <w:rsid w:val="00D845CB"/>
    <w:rsid w:val="00D854AC"/>
    <w:rsid w:val="00D90803"/>
    <w:rsid w:val="00DA4384"/>
    <w:rsid w:val="00DD54E9"/>
    <w:rsid w:val="00DF4D68"/>
    <w:rsid w:val="00E350A9"/>
    <w:rsid w:val="00E73C6C"/>
    <w:rsid w:val="00EC5564"/>
    <w:rsid w:val="00EE502F"/>
    <w:rsid w:val="00F15297"/>
    <w:rsid w:val="00F236ED"/>
    <w:rsid w:val="00F26520"/>
    <w:rsid w:val="00F4594F"/>
    <w:rsid w:val="00F51765"/>
    <w:rsid w:val="00F54F13"/>
    <w:rsid w:val="00F64BCA"/>
    <w:rsid w:val="00F9304B"/>
    <w:rsid w:val="00FC0A5E"/>
    <w:rsid w:val="00FD29C7"/>
    <w:rsid w:val="00FD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04FC4"/>
  <w15:chartTrackingRefBased/>
  <w15:docId w15:val="{A1920E33-E54B-472D-8D2D-5D6E98E3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4C2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DAB"/>
    <w:pPr>
      <w:ind w:leftChars="400" w:left="800"/>
    </w:pPr>
  </w:style>
  <w:style w:type="table" w:styleId="a4">
    <w:name w:val="Table Grid"/>
    <w:basedOn w:val="a1"/>
    <w:uiPriority w:val="59"/>
    <w:rsid w:val="00C3430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1513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51344"/>
  </w:style>
  <w:style w:type="paragraph" w:styleId="a6">
    <w:name w:val="footer"/>
    <w:basedOn w:val="a"/>
    <w:link w:val="Char0"/>
    <w:uiPriority w:val="99"/>
    <w:unhideWhenUsed/>
    <w:rsid w:val="001513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51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D961544F9602F42BFFADF3BC120EE1F" ma:contentTypeVersion="10" ma:contentTypeDescription="새 문서를 만듭니다." ma:contentTypeScope="" ma:versionID="2afed3e9db3190a18650138d9c8128b1">
  <xsd:schema xmlns:xsd="http://www.w3.org/2001/XMLSchema" xmlns:xs="http://www.w3.org/2001/XMLSchema" xmlns:p="http://schemas.microsoft.com/office/2006/metadata/properties" xmlns:ns2="49a18a76-90b1-4d83-b60f-634b646b4c29" xmlns:ns3="849c7109-a8ee-4e4d-bb3e-3493f90a6438" targetNamespace="http://schemas.microsoft.com/office/2006/metadata/properties" ma:root="true" ma:fieldsID="51db6c2f23bef52d9fcce925fc7ce26b" ns2:_="" ns3:_="">
    <xsd:import namespace="49a18a76-90b1-4d83-b60f-634b646b4c29"/>
    <xsd:import namespace="849c7109-a8ee-4e4d-bb3e-3493f90a64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18a76-90b1-4d83-b60f-634b646b4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cb755463-0835-47f7-a6e2-aa4024007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7109-a8ee-4e4d-bb3e-3493f90a64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b59ab9-0374-4a10-ab0e-0c81a23f5315}" ma:internalName="TaxCatchAll" ma:showField="CatchAllData" ma:web="849c7109-a8ee-4e4d-bb3e-3493f90a64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a18a76-90b1-4d83-b60f-634b646b4c29">
      <Terms xmlns="http://schemas.microsoft.com/office/infopath/2007/PartnerControls"/>
    </lcf76f155ced4ddcb4097134ff3c332f>
    <TaxCatchAll xmlns="849c7109-a8ee-4e4d-bb3e-3493f90a643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7F2FB-B930-48BB-8D68-859D6DC41E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A0F585-C42B-452D-B2CC-02198F68CA79}"/>
</file>

<file path=customXml/itemProps3.xml><?xml version="1.0" encoding="utf-8"?>
<ds:datastoreItem xmlns:ds="http://schemas.openxmlformats.org/officeDocument/2006/customXml" ds:itemID="{127D24F1-3F5C-47A8-8473-09E971E3D2D7}">
  <ds:schemaRefs>
    <ds:schemaRef ds:uri="http://schemas.microsoft.com/office/2006/metadata/properties"/>
    <ds:schemaRef ds:uri="http://schemas.microsoft.com/office/infopath/2007/PartnerControls"/>
    <ds:schemaRef ds:uri="49a18a76-90b1-4d83-b60f-634b646b4c29"/>
    <ds:schemaRef ds:uri="849c7109-a8ee-4e4d-bb3e-3493f90a6438"/>
  </ds:schemaRefs>
</ds:datastoreItem>
</file>

<file path=customXml/itemProps4.xml><?xml version="1.0" encoding="utf-8"?>
<ds:datastoreItem xmlns:ds="http://schemas.openxmlformats.org/officeDocument/2006/customXml" ds:itemID="{5054208D-0A7B-4798-B802-D11D5AB51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김나영</dc:creator>
  <cp:keywords/>
  <dc:description/>
  <cp:lastModifiedBy>김나영</cp:lastModifiedBy>
  <cp:revision>2</cp:revision>
  <dcterms:created xsi:type="dcterms:W3CDTF">2026-05-15T06:48:00Z</dcterms:created>
  <dcterms:modified xsi:type="dcterms:W3CDTF">2026-05-15T06:48:00Z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0x0101001D961544F9602F42BFFADF3BC120EE1F</vt:lpwstr>
  </property>
  <property fmtid="{D5CDD505-2E9C-101B-9397-08002B2CF9AE}" pid="3" name="MediaServiceImageTags">
    <vt:lpwstr/>
  </property>
</Properties>
</file>