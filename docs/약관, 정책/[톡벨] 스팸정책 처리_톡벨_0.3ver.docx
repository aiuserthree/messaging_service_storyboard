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8DAE1" w14:textId="77777777" w:rsidR="006803CC" w:rsidRPr="006803CC" w:rsidRDefault="006803CC" w:rsidP="006803CC">
      <w:pPr>
        <w:jc w:val="center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4"/>
          <w:szCs w:val="24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4"/>
          <w:szCs w:val="24"/>
        </w:rPr>
        <w:t>스팸방지정책</w:t>
      </w:r>
    </w:p>
    <w:p w14:paraId="23FF0DC5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제1조 (목적)</w:t>
      </w:r>
    </w:p>
    <w:p w14:paraId="1A61D005" w14:textId="28F6ED6C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이 정책은 주식회사 아이뱅크(이하 ‘회사’)가 운영하는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톡벨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(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TalkBell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) 서비스(이하 ‘서비스’)의 이용과 관련하여 「정보통신망 이용촉진 및 정보보호 등에 관한 법률」(이하 “정보통신망법”) 및 한국인터넷진흥원(KISA)의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방지 가이드라인을 준수하여, 회사와 이용자의 권리∙의무 및 책임사항을 규정함을 목적으로 합니다.</w:t>
      </w:r>
    </w:p>
    <w:p w14:paraId="58A7D705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제2조 (용어의 정의)</w:t>
      </w:r>
    </w:p>
    <w:p w14:paraId="0854623F" w14:textId="77777777" w:rsid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bookmarkStart w:id="0" w:name="_Hlk220676457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① </w:t>
      </w:r>
      <w:bookmarkEnd w:id="0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“스팸”이란 정보통신망을 통해 수신자의 명시적인 사전 동의 없이 일방적으로 전송되는 영리목적의 광고성 정보를 말합니다.</w:t>
      </w:r>
    </w:p>
    <w:p w14:paraId="0850CB1F" w14:textId="77777777" w:rsid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② “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”이란 정보통신망법 제50조부터 제50조의8을 위반하여 전송 또는 게시되는 영리목적의 광고성 정보를 말합니다.</w:t>
      </w:r>
    </w:p>
    <w:p w14:paraId="1E7E214B" w14:textId="50CD84D3" w:rsidR="00865E8B" w:rsidRDefault="00865E8B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③ "서비스"란 회사가 제공하는 문자메시지(SMS, LMS, MMS), </w:t>
      </w:r>
      <w:proofErr w:type="spellStart"/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알림톡</w:t>
      </w:r>
      <w:proofErr w:type="spellEnd"/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, 브랜드 메시지 등 모든 메시지 전송 서비스를 의미하며, 이용약관 제2조의 정의를 따릅니다.</w:t>
      </w:r>
    </w:p>
    <w:p w14:paraId="73F86B50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제3조 (</w:t>
      </w:r>
      <w:proofErr w:type="spellStart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부정송신</w:t>
      </w:r>
      <w:proofErr w:type="spellEnd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 xml:space="preserve"> 방지 관련 개인정보 수집항목 및 이용)</w:t>
      </w:r>
    </w:p>
    <w:p w14:paraId="5B96930E" w14:textId="5BBCD044" w:rsidR="00465507" w:rsidRDefault="00465507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465507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①</w:t>
      </w:r>
      <w:r w:rsidRPr="00465507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회사는 개인정보의 수집 시 관련법규에 따라 가입신청서 또는 이용약관에 그 수집범위 및 목적을 사전 고지합니다.</w:t>
      </w:r>
    </w:p>
    <w:p w14:paraId="0B1009EE" w14:textId="7BB18DD2" w:rsidR="006803CC" w:rsidRPr="006803CC" w:rsidRDefault="00465507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②</w:t>
      </w:r>
      <w:r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회사는 개인정보 처리방침에서 규정하고 있는 수집항목 및 이용목적 외에, </w:t>
      </w:r>
      <w:proofErr w:type="spellStart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 및 발신번호 </w:t>
      </w:r>
      <w:proofErr w:type="spellStart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</w:t>
      </w:r>
      <w:proofErr w:type="spellEnd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등으로 서비스 이용정지 또는 계약해지 된 고객의 재가입을 제한하기 위하여 성명, 생년월일(법인등록번호·사업자등록번호), 전화번호, 정지 및 해지사유, IP주소, 접속로그 등의 정보를 해지일로부터 1년간 수집하여 보관할 수 있습니다.</w:t>
      </w:r>
    </w:p>
    <w:p w14:paraId="6C1AEF4F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제4조 (</w:t>
      </w:r>
      <w:proofErr w:type="spellStart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부정송신</w:t>
      </w:r>
      <w:proofErr w:type="spellEnd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 xml:space="preserve"> 방지를 위한 이용신청 승낙의 제한)</w:t>
      </w:r>
    </w:p>
    <w:p w14:paraId="0159AF27" w14:textId="714649BF" w:rsidR="006803CC" w:rsidRPr="00F26520" w:rsidRDefault="00F26520" w:rsidP="00F26520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" w:author="김나영" w:date="2026-01-30T14:40:00Z">
        <w:r w:rsidRPr="00F26520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①</w:t>
        </w:r>
        <w:r w:rsidRPr="00F26520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</w:t>
        </w:r>
      </w:ins>
      <w:r w:rsidR="006803CC" w:rsidRPr="00F26520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회사는 다음 각 호의 하나에 해당하는 이용신청에 대하여는 승낙을 하지 아니합니다.</w:t>
      </w:r>
    </w:p>
    <w:p w14:paraId="68A12DC7" w14:textId="77777777" w:rsidR="006803CC" w:rsidRPr="006803CC" w:rsidRDefault="006803CC" w:rsidP="006803CC">
      <w:pPr>
        <w:numPr>
          <w:ilvl w:val="0"/>
          <w:numId w:val="35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가입통신사를 불문하고 스팸 전송 또는 발신번호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변작을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사유로 이용정지 또는 계약해지를 당한 이후 1년이 경과하지 않은 개인 또는 법인(법인대표자 포함)</w:t>
      </w:r>
    </w:p>
    <w:p w14:paraId="0A66177F" w14:textId="77777777" w:rsidR="006803CC" w:rsidRPr="006803CC" w:rsidRDefault="006803CC" w:rsidP="006803CC">
      <w:pPr>
        <w:numPr>
          <w:ilvl w:val="0"/>
          <w:numId w:val="35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방송통신위원회 또는 한국인터넷진흥원으로부터 스팸 또는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전송자로 확인되어 이용정지 또는 계약해지를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요청받았거나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과태료 부과 처분을 받고서 1년이 경과하지 않은 경우</w:t>
      </w:r>
    </w:p>
    <w:p w14:paraId="09A006CE" w14:textId="77777777" w:rsidR="006803CC" w:rsidRPr="006803CC" w:rsidRDefault="006803CC" w:rsidP="006803CC">
      <w:pPr>
        <w:numPr>
          <w:ilvl w:val="0"/>
          <w:numId w:val="35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과학기술정보통신부 또는 한국인터넷진흥원으로부터 발신번호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변작으로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확인되어 이용정지 또는 계약해지를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요청받았거나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과태료 부과 처분을 받고서 1년이 경과하지 않은 경우</w:t>
      </w:r>
    </w:p>
    <w:p w14:paraId="5B31D1FE" w14:textId="77777777" w:rsidR="006803CC" w:rsidRPr="006803CC" w:rsidRDefault="006803CC" w:rsidP="006803CC">
      <w:pPr>
        <w:numPr>
          <w:ilvl w:val="0"/>
          <w:numId w:val="35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서비스 개설 본래의 목적을 위반하여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대포폰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(타인 명의 단말기)을 매개 또는 개통, 이용한 </w:t>
      </w: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lastRenderedPageBreak/>
        <w:t>사실이 있거나 처벌받은 경우</w:t>
      </w:r>
    </w:p>
    <w:p w14:paraId="2151F037" w14:textId="77777777" w:rsidR="006803CC" w:rsidRPr="006803CC" w:rsidRDefault="006803CC" w:rsidP="006803CC">
      <w:pPr>
        <w:numPr>
          <w:ilvl w:val="0"/>
          <w:numId w:val="35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 등으로 과태료 처분을 받은 자가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질서위반행위규제법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제53조에 따라 신용정보 집중기관에 과태료 체납자로 등록된 경우</w:t>
      </w:r>
    </w:p>
    <w:p w14:paraId="5F7939E2" w14:textId="77777777" w:rsidR="006803CC" w:rsidRPr="006803CC" w:rsidRDefault="006803CC" w:rsidP="006803CC">
      <w:pPr>
        <w:numPr>
          <w:ilvl w:val="0"/>
          <w:numId w:val="35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휴대전화를 개통하여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불법스팸을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전송하는 자에게 이동전화 서비스 또는 이동전화 번호를 임대한 적이 있는 경우</w:t>
      </w:r>
    </w:p>
    <w:p w14:paraId="084881A2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제5조 (회원의 의무 및 광고성 정보 전송 시 준수사항)</w:t>
      </w:r>
    </w:p>
    <w:p w14:paraId="48AE6D04" w14:textId="496D7C5B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① 회원은 서비스를 이용하여 광고성 정보를 전송함에 있어 정보통신망법 제50조 및 동법 시행령을 준수하여야 하며, 다음 각 호의 의무사항을 반드시 이행해야 합니다.</w:t>
      </w:r>
    </w:p>
    <w:p w14:paraId="66990B17" w14:textId="77777777" w:rsidR="006803CC" w:rsidRPr="006803CC" w:rsidRDefault="006803CC" w:rsidP="006803CC">
      <w:pPr>
        <w:numPr>
          <w:ilvl w:val="0"/>
          <w:numId w:val="36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사전 수신 동의 획득: 광고성 정보를 전송하기 위해 수신자로부터 명시적인 사전 동의를 받아야 합니다.</w:t>
      </w:r>
    </w:p>
    <w:p w14:paraId="184B6CFD" w14:textId="77777777" w:rsidR="006803CC" w:rsidRPr="006803CC" w:rsidRDefault="006803CC" w:rsidP="006803CC">
      <w:pPr>
        <w:numPr>
          <w:ilvl w:val="0"/>
          <w:numId w:val="36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야간 광고 전송 제한: 오후 9시부터 그 다음 날 오전 8시까지는 별도의 야간 광고 전송에 대한 사전 동의를 받지 않는 한 광고성 정보를 전송할 수 없습니다.</w:t>
      </w:r>
    </w:p>
    <w:p w14:paraId="0833346D" w14:textId="77777777" w:rsidR="006803CC" w:rsidRDefault="006803CC" w:rsidP="006803CC">
      <w:pPr>
        <w:numPr>
          <w:ilvl w:val="0"/>
          <w:numId w:val="36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표기 의무 준수: 광고성 문자의 본문에는 다음 사항을 반드시 명시해야 합니다.</w:t>
      </w:r>
    </w:p>
    <w:p w14:paraId="7F8BF213" w14:textId="19F26318" w:rsidR="006803CC" w:rsidRDefault="006803CC" w:rsidP="006803CC">
      <w:pPr>
        <w:numPr>
          <w:ilvl w:val="1"/>
          <w:numId w:val="39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시작되는 부분에 "(광고)" 문구 표시 (변칙 표기 금지: (광/고), (Ad), (광 고) 등 변칙 표기 불가)</w:t>
      </w:r>
    </w:p>
    <w:p w14:paraId="7DBFD35C" w14:textId="10C267B3" w:rsidR="006803CC" w:rsidRDefault="006803CC" w:rsidP="006803CC">
      <w:pPr>
        <w:numPr>
          <w:ilvl w:val="1"/>
          <w:numId w:val="39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전송자의 명칭 및 연락처</w:t>
      </w:r>
    </w:p>
    <w:p w14:paraId="20A0F483" w14:textId="002FBF18" w:rsidR="006803CC" w:rsidRPr="006803CC" w:rsidRDefault="006803CC" w:rsidP="006803CC">
      <w:pPr>
        <w:numPr>
          <w:ilvl w:val="1"/>
          <w:numId w:val="39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수신의 거부 또는 수신동의의 철회 의사를 쉽게 표시할 수 있는 조치 및 방법 (예: 무료수신거부 080 번호 등)</w:t>
      </w:r>
    </w:p>
    <w:p w14:paraId="59D10DD2" w14:textId="77777777" w:rsidR="006803CC" w:rsidRPr="006803CC" w:rsidRDefault="006803CC" w:rsidP="006803CC">
      <w:pPr>
        <w:numPr>
          <w:ilvl w:val="0"/>
          <w:numId w:val="36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비용 부담 금지: 수신자가 수신거부 또는 수신동의 철회를 할 때 발생하는 전화요금 등의 금전적 비용을 수신자가 부담하지 않도록 조치해야 합니다 (080 무료수신거부 서비스 등).</w:t>
      </w:r>
    </w:p>
    <w:p w14:paraId="440C0F06" w14:textId="77777777" w:rsidR="006803CC" w:rsidRPr="006803CC" w:rsidRDefault="006803CC" w:rsidP="006803CC">
      <w:pPr>
        <w:numPr>
          <w:ilvl w:val="0"/>
          <w:numId w:val="36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정기적 수신동의 확인: 수신동의를 받은 날로부터 2년마다 수신자에게 수신동의 여부를 확인하여야 합니다.</w:t>
      </w:r>
    </w:p>
    <w:p w14:paraId="1DA93BF0" w14:textId="77777777" w:rsidR="006803CC" w:rsidRPr="006803CC" w:rsidRDefault="006803CC" w:rsidP="006803CC">
      <w:pPr>
        <w:numPr>
          <w:ilvl w:val="0"/>
          <w:numId w:val="36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처리결과 통지: 수신자가 수신동의, 수신거부 또는 수신동의 철회 의사를 표시한 경우 14일 이내에 그 처리 결과를 수신자에게 통지해야 합니다.</w:t>
      </w:r>
    </w:p>
    <w:p w14:paraId="006D291A" w14:textId="77777777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② 회원은 서비스를 이용하여 다음 각 호에 해당하는 내용을 발송하여서는 안 됩니다.</w:t>
      </w:r>
    </w:p>
    <w:p w14:paraId="76CE85C9" w14:textId="77777777" w:rsidR="006803CC" w:rsidRPr="006803CC" w:rsidRDefault="006803CC" w:rsidP="006803CC">
      <w:pPr>
        <w:numPr>
          <w:ilvl w:val="0"/>
          <w:numId w:val="37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법 도박, 불법 대출, 보이스피싱,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스미싱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, 불법 의약품, 마약, 성매매 알선 등 법률에서 금지하는 재화나 서비스에 대한 내용</w:t>
      </w:r>
    </w:p>
    <w:p w14:paraId="6BEF6AD3" w14:textId="77777777" w:rsidR="006803CC" w:rsidRPr="006803CC" w:rsidRDefault="006803CC" w:rsidP="006803CC">
      <w:pPr>
        <w:numPr>
          <w:ilvl w:val="0"/>
          <w:numId w:val="37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음란, 청소년 유해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매체물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등 공공질서와 미풍양속을 해치는 내용</w:t>
      </w:r>
    </w:p>
    <w:p w14:paraId="5AE2214E" w14:textId="77777777" w:rsidR="006803CC" w:rsidRPr="006803CC" w:rsidRDefault="006803CC" w:rsidP="006803CC">
      <w:pPr>
        <w:numPr>
          <w:ilvl w:val="0"/>
          <w:numId w:val="37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발신번호를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변작하거나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(사전 등록된 번호 외 사용), 회신을 유도하기 위해 수신자를 기망</w:t>
      </w: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lastRenderedPageBreak/>
        <w:t>하는 내용</w:t>
      </w:r>
    </w:p>
    <w:p w14:paraId="30248288" w14:textId="77777777" w:rsidR="006803CC" w:rsidRPr="006803CC" w:rsidRDefault="006803CC" w:rsidP="006803CC">
      <w:pPr>
        <w:numPr>
          <w:ilvl w:val="0"/>
          <w:numId w:val="37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수신거부 또는 수신동의 철회를 회피·방해하는 기술적 조치를 하거나, 수신자의 연락처를 자동으로 생성하여 전송하는 행위</w:t>
      </w:r>
    </w:p>
    <w:p w14:paraId="03B0630B" w14:textId="77777777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③ 회원은 전기통신사업법 제84조의2에 따라 발신번호 사전등록 후 등록된 번호로만 문자메시지를 발송하여야 하며, 거짓으로 표시하여서는 안 됩니다.</w:t>
      </w:r>
    </w:p>
    <w:p w14:paraId="1F93A232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 xml:space="preserve">제6조 (문자 </w:t>
      </w:r>
      <w:proofErr w:type="spellStart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발송량</w:t>
      </w:r>
      <w:proofErr w:type="spellEnd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 xml:space="preserve"> 제한)</w:t>
      </w:r>
    </w:p>
    <w:p w14:paraId="3D5F1D79" w14:textId="77777777" w:rsidR="00865E8B" w:rsidRPr="00865E8B" w:rsidRDefault="00865E8B" w:rsidP="00865E8B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① 회사는 스팸 방지를 위하여 개인 회원의 ID 당 문자 </w:t>
      </w:r>
      <w:proofErr w:type="spellStart"/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전송량을</w:t>
      </w:r>
      <w:proofErr w:type="spellEnd"/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1일 500통으로 제한합니다.</w:t>
      </w: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br/>
        <w:t>② 다만, 다음 각 호의 경우에는 예외를 인정할 수 있습니다.</w:t>
      </w:r>
    </w:p>
    <w:p w14:paraId="04FA7CA2" w14:textId="77777777" w:rsidR="00865E8B" w:rsidRPr="00865E8B" w:rsidRDefault="00865E8B" w:rsidP="00865E8B">
      <w:pPr>
        <w:numPr>
          <w:ilvl w:val="0"/>
          <w:numId w:val="40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적법한 업무용 광고 발송, 동창회 연락 등 이용자 불편을 최소화하기 위하여 회사가 요구하는 증빙서류를 제출하고 승인을 얻은 경우</w:t>
      </w:r>
    </w:p>
    <w:p w14:paraId="188C05E1" w14:textId="1EF100DA" w:rsidR="00865E8B" w:rsidRPr="00865E8B" w:rsidDel="008C5C0D" w:rsidRDefault="00865E8B" w:rsidP="00865E8B">
      <w:pPr>
        <w:numPr>
          <w:ilvl w:val="0"/>
          <w:numId w:val="40"/>
        </w:numPr>
        <w:rPr>
          <w:del w:id="2" w:author="김나영" w:date="2026-01-30T14:5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3" w:author="김나영" w:date="2026-01-30T14:53:00Z">
        <w:r w:rsidRPr="00865E8B" w:rsidDel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이용약관에 따른 '선거 회원'이 공직선거법을 준수하여 선거 운동 문자를 발송하는 경우</w:delText>
        </w:r>
      </w:del>
    </w:p>
    <w:p w14:paraId="14F5E9EF" w14:textId="77777777" w:rsidR="006803CC" w:rsidRPr="00865E8B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제7조 (이용제한 및 계약해지)</w:t>
      </w:r>
    </w:p>
    <w:p w14:paraId="0A1A9AE9" w14:textId="1CAC318F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① 회사는 이용자가 다음 각 호의 어느 하나에 해당하는 경우, 즉시 서비스 이용을 정지하거나 계약을 해지할 수 있습니다.</w:t>
      </w:r>
    </w:p>
    <w:p w14:paraId="39B59C8F" w14:textId="77777777" w:rsidR="006803CC" w:rsidRPr="006803CC" w:rsidRDefault="006803CC" w:rsidP="006803CC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방송통신위원회, 한국인터넷진흥원, 과학기술정보통신부 등 관계 기관이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 또는 발신번호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사실을 확인하여 이용정지 또는 해지를 요청하는 경우</w:t>
      </w:r>
    </w:p>
    <w:p w14:paraId="0743F178" w14:textId="77777777" w:rsidR="006803CC" w:rsidRPr="006803CC" w:rsidRDefault="006803CC" w:rsidP="006803CC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이용자가 전송한 광고로 인해 회사의 서비스 제공에 장애를 야기하거나, 다수의 수신자로부터 스팸 신고가 접수된 경우</w:t>
      </w:r>
    </w:p>
    <w:p w14:paraId="54934210" w14:textId="77777777" w:rsidR="006803CC" w:rsidRPr="006803CC" w:rsidRDefault="006803CC" w:rsidP="006803CC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제5조의 의무사항(표기의무 위반, 변칙 표기, 야간전송 제한 위반 등)을 위반하여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불법스팸을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전송한 사실이 확인된 경우</w:t>
      </w:r>
    </w:p>
    <w:p w14:paraId="719CA35F" w14:textId="73CB04BC" w:rsidR="00865E8B" w:rsidRDefault="006803CC" w:rsidP="00865E8B">
      <w:pPr>
        <w:numPr>
          <w:ilvl w:val="0"/>
          <w:numId w:val="38"/>
        </w:numPr>
        <w:rPr>
          <w:ins w:id="4" w:author="김나영" w:date="2026-01-30T14:5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타인의 명의를 도용하거나 발신번호를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변작하여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등록한 경우</w:t>
      </w:r>
      <w:bookmarkStart w:id="5" w:name="_GoBack"/>
      <w:bookmarkEnd w:id="5"/>
    </w:p>
    <w:p w14:paraId="4E818560" w14:textId="23C71488" w:rsidR="008C5C0D" w:rsidRDefault="008C5C0D" w:rsidP="00865E8B">
      <w:pPr>
        <w:numPr>
          <w:ilvl w:val="0"/>
          <w:numId w:val="38"/>
        </w:numPr>
        <w:rPr>
          <w:ins w:id="6" w:author="김나영" w:date="2026-01-30T14:5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7" w:author="김나영" w:date="2026-01-30T14:53:00Z">
        <w:r w:rsidRPr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계약 시 제출한 자료 및 정보가 허위 또는 누락되었음이 </w:t>
        </w:r>
        <w:proofErr w:type="gramStart"/>
        <w:r w:rsidRPr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확인 된</w:t>
        </w:r>
        <w:proofErr w:type="gramEnd"/>
        <w:r w:rsidRPr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경우</w:t>
        </w:r>
      </w:ins>
    </w:p>
    <w:p w14:paraId="276B682B" w14:textId="39D4EEFC" w:rsidR="008C5C0D" w:rsidRPr="00865E8B" w:rsidRDefault="008C5C0D" w:rsidP="00865E8B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8" w:author="김나영" w:date="2026-01-30T14:53:00Z">
        <w:r w:rsidRPr="008C5C0D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회사의</w:t>
        </w:r>
        <w:r w:rsidRPr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서비스 제공목적 외의 용도로 서비스를 이용하거나 제3자에게 임의로 서비스를 임대한 경우</w:t>
        </w:r>
      </w:ins>
    </w:p>
    <w:p w14:paraId="305A45DE" w14:textId="3517EAEF" w:rsidR="006803CC" w:rsidRDefault="006803CC" w:rsidP="00865E8B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② 회사는 제1항에 따라 이용제한 또는 계약해지를 하는 경우 그 사실을 이용자에게 통지합니다. 단, 긴급하게 차단할 필요가 있는 경우 조치 후 통지할 수 있습니다.</w:t>
      </w:r>
    </w:p>
    <w:p w14:paraId="7BA7AF41" w14:textId="56D541E2" w:rsidR="00865E8B" w:rsidRPr="00865E8B" w:rsidRDefault="00865E8B" w:rsidP="00865E8B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③ 본 조에 따라 스팸 발송, 명의 도용 등 부정한 방법으로 이용 계약이 해지되는 경우, 회원이 보유한 잔여 포인트 및 마일리지는 즉시 소멸되며 환불되지 않습니다.</w:t>
      </w:r>
    </w:p>
    <w:p w14:paraId="400FE393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제8조 (기존거래관계에 따른 예외)</w:t>
      </w:r>
    </w:p>
    <w:p w14:paraId="12371843" w14:textId="638352E4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회원은 재화 및 용역의 거래관계를 통하여 수신자로부터 직접 연락처를 수집한 경우, 거래가 종</w:t>
      </w: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lastRenderedPageBreak/>
        <w:t>료된 날로부터 6개월 이내에는 해당 수신자의 별도 사전 동의 없이 동종의 재화 및 용역에 대한 영리 목적의 광고성 정보를 전송할 수 있습니다. 다만, 이 경우에도 제5조 제1항 제3호 및 제4호에 따른 표기 의무((광고)표시, 무료수신거부 등)는 반드시 준수하여야 합니다.</w:t>
      </w:r>
    </w:p>
    <w:p w14:paraId="630E4583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제9조 (면책)</w:t>
      </w:r>
    </w:p>
    <w:p w14:paraId="66AA882C" w14:textId="052477A2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회원이 본 정책 및 정보통신망법을 위반하여 발송한 메시지로 인해 발생하는 모든 민·형사상 책임 및 과태료는 회원이 전적으로 부담하며, 회사는 고의 또는 중대한 과실이 없는 한 이에 대해 책임을 지지 않습니다.</w:t>
      </w:r>
    </w:p>
    <w:p w14:paraId="26C496EA" w14:textId="3E8A7149" w:rsidR="00C50741" w:rsidRDefault="00C50741" w:rsidP="006803CC">
      <w:pPr>
        <w:rPr>
          <w:rFonts w:asciiTheme="majorHAnsi" w:eastAsiaTheme="majorHAnsi" w:hAnsiTheme="majorHAnsi"/>
          <w:szCs w:val="20"/>
        </w:rPr>
      </w:pPr>
    </w:p>
    <w:p w14:paraId="3FC811A6" w14:textId="63992D5E" w:rsidR="008C6D55" w:rsidRPr="008C6D55" w:rsidRDefault="008C6D55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451051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부칙</w:t>
      </w:r>
      <w:r w:rsidRPr="00451051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br/>
        <w:t>본 약관은 2026년 XX월 XX일부터 시행합니다.</w:t>
      </w:r>
    </w:p>
    <w:sectPr w:rsidR="008C6D55" w:rsidRPr="008C6D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3957B3" w14:textId="77777777" w:rsidR="00457C7F" w:rsidRDefault="00457C7F" w:rsidP="00151344">
      <w:pPr>
        <w:spacing w:after="0" w:line="240" w:lineRule="auto"/>
      </w:pPr>
      <w:r>
        <w:separator/>
      </w:r>
    </w:p>
  </w:endnote>
  <w:endnote w:type="continuationSeparator" w:id="0">
    <w:p w14:paraId="737D4E10" w14:textId="77777777" w:rsidR="00457C7F" w:rsidRDefault="00457C7F" w:rsidP="00151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DE2DF7" w14:textId="77777777" w:rsidR="00457C7F" w:rsidRDefault="00457C7F" w:rsidP="00151344">
      <w:pPr>
        <w:spacing w:after="0" w:line="240" w:lineRule="auto"/>
      </w:pPr>
      <w:r>
        <w:separator/>
      </w:r>
    </w:p>
  </w:footnote>
  <w:footnote w:type="continuationSeparator" w:id="0">
    <w:p w14:paraId="10C5D684" w14:textId="77777777" w:rsidR="00457C7F" w:rsidRDefault="00457C7F" w:rsidP="00151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77BE7"/>
    <w:multiLevelType w:val="hybridMultilevel"/>
    <w:tmpl w:val="6974E7EA"/>
    <w:lvl w:ilvl="0" w:tplc="5F1408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415E42"/>
    <w:multiLevelType w:val="hybridMultilevel"/>
    <w:tmpl w:val="98E64CAA"/>
    <w:lvl w:ilvl="0" w:tplc="413ACBA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7902C5"/>
    <w:multiLevelType w:val="hybridMultilevel"/>
    <w:tmpl w:val="15F4B90C"/>
    <w:lvl w:ilvl="0" w:tplc="678600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133E55"/>
    <w:multiLevelType w:val="multilevel"/>
    <w:tmpl w:val="1124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06816"/>
    <w:multiLevelType w:val="hybridMultilevel"/>
    <w:tmpl w:val="4F7C961C"/>
    <w:lvl w:ilvl="0" w:tplc="F12CB6B8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5" w15:restartNumberingAfterBreak="0">
    <w:nsid w:val="14775A90"/>
    <w:multiLevelType w:val="hybridMultilevel"/>
    <w:tmpl w:val="94FAEA14"/>
    <w:lvl w:ilvl="0" w:tplc="58648C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53F1907"/>
    <w:multiLevelType w:val="hybridMultilevel"/>
    <w:tmpl w:val="70F287BC"/>
    <w:lvl w:ilvl="0" w:tplc="45F05984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7F47960"/>
    <w:multiLevelType w:val="hybridMultilevel"/>
    <w:tmpl w:val="CF00E072"/>
    <w:lvl w:ilvl="0" w:tplc="F836BA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8C67D98"/>
    <w:multiLevelType w:val="hybridMultilevel"/>
    <w:tmpl w:val="9B5A4B2E"/>
    <w:lvl w:ilvl="0" w:tplc="9406578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FAA5C55"/>
    <w:multiLevelType w:val="multilevel"/>
    <w:tmpl w:val="77E2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ganada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27C6"/>
    <w:multiLevelType w:val="hybridMultilevel"/>
    <w:tmpl w:val="6D40899E"/>
    <w:lvl w:ilvl="0" w:tplc="34D2E04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2FB7CA9"/>
    <w:multiLevelType w:val="hybridMultilevel"/>
    <w:tmpl w:val="A7A27F78"/>
    <w:lvl w:ilvl="0" w:tplc="D9BECE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47954C8"/>
    <w:multiLevelType w:val="hybridMultilevel"/>
    <w:tmpl w:val="9AE0215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6116008"/>
    <w:multiLevelType w:val="hybridMultilevel"/>
    <w:tmpl w:val="AC34D6DA"/>
    <w:lvl w:ilvl="0" w:tplc="88BC289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7F203C3"/>
    <w:multiLevelType w:val="hybridMultilevel"/>
    <w:tmpl w:val="BE2E5FCC"/>
    <w:lvl w:ilvl="0" w:tplc="AA5AB8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800105B"/>
    <w:multiLevelType w:val="multilevel"/>
    <w:tmpl w:val="6DEE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8742C7"/>
    <w:multiLevelType w:val="hybridMultilevel"/>
    <w:tmpl w:val="1DE8B7F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0F23967"/>
    <w:multiLevelType w:val="hybridMultilevel"/>
    <w:tmpl w:val="95C2C5BA"/>
    <w:lvl w:ilvl="0" w:tplc="0F0CC4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1E5233D"/>
    <w:multiLevelType w:val="hybridMultilevel"/>
    <w:tmpl w:val="CC5A4A32"/>
    <w:lvl w:ilvl="0" w:tplc="4ECECEE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D55528"/>
    <w:multiLevelType w:val="hybridMultilevel"/>
    <w:tmpl w:val="71C28D68"/>
    <w:lvl w:ilvl="0" w:tplc="B3C63E60">
      <w:start w:val="1"/>
      <w:numFmt w:val="decimalEnclosedCircle"/>
      <w:lvlText w:val="%1"/>
      <w:lvlJc w:val="left"/>
      <w:pPr>
        <w:ind w:left="76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82C0C7C"/>
    <w:multiLevelType w:val="hybridMultilevel"/>
    <w:tmpl w:val="3C4A4ECE"/>
    <w:lvl w:ilvl="0" w:tplc="AEFC7C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8E66447"/>
    <w:multiLevelType w:val="hybridMultilevel"/>
    <w:tmpl w:val="9BA6BED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99C2E06"/>
    <w:multiLevelType w:val="multilevel"/>
    <w:tmpl w:val="C19E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7652A4"/>
    <w:multiLevelType w:val="hybridMultilevel"/>
    <w:tmpl w:val="AE2434C2"/>
    <w:lvl w:ilvl="0" w:tplc="3B92A1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B124690"/>
    <w:multiLevelType w:val="hybridMultilevel"/>
    <w:tmpl w:val="EB1E9E5A"/>
    <w:lvl w:ilvl="0" w:tplc="B89E2DA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C5050F2"/>
    <w:multiLevelType w:val="multilevel"/>
    <w:tmpl w:val="310C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7779B8"/>
    <w:multiLevelType w:val="hybridMultilevel"/>
    <w:tmpl w:val="B9AEF3DC"/>
    <w:lvl w:ilvl="0" w:tplc="74707C0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3692DC2"/>
    <w:multiLevelType w:val="hybridMultilevel"/>
    <w:tmpl w:val="C6A09BF0"/>
    <w:lvl w:ilvl="0" w:tplc="76E46700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80D3363"/>
    <w:multiLevelType w:val="hybridMultilevel"/>
    <w:tmpl w:val="A2E25AC0"/>
    <w:lvl w:ilvl="0" w:tplc="FCECA24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96E1863"/>
    <w:multiLevelType w:val="hybridMultilevel"/>
    <w:tmpl w:val="88268EE8"/>
    <w:lvl w:ilvl="0" w:tplc="4E9E9B8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B1621DC"/>
    <w:multiLevelType w:val="hybridMultilevel"/>
    <w:tmpl w:val="EF70236C"/>
    <w:lvl w:ilvl="0" w:tplc="EEF4976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2A47441"/>
    <w:multiLevelType w:val="hybridMultilevel"/>
    <w:tmpl w:val="527A7D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386451D"/>
    <w:multiLevelType w:val="hybridMultilevel"/>
    <w:tmpl w:val="8DAC90A6"/>
    <w:lvl w:ilvl="0" w:tplc="5ED0D27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5176538"/>
    <w:multiLevelType w:val="hybridMultilevel"/>
    <w:tmpl w:val="CB3C5CE8"/>
    <w:lvl w:ilvl="0" w:tplc="5D52954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6976B9B"/>
    <w:multiLevelType w:val="hybridMultilevel"/>
    <w:tmpl w:val="55C4B75C"/>
    <w:lvl w:ilvl="0" w:tplc="9748454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8891D04"/>
    <w:multiLevelType w:val="hybridMultilevel"/>
    <w:tmpl w:val="23967A18"/>
    <w:lvl w:ilvl="0" w:tplc="416E63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C81673E"/>
    <w:multiLevelType w:val="hybridMultilevel"/>
    <w:tmpl w:val="F3B04054"/>
    <w:lvl w:ilvl="0" w:tplc="BD3895C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0BE7602"/>
    <w:multiLevelType w:val="hybridMultilevel"/>
    <w:tmpl w:val="FBDCED40"/>
    <w:lvl w:ilvl="0" w:tplc="3C1C76A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3F83C09"/>
    <w:multiLevelType w:val="multilevel"/>
    <w:tmpl w:val="DDBE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7F507D"/>
    <w:multiLevelType w:val="hybridMultilevel"/>
    <w:tmpl w:val="9E56D822"/>
    <w:lvl w:ilvl="0" w:tplc="118A348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7415B79"/>
    <w:multiLevelType w:val="hybridMultilevel"/>
    <w:tmpl w:val="4DB0C04A"/>
    <w:lvl w:ilvl="0" w:tplc="773E256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6"/>
  </w:num>
  <w:num w:numId="7">
    <w:abstractNumId w:val="21"/>
  </w:num>
  <w:num w:numId="8">
    <w:abstractNumId w:val="35"/>
  </w:num>
  <w:num w:numId="9">
    <w:abstractNumId w:val="32"/>
  </w:num>
  <w:num w:numId="10">
    <w:abstractNumId w:val="40"/>
  </w:num>
  <w:num w:numId="11">
    <w:abstractNumId w:val="37"/>
  </w:num>
  <w:num w:numId="12">
    <w:abstractNumId w:val="26"/>
  </w:num>
  <w:num w:numId="13">
    <w:abstractNumId w:val="28"/>
  </w:num>
  <w:num w:numId="14">
    <w:abstractNumId w:val="29"/>
  </w:num>
  <w:num w:numId="15">
    <w:abstractNumId w:val="34"/>
  </w:num>
  <w:num w:numId="16">
    <w:abstractNumId w:val="17"/>
  </w:num>
  <w:num w:numId="17">
    <w:abstractNumId w:val="33"/>
  </w:num>
  <w:num w:numId="18">
    <w:abstractNumId w:val="10"/>
  </w:num>
  <w:num w:numId="19">
    <w:abstractNumId w:val="19"/>
  </w:num>
  <w:num w:numId="20">
    <w:abstractNumId w:val="11"/>
  </w:num>
  <w:num w:numId="21">
    <w:abstractNumId w:val="0"/>
  </w:num>
  <w:num w:numId="22">
    <w:abstractNumId w:val="24"/>
  </w:num>
  <w:num w:numId="23">
    <w:abstractNumId w:val="30"/>
  </w:num>
  <w:num w:numId="24">
    <w:abstractNumId w:val="39"/>
  </w:num>
  <w:num w:numId="25">
    <w:abstractNumId w:val="7"/>
  </w:num>
  <w:num w:numId="26">
    <w:abstractNumId w:val="20"/>
  </w:num>
  <w:num w:numId="27">
    <w:abstractNumId w:val="23"/>
  </w:num>
  <w:num w:numId="28">
    <w:abstractNumId w:val="36"/>
  </w:num>
  <w:num w:numId="29">
    <w:abstractNumId w:val="1"/>
  </w:num>
  <w:num w:numId="30">
    <w:abstractNumId w:val="2"/>
  </w:num>
  <w:num w:numId="31">
    <w:abstractNumId w:val="14"/>
  </w:num>
  <w:num w:numId="32">
    <w:abstractNumId w:val="18"/>
  </w:num>
  <w:num w:numId="33">
    <w:abstractNumId w:val="4"/>
  </w:num>
  <w:num w:numId="34">
    <w:abstractNumId w:val="27"/>
  </w:num>
  <w:num w:numId="35">
    <w:abstractNumId w:val="22"/>
  </w:num>
  <w:num w:numId="36">
    <w:abstractNumId w:val="15"/>
  </w:num>
  <w:num w:numId="37">
    <w:abstractNumId w:val="3"/>
  </w:num>
  <w:num w:numId="38">
    <w:abstractNumId w:val="25"/>
  </w:num>
  <w:num w:numId="39">
    <w:abstractNumId w:val="9"/>
  </w:num>
  <w:num w:numId="40">
    <w:abstractNumId w:val="38"/>
  </w:num>
  <w:num w:numId="41">
    <w:abstractNumId w:val="5"/>
  </w:num>
  <w:num w:numId="42">
    <w:abstractNumId w:val="8"/>
  </w:num>
  <w:num w:numId="43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나영">
    <w15:presenceInfo w15:providerId="None" w15:userId="김나영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2D"/>
    <w:rsid w:val="00032759"/>
    <w:rsid w:val="000A0E70"/>
    <w:rsid w:val="000B60F6"/>
    <w:rsid w:val="000C7F39"/>
    <w:rsid w:val="00102F09"/>
    <w:rsid w:val="00110DE5"/>
    <w:rsid w:val="0013325E"/>
    <w:rsid w:val="00151344"/>
    <w:rsid w:val="00154699"/>
    <w:rsid w:val="00157CE7"/>
    <w:rsid w:val="001767D4"/>
    <w:rsid w:val="00181C56"/>
    <w:rsid w:val="001A07AB"/>
    <w:rsid w:val="0020653F"/>
    <w:rsid w:val="002220F4"/>
    <w:rsid w:val="0023119A"/>
    <w:rsid w:val="00251DAE"/>
    <w:rsid w:val="00256DC4"/>
    <w:rsid w:val="00317388"/>
    <w:rsid w:val="0032357B"/>
    <w:rsid w:val="003D4544"/>
    <w:rsid w:val="00457C7F"/>
    <w:rsid w:val="00465507"/>
    <w:rsid w:val="004A43F5"/>
    <w:rsid w:val="004D6F2F"/>
    <w:rsid w:val="004E1DC8"/>
    <w:rsid w:val="004F2DFC"/>
    <w:rsid w:val="00531F0A"/>
    <w:rsid w:val="00541AA3"/>
    <w:rsid w:val="00553122"/>
    <w:rsid w:val="00560C01"/>
    <w:rsid w:val="00583500"/>
    <w:rsid w:val="00591ECD"/>
    <w:rsid w:val="005B00D5"/>
    <w:rsid w:val="005C4438"/>
    <w:rsid w:val="005C5167"/>
    <w:rsid w:val="005D4412"/>
    <w:rsid w:val="00652E1C"/>
    <w:rsid w:val="00675D94"/>
    <w:rsid w:val="006803CC"/>
    <w:rsid w:val="006E1A55"/>
    <w:rsid w:val="006E3BEC"/>
    <w:rsid w:val="007365E4"/>
    <w:rsid w:val="007C5810"/>
    <w:rsid w:val="007E6B41"/>
    <w:rsid w:val="00865E8B"/>
    <w:rsid w:val="0086689A"/>
    <w:rsid w:val="008A005D"/>
    <w:rsid w:val="008C2FCA"/>
    <w:rsid w:val="008C366E"/>
    <w:rsid w:val="008C5C0D"/>
    <w:rsid w:val="008C6D55"/>
    <w:rsid w:val="009044B9"/>
    <w:rsid w:val="00974C2D"/>
    <w:rsid w:val="00A93E6A"/>
    <w:rsid w:val="00AB51A7"/>
    <w:rsid w:val="00AE0A22"/>
    <w:rsid w:val="00AF445A"/>
    <w:rsid w:val="00B9062C"/>
    <w:rsid w:val="00BB2B2E"/>
    <w:rsid w:val="00BD395B"/>
    <w:rsid w:val="00C0763C"/>
    <w:rsid w:val="00C16DAB"/>
    <w:rsid w:val="00C34309"/>
    <w:rsid w:val="00C50741"/>
    <w:rsid w:val="00C5243F"/>
    <w:rsid w:val="00C55FEB"/>
    <w:rsid w:val="00C654A7"/>
    <w:rsid w:val="00C86BB1"/>
    <w:rsid w:val="00CA3013"/>
    <w:rsid w:val="00CB117A"/>
    <w:rsid w:val="00CB2CF0"/>
    <w:rsid w:val="00D845CB"/>
    <w:rsid w:val="00D854AC"/>
    <w:rsid w:val="00D90803"/>
    <w:rsid w:val="00DD54E9"/>
    <w:rsid w:val="00DF4D68"/>
    <w:rsid w:val="00E350A9"/>
    <w:rsid w:val="00EC5564"/>
    <w:rsid w:val="00EE502F"/>
    <w:rsid w:val="00F236ED"/>
    <w:rsid w:val="00F26520"/>
    <w:rsid w:val="00F51765"/>
    <w:rsid w:val="00F54F13"/>
    <w:rsid w:val="00F64BCA"/>
    <w:rsid w:val="00F9304B"/>
    <w:rsid w:val="00FC0A5E"/>
    <w:rsid w:val="00FD29C7"/>
    <w:rsid w:val="00FD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04FC4"/>
  <w15:chartTrackingRefBased/>
  <w15:docId w15:val="{A1920E33-E54B-472D-8D2D-5D6E98E3D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4C2D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DAB"/>
    <w:pPr>
      <w:ind w:leftChars="400" w:left="800"/>
    </w:pPr>
  </w:style>
  <w:style w:type="table" w:styleId="a4">
    <w:name w:val="Table Grid"/>
    <w:basedOn w:val="a1"/>
    <w:uiPriority w:val="59"/>
    <w:rsid w:val="00C3430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15134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51344"/>
  </w:style>
  <w:style w:type="paragraph" w:styleId="a6">
    <w:name w:val="footer"/>
    <w:basedOn w:val="a"/>
    <w:link w:val="Char0"/>
    <w:uiPriority w:val="99"/>
    <w:unhideWhenUsed/>
    <w:rsid w:val="001513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51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people" Target="people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961544F9602F42BFFADF3BC120EE1F" ma:contentTypeVersion="10" ma:contentTypeDescription="Create a new document." ma:contentTypeScope="" ma:versionID="245111911ee91626f6220698d62a69b0">
  <xsd:schema xmlns:xsd="http://www.w3.org/2001/XMLSchema" xmlns:xs="http://www.w3.org/2001/XMLSchema" xmlns:p="http://schemas.microsoft.com/office/2006/metadata/properties" xmlns:ns2="49a18a76-90b1-4d83-b60f-634b646b4c29" xmlns:ns3="849c7109-a8ee-4e4d-bb3e-3493f90a6438" targetNamespace="http://schemas.microsoft.com/office/2006/metadata/properties" ma:root="true" ma:fieldsID="d9619bf5220cda87f2d24bff4d5db628" ns2:_="" ns3:_="">
    <xsd:import namespace="49a18a76-90b1-4d83-b60f-634b646b4c29"/>
    <xsd:import namespace="849c7109-a8ee-4e4d-bb3e-3493f90a64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18a76-90b1-4d83-b60f-634b646b4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b755463-0835-47f7-a6e2-aa4024007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7109-a8ee-4e4d-bb3e-3493f90a64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b59ab9-0374-4a10-ab0e-0c81a23f5315}" ma:internalName="TaxCatchAll" ma:showField="CatchAllData" ma:web="849c7109-a8ee-4e4d-bb3e-3493f90a64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a18a76-90b1-4d83-b60f-634b646b4c29">
      <Terms xmlns="http://schemas.microsoft.com/office/infopath/2007/PartnerControls"/>
    </lcf76f155ced4ddcb4097134ff3c332f>
    <TaxCatchAll xmlns="849c7109-a8ee-4e4d-bb3e-3493f90a6438" xsi:nil="true"/>
  </documentManagement>
</p:properties>
</file>

<file path=customXml/itemProps1.xml><?xml version="1.0" encoding="utf-8"?>
<ds:datastoreItem xmlns:ds="http://schemas.openxmlformats.org/officeDocument/2006/customXml" ds:itemID="{4887F2FB-B930-48BB-8D68-859D6DC41E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A985C4-01DE-4A6D-80CF-866A97D2EF7D}"/>
</file>

<file path=customXml/itemProps3.xml><?xml version="1.0" encoding="utf-8"?>
<ds:datastoreItem xmlns:ds="http://schemas.openxmlformats.org/officeDocument/2006/customXml" ds:itemID="{127D24F1-3F5C-47A8-8473-09E971E3D2D7}">
  <ds:schemaRefs>
    <ds:schemaRef ds:uri="http://schemas.microsoft.com/office/2006/metadata/properties"/>
    <ds:schemaRef ds:uri="http://schemas.microsoft.com/office/infopath/2007/PartnerControls"/>
    <ds:schemaRef ds:uri="49a18a76-90b1-4d83-b60f-634b646b4c29"/>
    <ds:schemaRef ds:uri="849c7109-a8ee-4e4d-bb3e-3493f90a64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김나영</dc:creator>
  <cp:keywords/>
  <dc:description/>
  <cp:lastModifiedBy>김나영</cp:lastModifiedBy>
  <cp:revision>3</cp:revision>
  <dcterms:created xsi:type="dcterms:W3CDTF">2026-01-30T05:29:00Z</dcterms:created>
  <dcterms:modified xsi:type="dcterms:W3CDTF">2026-01-30T06:59:00Z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0x0101001D961544F9602F42BFFADF3BC120EE1F</vt:lpwstr>
  </property>
  <property fmtid="{D5CDD505-2E9C-101B-9397-08002B2CF9AE}" pid="3" name="MediaServiceImageTags">
    <vt:lpwstr/>
  </property>
</Properties>
</file>