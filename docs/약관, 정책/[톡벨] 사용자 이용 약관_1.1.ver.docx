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9A2A23" w14:textId="77777777" w:rsidR="00451051" w:rsidRPr="00451051" w:rsidRDefault="00451051" w:rsidP="003D1D17">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제1장 총칙</w:t>
      </w:r>
    </w:p>
    <w:p w14:paraId="65608C85"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제1조(목적)</w:t>
      </w:r>
    </w:p>
    <w:p w14:paraId="0C4F6439" w14:textId="5EA13E57"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이 약관은 주식회사 아이뱅크(이하 ‘회사’라 합니다)가 </w:t>
      </w:r>
      <w:del w:id="0" w:author="김나영" w:date="2026-03-26T15:00:00Z">
        <w:r w:rsidRPr="00451051" w:rsidDel="00DC2F90">
          <w:rPr>
            <w:rFonts w:asciiTheme="majorHAnsi" w:eastAsiaTheme="majorHAnsi" w:hAnsiTheme="majorHAnsi" w:cs="굴림"/>
            <w:color w:val="000000" w:themeColor="text1"/>
            <w:kern w:val="0"/>
            <w:szCs w:val="20"/>
          </w:rPr>
          <w:delText xml:space="preserve">운영하는 </w:delText>
        </w:r>
      </w:del>
      <w:ins w:id="1" w:author="김나영" w:date="2026-03-26T15:00:00Z">
        <w:r w:rsidR="00DC2F90">
          <w:rPr>
            <w:rFonts w:asciiTheme="majorHAnsi" w:eastAsiaTheme="majorHAnsi" w:hAnsiTheme="majorHAnsi" w:cs="굴림" w:hint="eastAsia"/>
            <w:color w:val="000000" w:themeColor="text1"/>
            <w:kern w:val="0"/>
            <w:szCs w:val="20"/>
          </w:rPr>
          <w:t>제공하</w:t>
        </w:r>
        <w:r w:rsidR="00DC2F90" w:rsidRPr="00451051">
          <w:rPr>
            <w:rFonts w:asciiTheme="majorHAnsi" w:eastAsiaTheme="majorHAnsi" w:hAnsiTheme="majorHAnsi" w:cs="굴림"/>
            <w:color w:val="000000" w:themeColor="text1"/>
            <w:kern w:val="0"/>
            <w:szCs w:val="20"/>
          </w:rPr>
          <w:t xml:space="preserve">는 </w:t>
        </w:r>
      </w:ins>
      <w:proofErr w:type="spellStart"/>
      <w:r w:rsidRPr="00451051">
        <w:rPr>
          <w:rFonts w:asciiTheme="majorHAnsi" w:eastAsiaTheme="majorHAnsi" w:hAnsiTheme="majorHAnsi" w:cs="굴림"/>
          <w:color w:val="000000" w:themeColor="text1"/>
          <w:kern w:val="0"/>
          <w:szCs w:val="20"/>
        </w:rPr>
        <w:t>톡벨</w:t>
      </w:r>
      <w:proofErr w:type="spellEnd"/>
      <w:r w:rsidRPr="00451051">
        <w:rPr>
          <w:rFonts w:asciiTheme="majorHAnsi" w:eastAsiaTheme="majorHAnsi" w:hAnsiTheme="majorHAnsi" w:cs="굴림"/>
          <w:color w:val="000000" w:themeColor="text1"/>
          <w:kern w:val="0"/>
          <w:szCs w:val="20"/>
        </w:rPr>
        <w:t>(</w:t>
      </w:r>
      <w:proofErr w:type="spellStart"/>
      <w:r w:rsidRPr="00451051">
        <w:rPr>
          <w:rFonts w:asciiTheme="majorHAnsi" w:eastAsiaTheme="majorHAnsi" w:hAnsiTheme="majorHAnsi" w:cs="굴림"/>
          <w:color w:val="000000" w:themeColor="text1"/>
          <w:kern w:val="0"/>
          <w:szCs w:val="20"/>
        </w:rPr>
        <w:t>T</w:t>
      </w:r>
      <w:del w:id="2" w:author="나영 김" w:date="2026-03-26T14:59:00Z">
        <w:r w:rsidRPr="00451051" w:rsidDel="001C26AE">
          <w:rPr>
            <w:rFonts w:asciiTheme="majorHAnsi" w:eastAsiaTheme="majorHAnsi" w:hAnsiTheme="majorHAnsi" w:cs="굴림" w:hint="eastAsia"/>
            <w:color w:val="000000" w:themeColor="text1"/>
            <w:kern w:val="0"/>
            <w:szCs w:val="20"/>
          </w:rPr>
          <w:delText>alk</w:delText>
        </w:r>
      </w:del>
      <w:ins w:id="3" w:author="나영 김" w:date="2026-03-26T14:59:00Z">
        <w:r w:rsidR="001C26AE">
          <w:rPr>
            <w:rFonts w:asciiTheme="majorHAnsi" w:eastAsiaTheme="majorHAnsi" w:hAnsiTheme="majorHAnsi" w:cs="굴림"/>
            <w:color w:val="000000" w:themeColor="text1"/>
            <w:kern w:val="0"/>
            <w:szCs w:val="20"/>
          </w:rPr>
          <w:t>okb</w:t>
        </w:r>
      </w:ins>
      <w:del w:id="4" w:author="나영 김" w:date="2026-03-26T14:59:00Z">
        <w:r w:rsidRPr="00451051" w:rsidDel="001C26AE">
          <w:rPr>
            <w:rFonts w:asciiTheme="majorHAnsi" w:eastAsiaTheme="majorHAnsi" w:hAnsiTheme="majorHAnsi" w:cs="굴림"/>
            <w:color w:val="000000" w:themeColor="text1"/>
            <w:kern w:val="0"/>
            <w:szCs w:val="20"/>
          </w:rPr>
          <w:delText>B</w:delText>
        </w:r>
      </w:del>
      <w:r w:rsidRPr="00451051">
        <w:rPr>
          <w:rFonts w:asciiTheme="majorHAnsi" w:eastAsiaTheme="majorHAnsi" w:hAnsiTheme="majorHAnsi" w:cs="굴림"/>
          <w:color w:val="000000" w:themeColor="text1"/>
          <w:kern w:val="0"/>
          <w:szCs w:val="20"/>
        </w:rPr>
        <w:t>ell</w:t>
      </w:r>
      <w:proofErr w:type="spellEnd"/>
      <w:r w:rsidRPr="00451051">
        <w:rPr>
          <w:rFonts w:asciiTheme="majorHAnsi" w:eastAsiaTheme="majorHAnsi" w:hAnsiTheme="majorHAnsi" w:cs="굴림"/>
          <w:color w:val="000000" w:themeColor="text1"/>
          <w:kern w:val="0"/>
          <w:szCs w:val="20"/>
        </w:rPr>
        <w:t>) 서비스의 이용과 관련하여 회사와 이용자의 권리∙의무 및 책임사항, 기타 필요한 사항을 규정함을 목적으로 합니다.</w:t>
      </w:r>
    </w:p>
    <w:p w14:paraId="1A1EFF25"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제2조(정의)</w:t>
      </w:r>
    </w:p>
    <w:p w14:paraId="3CA847CB" w14:textId="77777777" w:rsidR="001F2DC1" w:rsidRDefault="00451051" w:rsidP="001F2DC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w:t>
      </w:r>
      <w:r w:rsidR="003D1D17">
        <w:rPr>
          <w:rFonts w:asciiTheme="majorHAnsi" w:eastAsiaTheme="majorHAnsi" w:hAnsiTheme="majorHAnsi" w:cs="굴림" w:hint="eastAsia"/>
          <w:color w:val="000000" w:themeColor="text1"/>
          <w:kern w:val="0"/>
          <w:szCs w:val="20"/>
        </w:rPr>
        <w:t xml:space="preserve"> </w:t>
      </w:r>
      <w:r w:rsidRPr="00451051">
        <w:rPr>
          <w:rFonts w:asciiTheme="majorHAnsi" w:eastAsiaTheme="majorHAnsi" w:hAnsiTheme="majorHAnsi" w:cs="굴림"/>
          <w:color w:val="000000" w:themeColor="text1"/>
          <w:kern w:val="0"/>
          <w:szCs w:val="20"/>
        </w:rPr>
        <w:t>이 약관에서 사용하는 용어의 정의는 다음과 같습니다.</w:t>
      </w:r>
    </w:p>
    <w:p w14:paraId="53E73665" w14:textId="747FC5E9" w:rsidR="001F2DC1" w:rsidRPr="001F2DC1" w:rsidRDefault="001F2DC1" w:rsidP="001F2DC1">
      <w:pPr>
        <w:pStyle w:val="a3"/>
        <w:numPr>
          <w:ilvl w:val="0"/>
          <w:numId w:val="48"/>
        </w:numPr>
        <w:ind w:leftChars="0"/>
        <w:rPr>
          <w:rFonts w:asciiTheme="majorHAnsi" w:eastAsiaTheme="majorHAnsi" w:hAnsiTheme="majorHAnsi" w:cs="굴림"/>
          <w:color w:val="000000" w:themeColor="text1"/>
          <w:kern w:val="0"/>
          <w:szCs w:val="20"/>
        </w:rPr>
      </w:pPr>
      <w:r w:rsidRPr="001F2DC1">
        <w:rPr>
          <w:rFonts w:asciiTheme="majorHAnsi" w:eastAsiaTheme="majorHAnsi" w:hAnsiTheme="majorHAnsi" w:cs="굴림"/>
          <w:color w:val="000000" w:themeColor="text1"/>
          <w:kern w:val="0"/>
          <w:szCs w:val="20"/>
        </w:rPr>
        <w:t>“</w:t>
      </w:r>
      <w:del w:id="5" w:author="김나영" w:date="2026-01-30T09:01:00Z">
        <w:r w:rsidRPr="001F2DC1" w:rsidDel="007718DB">
          <w:rPr>
            <w:rFonts w:asciiTheme="majorHAnsi" w:eastAsiaTheme="majorHAnsi" w:hAnsiTheme="majorHAnsi" w:cs="굴림" w:hint="eastAsia"/>
            <w:color w:val="000000" w:themeColor="text1"/>
            <w:kern w:val="0"/>
            <w:szCs w:val="20"/>
          </w:rPr>
          <w:delText>아이디(ID)</w:delText>
        </w:r>
      </w:del>
      <w:ins w:id="6" w:author="김나영" w:date="2026-01-30T09:01:00Z">
        <w:r w:rsidR="007718DB">
          <w:rPr>
            <w:rFonts w:asciiTheme="majorHAnsi" w:eastAsiaTheme="majorHAnsi" w:hAnsiTheme="majorHAnsi" w:cs="굴림" w:hint="eastAsia"/>
            <w:color w:val="000000" w:themeColor="text1"/>
            <w:kern w:val="0"/>
            <w:szCs w:val="20"/>
          </w:rPr>
          <w:t>이메일</w:t>
        </w:r>
      </w:ins>
      <w:ins w:id="7" w:author="김나영" w:date="2026-01-30T10:14:00Z">
        <w:r w:rsidR="00DE113A">
          <w:rPr>
            <w:rFonts w:asciiTheme="majorHAnsi" w:eastAsiaTheme="majorHAnsi" w:hAnsiTheme="majorHAnsi" w:cs="굴림" w:hint="eastAsia"/>
            <w:color w:val="000000" w:themeColor="text1"/>
            <w:kern w:val="0"/>
            <w:szCs w:val="20"/>
          </w:rPr>
          <w:t>(아이디/</w:t>
        </w:r>
        <w:r w:rsidR="00DE113A">
          <w:rPr>
            <w:rFonts w:asciiTheme="majorHAnsi" w:eastAsiaTheme="majorHAnsi" w:hAnsiTheme="majorHAnsi" w:cs="굴림"/>
            <w:color w:val="000000" w:themeColor="text1"/>
            <w:kern w:val="0"/>
            <w:szCs w:val="20"/>
          </w:rPr>
          <w:t>ID)</w:t>
        </w:r>
      </w:ins>
      <w:r w:rsidRPr="001F2DC1">
        <w:rPr>
          <w:rFonts w:asciiTheme="majorHAnsi" w:eastAsiaTheme="majorHAnsi" w:hAnsiTheme="majorHAnsi" w:cs="굴림"/>
          <w:color w:val="000000" w:themeColor="text1"/>
          <w:kern w:val="0"/>
          <w:szCs w:val="20"/>
        </w:rPr>
        <w:t>”</w:t>
      </w:r>
      <w:ins w:id="8" w:author="김나영" w:date="2026-01-30T09:01:00Z">
        <w:r w:rsidR="007718DB">
          <w:rPr>
            <w:rFonts w:asciiTheme="majorHAnsi" w:eastAsiaTheme="majorHAnsi" w:hAnsiTheme="majorHAnsi" w:cs="굴림" w:hint="eastAsia"/>
            <w:color w:val="000000" w:themeColor="text1"/>
            <w:kern w:val="0"/>
            <w:szCs w:val="20"/>
          </w:rPr>
          <w:t>이</w:t>
        </w:r>
      </w:ins>
      <w:r w:rsidRPr="001F2DC1">
        <w:rPr>
          <w:rFonts w:asciiTheme="majorHAnsi" w:eastAsiaTheme="majorHAnsi" w:hAnsiTheme="majorHAnsi" w:cs="굴림"/>
          <w:color w:val="000000" w:themeColor="text1"/>
          <w:kern w:val="0"/>
          <w:szCs w:val="20"/>
        </w:rPr>
        <w:t>라 함은 회원의 식별과 서비스 이용을 위하여 회원이 입력하고 회사가 승인한 이메일 주소를 말합니다.</w:t>
      </w:r>
    </w:p>
    <w:p w14:paraId="653E0D34" w14:textId="56D471D6" w:rsidR="001F2DC1" w:rsidRDefault="001F2DC1" w:rsidP="00993BB6">
      <w:pPr>
        <w:pStyle w:val="a3"/>
        <w:numPr>
          <w:ilvl w:val="0"/>
          <w:numId w:val="48"/>
        </w:numPr>
        <w:ind w:leftChars="0"/>
        <w:rPr>
          <w:rFonts w:asciiTheme="majorHAnsi" w:eastAsiaTheme="majorHAnsi" w:hAnsiTheme="majorHAnsi" w:cs="굴림"/>
          <w:color w:val="000000" w:themeColor="text1"/>
          <w:kern w:val="0"/>
          <w:szCs w:val="20"/>
        </w:rPr>
      </w:pPr>
      <w:r w:rsidRPr="001F2DC1">
        <w:rPr>
          <w:rFonts w:asciiTheme="majorHAnsi" w:eastAsiaTheme="majorHAnsi" w:hAnsiTheme="majorHAnsi" w:cs="굴림"/>
          <w:color w:val="000000" w:themeColor="text1"/>
          <w:kern w:val="0"/>
          <w:szCs w:val="20"/>
        </w:rPr>
        <w:t xml:space="preserve">“비밀번호”라 함은 회원이 </w:t>
      </w:r>
      <w:del w:id="9" w:author="김나영" w:date="2026-01-30T09:01:00Z">
        <w:r w:rsidRPr="001F2DC1" w:rsidDel="007718DB">
          <w:rPr>
            <w:rFonts w:asciiTheme="majorHAnsi" w:eastAsiaTheme="majorHAnsi" w:hAnsiTheme="majorHAnsi" w:cs="굴림" w:hint="eastAsia"/>
            <w:color w:val="000000" w:themeColor="text1"/>
            <w:kern w:val="0"/>
            <w:szCs w:val="20"/>
          </w:rPr>
          <w:delText>부여받은</w:delText>
        </w:r>
      </w:del>
      <w:ins w:id="10" w:author="김나영" w:date="2026-01-30T09:01:00Z">
        <w:r w:rsidR="007718DB">
          <w:rPr>
            <w:rFonts w:asciiTheme="majorHAnsi" w:eastAsiaTheme="majorHAnsi" w:hAnsiTheme="majorHAnsi" w:cs="굴림" w:hint="eastAsia"/>
            <w:color w:val="000000" w:themeColor="text1"/>
            <w:kern w:val="0"/>
            <w:szCs w:val="20"/>
          </w:rPr>
          <w:t>이용하는</w:t>
        </w:r>
      </w:ins>
      <w:r w:rsidRPr="001F2DC1">
        <w:rPr>
          <w:rFonts w:asciiTheme="majorHAnsi" w:eastAsiaTheme="majorHAnsi" w:hAnsiTheme="majorHAnsi" w:cs="굴림"/>
          <w:color w:val="000000" w:themeColor="text1"/>
          <w:kern w:val="0"/>
          <w:szCs w:val="20"/>
        </w:rPr>
        <w:t xml:space="preserve"> </w:t>
      </w:r>
      <w:del w:id="11" w:author="김나영" w:date="2026-01-30T09:01:00Z">
        <w:r w:rsidRPr="001F2DC1" w:rsidDel="007718DB">
          <w:rPr>
            <w:rFonts w:asciiTheme="majorHAnsi" w:eastAsiaTheme="majorHAnsi" w:hAnsiTheme="majorHAnsi" w:cs="굴림" w:hint="eastAsia"/>
            <w:color w:val="000000" w:themeColor="text1"/>
            <w:kern w:val="0"/>
            <w:szCs w:val="20"/>
          </w:rPr>
          <w:delText>아이디와</w:delText>
        </w:r>
      </w:del>
      <w:ins w:id="12" w:author="김나영" w:date="2026-01-30T09:01:00Z">
        <w:r w:rsidR="007718DB">
          <w:rPr>
            <w:rFonts w:asciiTheme="majorHAnsi" w:eastAsiaTheme="majorHAnsi" w:hAnsiTheme="majorHAnsi" w:cs="굴림" w:hint="eastAsia"/>
            <w:color w:val="000000" w:themeColor="text1"/>
            <w:kern w:val="0"/>
            <w:szCs w:val="20"/>
          </w:rPr>
          <w:t>이메일과</w:t>
        </w:r>
      </w:ins>
      <w:r w:rsidRPr="001F2DC1">
        <w:rPr>
          <w:rFonts w:asciiTheme="majorHAnsi" w:eastAsiaTheme="majorHAnsi" w:hAnsiTheme="majorHAnsi" w:cs="굴림"/>
          <w:color w:val="000000" w:themeColor="text1"/>
          <w:kern w:val="0"/>
          <w:szCs w:val="20"/>
        </w:rPr>
        <w:t xml:space="preserve"> 일치되는 회원임을 확인하고 비밀보호를 위해 회원 자신이 정한 문자 또는 숫자의 조합을 말합니다.</w:t>
      </w:r>
    </w:p>
    <w:p w14:paraId="7D6AD842" w14:textId="3077211C" w:rsidR="00451051" w:rsidRPr="00451051" w:rsidRDefault="00451051" w:rsidP="00993BB6">
      <w:pPr>
        <w:pStyle w:val="a3"/>
        <w:numPr>
          <w:ilvl w:val="0"/>
          <w:numId w:val="48"/>
        </w:numPr>
        <w:ind w:leftChars="0"/>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“서비스”라 함은 이용자가 전송하고자 하는 </w:t>
      </w:r>
      <w:proofErr w:type="spellStart"/>
      <w:r w:rsidRPr="00451051">
        <w:rPr>
          <w:rFonts w:asciiTheme="majorHAnsi" w:eastAsiaTheme="majorHAnsi" w:hAnsiTheme="majorHAnsi" w:cs="굴림"/>
          <w:color w:val="000000" w:themeColor="text1"/>
          <w:kern w:val="0"/>
          <w:szCs w:val="20"/>
        </w:rPr>
        <w:t>내용ㆍ정보</w:t>
      </w:r>
      <w:proofErr w:type="spellEnd"/>
      <w:r w:rsidRPr="00451051">
        <w:rPr>
          <w:rFonts w:asciiTheme="majorHAnsi" w:eastAsiaTheme="majorHAnsi" w:hAnsiTheme="majorHAnsi" w:cs="굴림"/>
          <w:color w:val="000000" w:themeColor="text1"/>
          <w:kern w:val="0"/>
          <w:szCs w:val="20"/>
        </w:rPr>
        <w:t xml:space="preserve"> 등을 문자메시지(SMS), 장문메시지(LMS), 멀티미디어메시지(MMS)의 형태로 변환하여 전송하거나 카카오톡을 통한 </w:t>
      </w:r>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 xml:space="preserve"> 또는 브랜드 메시지의 형태로 변환하여 전송하고 </w:t>
      </w:r>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 xml:space="preserve"> 또는 브랜드 메시지 전송 실패 시 대체발송 옵션 설정에 따라 문자메시지, 멀티미디어메시지 등의 형태로 변환하여 전송하는 서비스 및 회사가 추가 개발하거나 다른 회사와의 제휴계약 등을 통해 이용자에게 제공할 일체의 서비스를 의미합니다.</w:t>
      </w:r>
    </w:p>
    <w:p w14:paraId="4BB28B9F" w14:textId="77777777" w:rsidR="00F05681" w:rsidRPr="00F05681" w:rsidRDefault="00F05681" w:rsidP="00F05681">
      <w:pPr>
        <w:pStyle w:val="a3"/>
        <w:numPr>
          <w:ilvl w:val="0"/>
          <w:numId w:val="48"/>
        </w:numPr>
        <w:ind w:leftChars="0"/>
        <w:rPr>
          <w:ins w:id="13" w:author="김나영" w:date="2026-03-26T15:17:00Z"/>
          <w:rFonts w:asciiTheme="majorHAnsi" w:eastAsiaTheme="majorHAnsi" w:hAnsiTheme="majorHAnsi" w:cs="굴림"/>
          <w:color w:val="000000" w:themeColor="text1"/>
          <w:kern w:val="0"/>
          <w:szCs w:val="20"/>
        </w:rPr>
      </w:pPr>
      <w:ins w:id="14" w:author="김나영" w:date="2026-03-26T15:17:00Z">
        <w:r w:rsidRPr="00F05681">
          <w:rPr>
            <w:rFonts w:asciiTheme="majorHAnsi" w:eastAsiaTheme="majorHAnsi" w:hAnsiTheme="majorHAnsi" w:cs="굴림" w:hint="eastAsia"/>
            <w:color w:val="000000" w:themeColor="text1"/>
            <w:kern w:val="0"/>
            <w:szCs w:val="20"/>
          </w:rPr>
          <w:t>“이용자</w:t>
        </w:r>
        <w:r w:rsidRPr="00F05681">
          <w:rPr>
            <w:rFonts w:asciiTheme="majorHAnsi" w:eastAsiaTheme="majorHAnsi" w:hAnsiTheme="majorHAnsi" w:cs="굴림"/>
            <w:color w:val="000000" w:themeColor="text1"/>
            <w:kern w:val="0"/>
            <w:szCs w:val="20"/>
          </w:rPr>
          <w:t>(회원)”라 함은 회사와 서비스 이용계약을 체결한 자를 말합니다.</w:t>
        </w:r>
      </w:ins>
    </w:p>
    <w:p w14:paraId="06F75A89" w14:textId="60516654" w:rsidR="00451051" w:rsidRPr="00451051" w:rsidDel="00F05681" w:rsidRDefault="00451051" w:rsidP="00F05681">
      <w:pPr>
        <w:numPr>
          <w:ilvl w:val="0"/>
          <w:numId w:val="48"/>
        </w:numPr>
        <w:rPr>
          <w:del w:id="15" w:author="김나영" w:date="2026-03-26T15:16:00Z"/>
          <w:rFonts w:asciiTheme="majorHAnsi" w:eastAsiaTheme="majorHAnsi" w:hAnsiTheme="majorHAnsi" w:cs="굴림"/>
          <w:color w:val="000000" w:themeColor="text1"/>
          <w:kern w:val="0"/>
          <w:szCs w:val="20"/>
        </w:rPr>
      </w:pPr>
      <w:del w:id="16" w:author="김나영" w:date="2026-03-26T15:16:00Z">
        <w:r w:rsidRPr="00451051" w:rsidDel="00F05681">
          <w:rPr>
            <w:rFonts w:asciiTheme="majorHAnsi" w:eastAsiaTheme="majorHAnsi" w:hAnsiTheme="majorHAnsi" w:cs="굴림"/>
            <w:color w:val="000000" w:themeColor="text1"/>
            <w:kern w:val="0"/>
            <w:szCs w:val="20"/>
          </w:rPr>
          <w:delText>“이용자(회원)”라 함은 회사와 서비스 이용계약을 체결</w:delText>
        </w:r>
      </w:del>
      <w:del w:id="17" w:author="김나영" w:date="2026-01-30T09:02:00Z">
        <w:r w:rsidRPr="00451051" w:rsidDel="007718DB">
          <w:rPr>
            <w:rFonts w:asciiTheme="majorHAnsi" w:eastAsiaTheme="majorHAnsi" w:hAnsiTheme="majorHAnsi" w:cs="굴림" w:hint="eastAsia"/>
            <w:color w:val="000000" w:themeColor="text1"/>
            <w:kern w:val="0"/>
            <w:szCs w:val="20"/>
          </w:rPr>
          <w:delText>하고 아이디(ID)를 부여받은</w:delText>
        </w:r>
      </w:del>
      <w:del w:id="18" w:author="김나영" w:date="2026-03-26T15:16:00Z">
        <w:r w:rsidRPr="00451051" w:rsidDel="00F05681">
          <w:rPr>
            <w:rFonts w:asciiTheme="majorHAnsi" w:eastAsiaTheme="majorHAnsi" w:hAnsiTheme="majorHAnsi" w:cs="굴림"/>
            <w:color w:val="000000" w:themeColor="text1"/>
            <w:kern w:val="0"/>
            <w:szCs w:val="20"/>
          </w:rPr>
          <w:delText xml:space="preserve"> 자를 </w:delText>
        </w:r>
        <w:r w:rsidRPr="00451051" w:rsidDel="00F05681">
          <w:rPr>
            <w:rFonts w:asciiTheme="majorHAnsi" w:eastAsiaTheme="majorHAnsi" w:hAnsiTheme="majorHAnsi" w:cs="굴림" w:hint="eastAsia"/>
            <w:color w:val="000000" w:themeColor="text1"/>
            <w:kern w:val="0"/>
            <w:szCs w:val="20"/>
          </w:rPr>
          <w:delText>말하며, 다음 각 목으로 구분됩니다.</w:delText>
        </w:r>
      </w:del>
    </w:p>
    <w:p w14:paraId="5A58E54D" w14:textId="197180ED" w:rsidR="00451051" w:rsidRPr="00451051" w:rsidDel="00F05681" w:rsidRDefault="003D1D17" w:rsidP="00C230B5">
      <w:pPr>
        <w:numPr>
          <w:ilvl w:val="1"/>
          <w:numId w:val="52"/>
        </w:numPr>
        <w:rPr>
          <w:del w:id="19" w:author="김나영" w:date="2026-03-26T15:16:00Z"/>
          <w:rFonts w:asciiTheme="majorHAnsi" w:eastAsiaTheme="majorHAnsi" w:hAnsiTheme="majorHAnsi" w:cs="굴림"/>
          <w:color w:val="000000" w:themeColor="text1"/>
          <w:kern w:val="0"/>
          <w:szCs w:val="20"/>
        </w:rPr>
      </w:pPr>
      <w:del w:id="20" w:author="김나영" w:date="2026-03-26T15:16:00Z">
        <w:r w:rsidRPr="003D1D17" w:rsidDel="00F05681">
          <w:rPr>
            <w:rFonts w:asciiTheme="majorHAnsi" w:eastAsiaTheme="majorHAnsi" w:hAnsiTheme="majorHAnsi" w:cs="굴림" w:hint="eastAsia"/>
            <w:color w:val="000000" w:themeColor="text1"/>
            <w:kern w:val="0"/>
            <w:szCs w:val="20"/>
          </w:rPr>
          <w:delText>개인 회원: 개인 자격으로 서비스를 이용하고자 하는 만 19세 이상의 대한민국 국적 거주민으로, 본인 명의 휴대폰 인증을 완료한 자</w:delText>
        </w:r>
      </w:del>
    </w:p>
    <w:p w14:paraId="1F61A945" w14:textId="729ACB9B" w:rsidR="00451051" w:rsidRPr="00451051" w:rsidDel="00F05681" w:rsidRDefault="00451051" w:rsidP="00C230B5">
      <w:pPr>
        <w:numPr>
          <w:ilvl w:val="1"/>
          <w:numId w:val="52"/>
        </w:numPr>
        <w:rPr>
          <w:del w:id="21" w:author="김나영" w:date="2026-03-26T15:16:00Z"/>
          <w:rFonts w:asciiTheme="majorHAnsi" w:eastAsiaTheme="majorHAnsi" w:hAnsiTheme="majorHAnsi" w:cs="굴림"/>
          <w:color w:val="000000" w:themeColor="text1"/>
          <w:kern w:val="0"/>
          <w:szCs w:val="20"/>
        </w:rPr>
      </w:pPr>
      <w:del w:id="22" w:author="김나영" w:date="2026-03-26T15:16:00Z">
        <w:r w:rsidRPr="00451051" w:rsidDel="00F05681">
          <w:rPr>
            <w:rFonts w:asciiTheme="majorHAnsi" w:eastAsiaTheme="majorHAnsi" w:hAnsiTheme="majorHAnsi" w:cs="굴림" w:hint="eastAsia"/>
            <w:color w:val="000000" w:themeColor="text1"/>
            <w:kern w:val="0"/>
            <w:szCs w:val="20"/>
          </w:rPr>
          <w:delText>사업자 회원: </w:delText>
        </w:r>
        <w:r w:rsidR="003D1D17" w:rsidRPr="003D1D17" w:rsidDel="00F05681">
          <w:rPr>
            <w:rFonts w:asciiTheme="majorHAnsi" w:eastAsiaTheme="majorHAnsi" w:hAnsiTheme="majorHAnsi" w:cs="굴림" w:hint="eastAsia"/>
            <w:b/>
            <w:bCs/>
            <w:color w:val="000000" w:themeColor="text1"/>
            <w:kern w:val="0"/>
            <w:szCs w:val="20"/>
          </w:rPr>
          <w:delText>유효한 사업자등록증을 보유하고</w:delText>
        </w:r>
        <w:r w:rsidR="003D1D17" w:rsidRPr="003D1D17" w:rsidDel="00F05681">
          <w:rPr>
            <w:rFonts w:asciiTheme="majorHAnsi" w:eastAsiaTheme="majorHAnsi" w:hAnsiTheme="majorHAnsi" w:cs="굴림" w:hint="eastAsia"/>
            <w:color w:val="000000" w:themeColor="text1"/>
            <w:kern w:val="0"/>
            <w:szCs w:val="20"/>
          </w:rPr>
          <w:delText> 기업 명의로 서비스를 이용하는</w:delText>
        </w:r>
      </w:del>
      <w:del w:id="23" w:author="김나영" w:date="2026-01-30T09:02:00Z">
        <w:r w:rsidR="003D1D17" w:rsidRPr="003D1D17" w:rsidDel="007718DB">
          <w:rPr>
            <w:rFonts w:asciiTheme="majorHAnsi" w:eastAsiaTheme="majorHAnsi" w:hAnsiTheme="majorHAnsi" w:cs="굴림" w:hint="eastAsia"/>
            <w:color w:val="000000" w:themeColor="text1"/>
            <w:kern w:val="0"/>
            <w:szCs w:val="20"/>
          </w:rPr>
          <w:delText xml:space="preserve"> 자로, ‘대표 계정’과 그 하위의 ‘담당자 계정’으로 구분됩니다</w:delText>
        </w:r>
      </w:del>
      <w:del w:id="24" w:author="김나영" w:date="2026-01-30T09:03:00Z">
        <w:r w:rsidR="003D1D17" w:rsidRPr="003D1D17" w:rsidDel="007718DB">
          <w:rPr>
            <w:rFonts w:asciiTheme="majorHAnsi" w:eastAsiaTheme="majorHAnsi" w:hAnsiTheme="majorHAnsi" w:cs="굴림" w:hint="eastAsia"/>
            <w:color w:val="000000" w:themeColor="text1"/>
            <w:kern w:val="0"/>
            <w:szCs w:val="20"/>
          </w:rPr>
          <w:delText>.</w:delText>
        </w:r>
      </w:del>
    </w:p>
    <w:p w14:paraId="00A77DEF" w14:textId="6F1DA4D2" w:rsidR="00451051" w:rsidRPr="00451051" w:rsidDel="00F05681" w:rsidRDefault="00451051" w:rsidP="00C230B5">
      <w:pPr>
        <w:numPr>
          <w:ilvl w:val="1"/>
          <w:numId w:val="52"/>
        </w:numPr>
        <w:rPr>
          <w:del w:id="25" w:author="김나영" w:date="2026-03-26T15:16:00Z"/>
          <w:rFonts w:asciiTheme="majorHAnsi" w:eastAsiaTheme="majorHAnsi" w:hAnsiTheme="majorHAnsi" w:cs="굴림"/>
          <w:color w:val="000000" w:themeColor="text1"/>
          <w:kern w:val="0"/>
          <w:szCs w:val="20"/>
        </w:rPr>
      </w:pPr>
      <w:del w:id="26" w:author="김나영" w:date="2026-03-26T15:16:00Z">
        <w:r w:rsidRPr="00451051" w:rsidDel="00F05681">
          <w:rPr>
            <w:rFonts w:asciiTheme="majorHAnsi" w:eastAsiaTheme="majorHAnsi" w:hAnsiTheme="majorHAnsi" w:cs="굴림" w:hint="eastAsia"/>
            <w:color w:val="000000" w:themeColor="text1"/>
            <w:kern w:val="0"/>
            <w:szCs w:val="20"/>
          </w:rPr>
          <w:delText>선거 회원: </w:delText>
        </w:r>
        <w:r w:rsidR="003D1D17" w:rsidRPr="003D1D17" w:rsidDel="00F05681">
          <w:rPr>
            <w:rFonts w:asciiTheme="majorHAnsi" w:eastAsiaTheme="majorHAnsi" w:hAnsiTheme="majorHAnsi" w:cs="굴림" w:hint="eastAsia"/>
            <w:b/>
            <w:bCs/>
            <w:color w:val="000000" w:themeColor="text1"/>
            <w:kern w:val="0"/>
            <w:szCs w:val="20"/>
          </w:rPr>
          <w:delText>선거 문자 서비스를 이용하기 위해 개인 회원에서 전환된 자</w:delText>
        </w:r>
        <w:r w:rsidR="003D1D17" w:rsidRPr="003D1D17" w:rsidDel="00F05681">
          <w:rPr>
            <w:rFonts w:asciiTheme="majorHAnsi" w:eastAsiaTheme="majorHAnsi" w:hAnsiTheme="majorHAnsi" w:cs="굴림" w:hint="eastAsia"/>
            <w:color w:val="000000" w:themeColor="text1"/>
            <w:kern w:val="0"/>
            <w:szCs w:val="20"/>
          </w:rPr>
          <w:delText>로서, 공직선거법에 따른 예비 후보자, 후보자 및 선거사무소 당직자 등</w:delText>
        </w:r>
      </w:del>
      <w:del w:id="27" w:author="김나영" w:date="2026-01-30T09:03:00Z">
        <w:r w:rsidR="003D1D17" w:rsidRPr="003D1D17" w:rsidDel="007718DB">
          <w:rPr>
            <w:rFonts w:asciiTheme="majorHAnsi" w:eastAsiaTheme="majorHAnsi" w:hAnsiTheme="majorHAnsi" w:cs="굴림" w:hint="eastAsia"/>
            <w:color w:val="000000" w:themeColor="text1"/>
            <w:kern w:val="0"/>
            <w:szCs w:val="20"/>
          </w:rPr>
          <w:delText>을 말합니다.</w:delText>
        </w:r>
      </w:del>
    </w:p>
    <w:p w14:paraId="6AE4BAC7" w14:textId="73AA6340" w:rsidR="007718DB" w:rsidRPr="00D53E40" w:rsidRDefault="007718DB" w:rsidP="00D53E40">
      <w:pPr>
        <w:numPr>
          <w:ilvl w:val="0"/>
          <w:numId w:val="48"/>
        </w:numPr>
        <w:rPr>
          <w:ins w:id="28" w:author="김나영" w:date="2026-01-30T09:06:00Z"/>
          <w:rFonts w:asciiTheme="majorHAnsi" w:eastAsiaTheme="majorHAnsi" w:hAnsiTheme="majorHAnsi" w:cs="굴림"/>
          <w:color w:val="000000" w:themeColor="text1"/>
          <w:kern w:val="0"/>
          <w:szCs w:val="20"/>
        </w:rPr>
      </w:pPr>
      <w:ins w:id="29" w:author="김나영" w:date="2026-01-30T09:06:00Z">
        <w:r>
          <w:rPr>
            <w:rFonts w:asciiTheme="majorHAnsi" w:eastAsiaTheme="majorHAnsi" w:hAnsiTheme="majorHAnsi" w:cs="굴림"/>
            <w:color w:val="000000" w:themeColor="text1"/>
            <w:kern w:val="0"/>
            <w:szCs w:val="20"/>
          </w:rPr>
          <w:t>“</w:t>
        </w:r>
        <w:r w:rsidRPr="007718DB">
          <w:rPr>
            <w:rFonts w:asciiTheme="majorHAnsi" w:eastAsiaTheme="majorHAnsi" w:hAnsiTheme="majorHAnsi" w:cs="굴림" w:hint="eastAsia"/>
            <w:color w:val="000000" w:themeColor="text1"/>
            <w:kern w:val="0"/>
            <w:szCs w:val="20"/>
          </w:rPr>
          <w:t>이용계약</w:t>
        </w:r>
        <w:r>
          <w:rPr>
            <w:rFonts w:asciiTheme="majorHAnsi" w:eastAsiaTheme="majorHAnsi" w:hAnsiTheme="majorHAnsi" w:cs="굴림"/>
            <w:color w:val="000000" w:themeColor="text1"/>
            <w:kern w:val="0"/>
            <w:szCs w:val="20"/>
          </w:rPr>
          <w:t>”</w:t>
        </w:r>
        <w:r>
          <w:rPr>
            <w:rFonts w:asciiTheme="majorHAnsi" w:eastAsiaTheme="majorHAnsi" w:hAnsiTheme="majorHAnsi" w:cs="굴림" w:hint="eastAsia"/>
            <w:color w:val="000000" w:themeColor="text1"/>
            <w:kern w:val="0"/>
            <w:szCs w:val="20"/>
          </w:rPr>
          <w:t>이라 함은</w:t>
        </w:r>
        <w:r w:rsidRPr="007718DB">
          <w:rPr>
            <w:rFonts w:asciiTheme="majorHAnsi" w:eastAsiaTheme="majorHAnsi" w:hAnsiTheme="majorHAnsi" w:cs="굴림"/>
            <w:color w:val="000000" w:themeColor="text1"/>
            <w:kern w:val="0"/>
            <w:szCs w:val="20"/>
          </w:rPr>
          <w:t xml:space="preserve"> 서비스를 제공</w:t>
        </w:r>
        <w:del w:id="30" w:author="나영 김" w:date="2026-02-02T09:24:00Z">
          <w:r w:rsidRPr="007718DB" w:rsidDel="00C80B73">
            <w:rPr>
              <w:rFonts w:asciiTheme="majorHAnsi" w:eastAsiaTheme="majorHAnsi" w:hAnsiTheme="majorHAnsi" w:cs="굴림"/>
              <w:color w:val="000000" w:themeColor="text1"/>
              <w:kern w:val="0"/>
              <w:szCs w:val="20"/>
            </w:rPr>
            <w:delText xml:space="preserve"> </w:delText>
          </w:r>
        </w:del>
        <w:r w:rsidRPr="007718DB">
          <w:rPr>
            <w:rFonts w:asciiTheme="majorHAnsi" w:eastAsiaTheme="majorHAnsi" w:hAnsiTheme="majorHAnsi" w:cs="굴림"/>
            <w:color w:val="000000" w:themeColor="text1"/>
            <w:kern w:val="0"/>
            <w:szCs w:val="20"/>
          </w:rPr>
          <w:t>받기 위하여 회사와 회원 간에 체결하는 계약</w:t>
        </w:r>
        <w:r>
          <w:rPr>
            <w:rFonts w:asciiTheme="majorHAnsi" w:eastAsiaTheme="majorHAnsi" w:hAnsiTheme="majorHAnsi" w:cs="굴림" w:hint="eastAsia"/>
            <w:color w:val="000000" w:themeColor="text1"/>
            <w:kern w:val="0"/>
            <w:szCs w:val="20"/>
          </w:rPr>
          <w:t>을 말합니다.</w:t>
        </w:r>
      </w:ins>
    </w:p>
    <w:p w14:paraId="6358299D" w14:textId="1DF1F95A" w:rsidR="007718DB" w:rsidRPr="00D53E40" w:rsidRDefault="007718DB" w:rsidP="00D53E40">
      <w:pPr>
        <w:numPr>
          <w:ilvl w:val="0"/>
          <w:numId w:val="48"/>
        </w:numPr>
        <w:rPr>
          <w:ins w:id="31" w:author="김나영" w:date="2026-01-30T09:06:00Z"/>
          <w:rFonts w:asciiTheme="majorHAnsi" w:eastAsiaTheme="majorHAnsi" w:hAnsiTheme="majorHAnsi" w:cs="굴림"/>
          <w:color w:val="000000" w:themeColor="text1"/>
          <w:kern w:val="0"/>
          <w:szCs w:val="20"/>
        </w:rPr>
      </w:pPr>
      <w:ins w:id="32" w:author="김나영" w:date="2026-01-30T09:06:00Z">
        <w:r>
          <w:rPr>
            <w:rFonts w:asciiTheme="majorHAnsi" w:eastAsiaTheme="majorHAnsi" w:hAnsiTheme="majorHAnsi" w:cs="굴림"/>
            <w:color w:val="000000" w:themeColor="text1"/>
            <w:kern w:val="0"/>
            <w:szCs w:val="20"/>
          </w:rPr>
          <w:t>“</w:t>
        </w:r>
        <w:r w:rsidRPr="007718DB">
          <w:rPr>
            <w:rFonts w:asciiTheme="majorHAnsi" w:eastAsiaTheme="majorHAnsi" w:hAnsiTheme="majorHAnsi" w:cs="굴림"/>
            <w:color w:val="000000" w:themeColor="text1"/>
            <w:kern w:val="0"/>
            <w:szCs w:val="20"/>
          </w:rPr>
          <w:t>이용제한</w:t>
        </w:r>
        <w:r>
          <w:rPr>
            <w:rFonts w:asciiTheme="majorHAnsi" w:eastAsiaTheme="majorHAnsi" w:hAnsiTheme="majorHAnsi" w:cs="굴림"/>
            <w:color w:val="000000" w:themeColor="text1"/>
            <w:kern w:val="0"/>
            <w:szCs w:val="20"/>
          </w:rPr>
          <w:t>”</w:t>
        </w:r>
        <w:r>
          <w:rPr>
            <w:rFonts w:asciiTheme="majorHAnsi" w:eastAsiaTheme="majorHAnsi" w:hAnsiTheme="majorHAnsi" w:cs="굴림" w:hint="eastAsia"/>
            <w:color w:val="000000" w:themeColor="text1"/>
            <w:kern w:val="0"/>
            <w:szCs w:val="20"/>
          </w:rPr>
          <w:t>이라 함은</w:t>
        </w:r>
        <w:r w:rsidRPr="007718DB">
          <w:rPr>
            <w:rFonts w:asciiTheme="majorHAnsi" w:eastAsiaTheme="majorHAnsi" w:hAnsiTheme="majorHAnsi" w:cs="굴림"/>
            <w:color w:val="000000" w:themeColor="text1"/>
            <w:kern w:val="0"/>
            <w:szCs w:val="20"/>
          </w:rPr>
          <w:t xml:space="preserve"> 회사가 정한 일정한 요건에 따라 회원의 서비스 이용을 제한하는 것</w:t>
        </w:r>
        <w:r>
          <w:rPr>
            <w:rFonts w:asciiTheme="majorHAnsi" w:eastAsiaTheme="majorHAnsi" w:hAnsiTheme="majorHAnsi" w:cs="굴림" w:hint="eastAsia"/>
            <w:color w:val="000000" w:themeColor="text1"/>
            <w:kern w:val="0"/>
            <w:szCs w:val="20"/>
          </w:rPr>
          <w:t>을 말합니다.</w:t>
        </w:r>
      </w:ins>
    </w:p>
    <w:p w14:paraId="39DA8737" w14:textId="31345A57" w:rsidR="007718DB" w:rsidRDefault="007718DB" w:rsidP="007718DB">
      <w:pPr>
        <w:numPr>
          <w:ilvl w:val="0"/>
          <w:numId w:val="48"/>
        </w:numPr>
        <w:rPr>
          <w:ins w:id="33" w:author="김나영" w:date="2026-01-30T09:05:00Z"/>
          <w:rFonts w:asciiTheme="majorHAnsi" w:eastAsiaTheme="majorHAnsi" w:hAnsiTheme="majorHAnsi" w:cs="굴림"/>
          <w:color w:val="000000" w:themeColor="text1"/>
          <w:kern w:val="0"/>
          <w:szCs w:val="20"/>
        </w:rPr>
      </w:pPr>
      <w:ins w:id="34" w:author="김나영" w:date="2026-01-30T09:06:00Z">
        <w:r>
          <w:rPr>
            <w:rFonts w:asciiTheme="majorHAnsi" w:eastAsiaTheme="majorHAnsi" w:hAnsiTheme="majorHAnsi" w:cs="굴림"/>
            <w:color w:val="000000" w:themeColor="text1"/>
            <w:kern w:val="0"/>
            <w:szCs w:val="20"/>
          </w:rPr>
          <w:t>“</w:t>
        </w:r>
        <w:r w:rsidRPr="007718DB">
          <w:rPr>
            <w:rFonts w:asciiTheme="majorHAnsi" w:eastAsiaTheme="majorHAnsi" w:hAnsiTheme="majorHAnsi" w:cs="굴림"/>
            <w:color w:val="000000" w:themeColor="text1"/>
            <w:kern w:val="0"/>
            <w:szCs w:val="20"/>
          </w:rPr>
          <w:t>휴면계정</w:t>
        </w:r>
        <w:r>
          <w:rPr>
            <w:rFonts w:asciiTheme="majorHAnsi" w:eastAsiaTheme="majorHAnsi" w:hAnsiTheme="majorHAnsi" w:cs="굴림"/>
            <w:color w:val="000000" w:themeColor="text1"/>
            <w:kern w:val="0"/>
            <w:szCs w:val="20"/>
          </w:rPr>
          <w:t>”</w:t>
        </w:r>
        <w:r>
          <w:rPr>
            <w:rFonts w:asciiTheme="majorHAnsi" w:eastAsiaTheme="majorHAnsi" w:hAnsiTheme="majorHAnsi" w:cs="굴림" w:hint="eastAsia"/>
            <w:color w:val="000000" w:themeColor="text1"/>
            <w:kern w:val="0"/>
            <w:szCs w:val="20"/>
          </w:rPr>
          <w:t xml:space="preserve">이라 함은 </w:t>
        </w:r>
        <w:r w:rsidRPr="007718DB">
          <w:rPr>
            <w:rFonts w:asciiTheme="majorHAnsi" w:eastAsiaTheme="majorHAnsi" w:hAnsiTheme="majorHAnsi" w:cs="굴림"/>
            <w:color w:val="000000" w:themeColor="text1"/>
            <w:kern w:val="0"/>
            <w:szCs w:val="20"/>
          </w:rPr>
          <w:t>12개월 이상 계속해서 로그인을 포함한 서비스 이용이 없는 아이디(ID)</w:t>
        </w:r>
        <w:r>
          <w:rPr>
            <w:rFonts w:asciiTheme="majorHAnsi" w:eastAsiaTheme="majorHAnsi" w:hAnsiTheme="majorHAnsi" w:cs="굴림" w:hint="eastAsia"/>
            <w:color w:val="000000" w:themeColor="text1"/>
            <w:kern w:val="0"/>
            <w:szCs w:val="20"/>
          </w:rPr>
          <w:t>를 말합니다.</w:t>
        </w:r>
        <w:r>
          <w:rPr>
            <w:rFonts w:asciiTheme="majorHAnsi" w:eastAsiaTheme="majorHAnsi" w:hAnsiTheme="majorHAnsi" w:cs="굴림"/>
            <w:color w:val="000000" w:themeColor="text1"/>
            <w:kern w:val="0"/>
            <w:szCs w:val="20"/>
          </w:rPr>
          <w:t xml:space="preserve"> </w:t>
        </w:r>
      </w:ins>
    </w:p>
    <w:p w14:paraId="3496E057" w14:textId="3009BA0A"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“카카오톡”이</w:t>
      </w:r>
      <w:ins w:id="35" w:author="김나영" w:date="2026-01-30T09:09:00Z">
        <w:r w:rsidR="002E5D8E">
          <w:rPr>
            <w:rFonts w:asciiTheme="majorHAnsi" w:eastAsiaTheme="majorHAnsi" w:hAnsiTheme="majorHAnsi" w:cs="굴림" w:hint="eastAsia"/>
            <w:color w:val="000000" w:themeColor="text1"/>
            <w:kern w:val="0"/>
            <w:szCs w:val="20"/>
          </w:rPr>
          <w:t>라 함은</w:t>
        </w:r>
      </w:ins>
      <w:del w:id="36" w:author="김나영" w:date="2026-01-30T09:09:00Z">
        <w:r w:rsidRPr="00451051" w:rsidDel="002E5D8E">
          <w:rPr>
            <w:rFonts w:asciiTheme="majorHAnsi" w:eastAsiaTheme="majorHAnsi" w:hAnsiTheme="majorHAnsi" w:cs="굴림"/>
            <w:color w:val="000000" w:themeColor="text1"/>
            <w:kern w:val="0"/>
            <w:szCs w:val="20"/>
          </w:rPr>
          <w:delText>란</w:delText>
        </w:r>
      </w:del>
      <w:r w:rsidRPr="00451051">
        <w:rPr>
          <w:rFonts w:asciiTheme="majorHAnsi" w:eastAsiaTheme="majorHAnsi" w:hAnsiTheme="majorHAnsi" w:cs="굴림"/>
          <w:color w:val="000000" w:themeColor="text1"/>
          <w:kern w:val="0"/>
          <w:szCs w:val="20"/>
        </w:rPr>
        <w:t xml:space="preserve"> </w:t>
      </w:r>
      <w:ins w:id="37" w:author="김나영" w:date="2026-01-30T09:04:00Z">
        <w:r w:rsidR="007718DB" w:rsidRPr="007718DB">
          <w:rPr>
            <w:rFonts w:asciiTheme="majorHAnsi" w:eastAsiaTheme="majorHAnsi" w:hAnsiTheme="majorHAnsi" w:cs="굴림" w:hint="eastAsia"/>
            <w:color w:val="000000" w:themeColor="text1"/>
            <w:kern w:val="0"/>
            <w:szCs w:val="20"/>
          </w:rPr>
          <w:t>주식회사</w:t>
        </w:r>
        <w:r w:rsidR="007718DB" w:rsidRPr="007718DB">
          <w:rPr>
            <w:rFonts w:asciiTheme="majorHAnsi" w:eastAsiaTheme="majorHAnsi" w:hAnsiTheme="majorHAnsi" w:cs="굴림"/>
            <w:color w:val="000000" w:themeColor="text1"/>
            <w:kern w:val="0"/>
            <w:szCs w:val="20"/>
          </w:rPr>
          <w:t xml:space="preserve"> 카카오(이하 ”카카오”)가 운영하는 모바일 메신저 기반의 실시간 커뮤니케이션 서비스 </w:t>
        </w:r>
        <w:proofErr w:type="spellStart"/>
        <w:r w:rsidR="007718DB" w:rsidRPr="007718DB">
          <w:rPr>
            <w:rFonts w:asciiTheme="majorHAnsi" w:eastAsiaTheme="majorHAnsi" w:hAnsiTheme="majorHAnsi" w:cs="굴림"/>
            <w:color w:val="000000" w:themeColor="text1"/>
            <w:kern w:val="0"/>
            <w:szCs w:val="20"/>
          </w:rPr>
          <w:t>알림톡</w:t>
        </w:r>
        <w:proofErr w:type="spellEnd"/>
        <w:r w:rsidR="007718DB" w:rsidRPr="007718DB">
          <w:rPr>
            <w:rFonts w:asciiTheme="majorHAnsi" w:eastAsiaTheme="majorHAnsi" w:hAnsiTheme="majorHAnsi" w:cs="굴림"/>
            <w:color w:val="000000" w:themeColor="text1"/>
            <w:kern w:val="0"/>
            <w:szCs w:val="20"/>
          </w:rPr>
          <w:t xml:space="preserve">, </w:t>
        </w:r>
        <w:proofErr w:type="spellStart"/>
        <w:r w:rsidR="007718DB" w:rsidRPr="007718DB">
          <w:rPr>
            <w:rFonts w:asciiTheme="majorHAnsi" w:eastAsiaTheme="majorHAnsi" w:hAnsiTheme="majorHAnsi" w:cs="굴림"/>
            <w:color w:val="000000" w:themeColor="text1"/>
            <w:kern w:val="0"/>
            <w:szCs w:val="20"/>
          </w:rPr>
          <w:t>친구톡</w:t>
        </w:r>
        <w:proofErr w:type="spellEnd"/>
        <w:r w:rsidR="007718DB" w:rsidRPr="007718DB">
          <w:rPr>
            <w:rFonts w:asciiTheme="majorHAnsi" w:eastAsiaTheme="majorHAnsi" w:hAnsiTheme="majorHAnsi" w:cs="굴림"/>
            <w:color w:val="000000" w:themeColor="text1"/>
            <w:kern w:val="0"/>
            <w:szCs w:val="20"/>
          </w:rPr>
          <w:t xml:space="preserve"> 또는 해당 서비스를 제공하는 어플리케이션</w:t>
        </w:r>
      </w:ins>
      <w:del w:id="38" w:author="김나영" w:date="2026-01-30T09:04:00Z">
        <w:r w:rsidRPr="00451051" w:rsidDel="007718DB">
          <w:rPr>
            <w:rFonts w:asciiTheme="majorHAnsi" w:eastAsiaTheme="majorHAnsi" w:hAnsiTheme="majorHAnsi" w:cs="굴림"/>
            <w:color w:val="000000" w:themeColor="text1"/>
            <w:kern w:val="0"/>
            <w:szCs w:val="20"/>
          </w:rPr>
          <w:delText>주식회사 카카오(이하 “카카오”)가 운영하는 모바일 메신저 기반의 실시간 커뮤니케이션 서비스 또는 해당 서비스를 제공하는 어플리케이션</w:delText>
        </w:r>
      </w:del>
      <w:r w:rsidRPr="00451051">
        <w:rPr>
          <w:rFonts w:asciiTheme="majorHAnsi" w:eastAsiaTheme="majorHAnsi" w:hAnsiTheme="majorHAnsi" w:cs="굴림"/>
          <w:color w:val="000000" w:themeColor="text1"/>
          <w:kern w:val="0"/>
          <w:szCs w:val="20"/>
        </w:rPr>
        <w:t>을 말합니다.</w:t>
      </w:r>
    </w:p>
    <w:p w14:paraId="1B292B06" w14:textId="126D49A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w:t>
      </w:r>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”이</w:t>
      </w:r>
      <w:del w:id="39"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40"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w:t>
      </w:r>
      <w:ins w:id="41" w:author="김나영" w:date="2026-01-30T09:04:00Z">
        <w:r w:rsidR="007718DB" w:rsidRPr="007718DB">
          <w:rPr>
            <w:rFonts w:asciiTheme="majorHAnsi" w:eastAsiaTheme="majorHAnsi" w:hAnsiTheme="majorHAnsi" w:cs="굴림" w:hint="eastAsia"/>
            <w:color w:val="000000" w:themeColor="text1"/>
            <w:kern w:val="0"/>
            <w:szCs w:val="20"/>
          </w:rPr>
          <w:t>주문</w:t>
        </w:r>
        <w:r w:rsidR="007718DB" w:rsidRPr="007718DB">
          <w:rPr>
            <w:rFonts w:asciiTheme="majorHAnsi" w:eastAsiaTheme="majorHAnsi" w:hAnsiTheme="majorHAnsi" w:cs="굴림"/>
            <w:color w:val="000000" w:themeColor="text1"/>
            <w:kern w:val="0"/>
            <w:szCs w:val="20"/>
          </w:rPr>
          <w:t>, 예약, 결제, 배송 정보 등 정보통신망 이용촉진 및 정보보호 등에 관한 법률(이하 “정보통신망법”) 및 한국인터넷진흥원 지침 상 광고성 정보의 예외로 분류되는 정보 중 일부를 카카오톡 채널 추가 여부와 상관 없이 발송 가능한 메시지</w:t>
        </w:r>
      </w:ins>
      <w:del w:id="42" w:author="김나영" w:date="2026-01-30T09:04:00Z">
        <w:r w:rsidRPr="00451051" w:rsidDel="007718DB">
          <w:rPr>
            <w:rFonts w:asciiTheme="majorHAnsi" w:eastAsiaTheme="majorHAnsi" w:hAnsiTheme="majorHAnsi" w:cs="굴림"/>
            <w:color w:val="000000" w:themeColor="text1"/>
            <w:kern w:val="0"/>
            <w:szCs w:val="20"/>
          </w:rPr>
          <w:delText>한글, 영문 구별 없이 띄어쓰기 포함 1,000자의 텍스트 메시지로서 주문, 예약, 결제, 배송 정보 등 정보통신망 이용 촉진 및 정보보호 등에 관한 법률(이하 “정보통신망법”) 및 한국인터넷진흥원 지침 상 광고성 정보의 예외로 분류되는 정보 중 일부를 카카오톡 채널 추가 여부와 상관없이 카카오톡 이용자에게 발송 가능한 메시지</w:delText>
        </w:r>
      </w:del>
      <w:r w:rsidRPr="00451051">
        <w:rPr>
          <w:rFonts w:asciiTheme="majorHAnsi" w:eastAsiaTheme="majorHAnsi" w:hAnsiTheme="majorHAnsi" w:cs="굴림"/>
          <w:color w:val="000000" w:themeColor="text1"/>
          <w:kern w:val="0"/>
          <w:szCs w:val="20"/>
        </w:rPr>
        <w:t>를 말합니다.</w:t>
      </w:r>
    </w:p>
    <w:p w14:paraId="156433C0" w14:textId="347B44E1"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“브랜드 메시지”</w:t>
      </w:r>
      <w:del w:id="43"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44"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광고성 정보 수신에 사전 동의하거나 ‘발신자’의 카카오톡 채널과 채널 친구 추가된 카카오톡 이용자에게만 발송 가능한 메시지를 말합니다.</w:t>
      </w:r>
    </w:p>
    <w:p w14:paraId="40220F2D" w14:textId="7AE20891"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w:t>
      </w:r>
      <w:proofErr w:type="spellStart"/>
      <w:r w:rsidRPr="00451051">
        <w:rPr>
          <w:rFonts w:asciiTheme="majorHAnsi" w:eastAsiaTheme="majorHAnsi" w:hAnsiTheme="majorHAnsi" w:cs="굴림"/>
          <w:color w:val="000000" w:themeColor="text1"/>
          <w:kern w:val="0"/>
          <w:szCs w:val="20"/>
        </w:rPr>
        <w:t>발신프로필</w:t>
      </w:r>
      <w:proofErr w:type="spellEnd"/>
      <w:r w:rsidRPr="00451051">
        <w:rPr>
          <w:rFonts w:asciiTheme="majorHAnsi" w:eastAsiaTheme="majorHAnsi" w:hAnsiTheme="majorHAnsi" w:cs="굴림"/>
          <w:color w:val="000000" w:themeColor="text1"/>
          <w:kern w:val="0"/>
          <w:szCs w:val="20"/>
        </w:rPr>
        <w:t>”이</w:t>
      </w:r>
      <w:del w:id="45"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46"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카카오톡 </w:t>
      </w:r>
      <w:proofErr w:type="spellStart"/>
      <w:r w:rsidRPr="00451051">
        <w:rPr>
          <w:rFonts w:asciiTheme="majorHAnsi" w:eastAsiaTheme="majorHAnsi" w:hAnsiTheme="majorHAnsi" w:cs="굴림"/>
          <w:color w:val="000000" w:themeColor="text1"/>
          <w:kern w:val="0"/>
          <w:szCs w:val="20"/>
        </w:rPr>
        <w:t>비즈메시지</w:t>
      </w:r>
      <w:proofErr w:type="spellEnd"/>
      <w:r w:rsidRPr="00451051">
        <w:rPr>
          <w:rFonts w:asciiTheme="majorHAnsi" w:eastAsiaTheme="majorHAnsi" w:hAnsiTheme="majorHAnsi" w:cs="굴림"/>
          <w:color w:val="000000" w:themeColor="text1"/>
          <w:kern w:val="0"/>
          <w:szCs w:val="20"/>
        </w:rPr>
        <w:t xml:space="preserve">, 브랜드 메시지를 발송하고 “수신자”가 카카오톡 </w:t>
      </w:r>
      <w:proofErr w:type="spellStart"/>
      <w:r w:rsidRPr="00451051">
        <w:rPr>
          <w:rFonts w:asciiTheme="majorHAnsi" w:eastAsiaTheme="majorHAnsi" w:hAnsiTheme="majorHAnsi" w:cs="굴림"/>
          <w:color w:val="000000" w:themeColor="text1"/>
          <w:kern w:val="0"/>
          <w:szCs w:val="20"/>
        </w:rPr>
        <w:t>비즈메시지</w:t>
      </w:r>
      <w:proofErr w:type="spellEnd"/>
      <w:r w:rsidRPr="00451051">
        <w:rPr>
          <w:rFonts w:asciiTheme="majorHAnsi" w:eastAsiaTheme="majorHAnsi" w:hAnsiTheme="majorHAnsi" w:cs="굴림"/>
          <w:color w:val="000000" w:themeColor="text1"/>
          <w:kern w:val="0"/>
          <w:szCs w:val="20"/>
        </w:rPr>
        <w:t>, 브랜드 메시지 발신처를 확인하기 위하여 사용하는 “발신자” 식별정보를 말합니다.</w:t>
      </w:r>
    </w:p>
    <w:p w14:paraId="75ACF8F0" w14:textId="7777777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“스팸”이라 함은 정보통신망법을 위반하여 수신자가 원하지 않는데도 불구하고 일방적으로 전송 또는 게시되는 영리목적의 광고성 정보를 의미합니다.</w:t>
      </w:r>
    </w:p>
    <w:p w14:paraId="07D71191" w14:textId="4A45C152"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w:t>
      </w:r>
      <w:proofErr w:type="spellStart"/>
      <w:r w:rsidRPr="00451051">
        <w:rPr>
          <w:rFonts w:asciiTheme="majorHAnsi" w:eastAsiaTheme="majorHAnsi" w:hAnsiTheme="majorHAnsi" w:cs="굴림"/>
          <w:color w:val="000000" w:themeColor="text1"/>
          <w:kern w:val="0"/>
          <w:szCs w:val="20"/>
        </w:rPr>
        <w:t>스미싱</w:t>
      </w:r>
      <w:proofErr w:type="spellEnd"/>
      <w:r w:rsidRPr="00451051">
        <w:rPr>
          <w:rFonts w:asciiTheme="majorHAnsi" w:eastAsiaTheme="majorHAnsi" w:hAnsiTheme="majorHAnsi" w:cs="굴림"/>
          <w:color w:val="000000" w:themeColor="text1"/>
          <w:kern w:val="0"/>
          <w:szCs w:val="20"/>
        </w:rPr>
        <w:t>”이</w:t>
      </w:r>
      <w:del w:id="47" w:author="김나영" w:date="2026-01-30T09:08:00Z">
        <w:r w:rsidRPr="00451051" w:rsidDel="002E5D8E">
          <w:rPr>
            <w:rFonts w:asciiTheme="majorHAnsi" w:eastAsiaTheme="majorHAnsi" w:hAnsiTheme="majorHAnsi" w:cs="굴림" w:hint="eastAsia"/>
            <w:color w:val="000000" w:themeColor="text1"/>
            <w:kern w:val="0"/>
            <w:szCs w:val="20"/>
          </w:rPr>
          <w:delText>란</w:delText>
        </w:r>
      </w:del>
      <w:ins w:id="48" w:author="김나영" w:date="2026-01-30T09:08:00Z">
        <w:r w:rsidR="002E5D8E">
          <w:rPr>
            <w:rFonts w:asciiTheme="majorHAnsi" w:eastAsiaTheme="majorHAnsi" w:hAnsiTheme="majorHAnsi" w:cs="굴림" w:hint="eastAsia"/>
            <w:color w:val="000000" w:themeColor="text1"/>
            <w:kern w:val="0"/>
            <w:szCs w:val="20"/>
          </w:rPr>
          <w:t>라 함은</w:t>
        </w:r>
      </w:ins>
      <w:r w:rsidRPr="00451051">
        <w:rPr>
          <w:rFonts w:asciiTheme="majorHAnsi" w:eastAsiaTheme="majorHAnsi" w:hAnsiTheme="majorHAnsi" w:cs="굴림"/>
          <w:color w:val="000000" w:themeColor="text1"/>
          <w:kern w:val="0"/>
          <w:szCs w:val="20"/>
        </w:rPr>
        <w:t xml:space="preserve"> 메시지 내용 중 인터넷 주소를 클릭하면 악성코드가 설치되어 수신자가 모르는 사이에 금전적 피해 또는 개인·금융정보 탈취 피해를 야기하는 메시지를 말합니다.</w:t>
      </w:r>
    </w:p>
    <w:p w14:paraId="60C99D3F" w14:textId="7777777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“포인트”라 함은 이용자가 회사의 서비스를 이용하는데 있어 사용할 수 있는 회사가 인정한 선불 충전 결제 수단을 말합니다.</w:t>
      </w:r>
    </w:p>
    <w:p w14:paraId="31A27538" w14:textId="77777777" w:rsidR="00451051" w:rsidRPr="00451051" w:rsidRDefault="00451051" w:rsidP="001F2DC1">
      <w:pPr>
        <w:numPr>
          <w:ilvl w:val="0"/>
          <w:numId w:val="48"/>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“마일리지”라 함은 회사가 프로모션 등을 통해 무상으로 지급한 적립금을 말합니다.</w:t>
      </w:r>
    </w:p>
    <w:p w14:paraId="3EDDEA01" w14:textId="52C4C5F6" w:rsidR="003D1D17" w:rsidRDefault="00451051" w:rsidP="001F2DC1">
      <w:pPr>
        <w:numPr>
          <w:ilvl w:val="0"/>
          <w:numId w:val="48"/>
        </w:numPr>
        <w:rPr>
          <w:ins w:id="49" w:author="김나영" w:date="2026-09-10T17:36: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“블랙리스트(불법 전화번호 목록)”라 함은 발신번호 거짓표시, 보이스피싱,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등에 이용되어 </w:t>
      </w:r>
      <w:proofErr w:type="spellStart"/>
      <w:r w:rsidRPr="00451051">
        <w:rPr>
          <w:rFonts w:asciiTheme="majorHAnsi" w:eastAsiaTheme="majorHAnsi" w:hAnsiTheme="majorHAnsi" w:cs="굴림"/>
          <w:color w:val="000000" w:themeColor="text1"/>
          <w:kern w:val="0"/>
          <w:szCs w:val="20"/>
        </w:rPr>
        <w:t>전기통신역무</w:t>
      </w:r>
      <w:proofErr w:type="spellEnd"/>
      <w:r w:rsidRPr="00451051">
        <w:rPr>
          <w:rFonts w:asciiTheme="majorHAnsi" w:eastAsiaTheme="majorHAnsi" w:hAnsiTheme="majorHAnsi" w:cs="굴림"/>
          <w:color w:val="000000" w:themeColor="text1"/>
          <w:kern w:val="0"/>
          <w:szCs w:val="20"/>
        </w:rPr>
        <w:t xml:space="preserve"> 제공이 중지된 전화번호 목록을 말합니다.</w:t>
      </w:r>
    </w:p>
    <w:p w14:paraId="61EB40F0" w14:textId="5229D35E" w:rsidR="008565C4" w:rsidRPr="008565C4" w:rsidRDefault="008565C4" w:rsidP="001F2DC1">
      <w:pPr>
        <w:numPr>
          <w:ilvl w:val="0"/>
          <w:numId w:val="48"/>
        </w:numPr>
        <w:rPr>
          <w:ins w:id="50" w:author="김나영" w:date="2026-09-10T14:43:00Z"/>
          <w:rFonts w:asciiTheme="majorHAnsi" w:eastAsiaTheme="majorHAnsi" w:hAnsiTheme="majorHAnsi" w:cs="굴림"/>
          <w:b/>
          <w:color w:val="FF0000"/>
          <w:kern w:val="0"/>
          <w:szCs w:val="20"/>
          <w:rPrChange w:id="51" w:author="김나영" w:date="2026-09-10T17:36:00Z">
            <w:rPr>
              <w:ins w:id="52" w:author="김나영" w:date="2026-09-10T14:43:00Z"/>
              <w:rFonts w:asciiTheme="majorHAnsi" w:eastAsiaTheme="majorHAnsi" w:hAnsiTheme="majorHAnsi" w:cs="굴림"/>
              <w:color w:val="000000" w:themeColor="text1"/>
              <w:kern w:val="0"/>
              <w:szCs w:val="20"/>
            </w:rPr>
          </w:rPrChange>
        </w:rPr>
      </w:pPr>
      <w:ins w:id="53" w:author="김나영" w:date="2026-09-10T17:36:00Z">
        <w:r w:rsidRPr="008565C4">
          <w:rPr>
            <w:b/>
            <w:color w:val="FF0000"/>
            <w:rPrChange w:id="54" w:author="김나영" w:date="2026-09-10T17:36:00Z">
              <w:rPr/>
            </w:rPrChange>
          </w:rPr>
          <w:t>"무효번호"라 함은 사용자에게 한번도 할당된 적 없는 번호 및 해지, 이용정지 등의 사유로 할당된 이력은 있으나 현재는 사용되지 않는 전화번호를 말합니다.</w:t>
        </w:r>
      </w:ins>
    </w:p>
    <w:p w14:paraId="0C2870BC" w14:textId="73657173" w:rsidR="00724C63" w:rsidRPr="005949FF" w:rsidRDefault="005949FF" w:rsidP="001F2DC1">
      <w:pPr>
        <w:numPr>
          <w:ilvl w:val="0"/>
          <w:numId w:val="48"/>
        </w:numPr>
        <w:rPr>
          <w:rFonts w:asciiTheme="majorHAnsi" w:eastAsiaTheme="majorHAnsi" w:hAnsiTheme="majorHAnsi" w:cs="굴림"/>
          <w:b/>
          <w:color w:val="FF0000"/>
          <w:kern w:val="0"/>
          <w:szCs w:val="20"/>
          <w:rPrChange w:id="55" w:author="김나영" w:date="2026-09-10T14:43:00Z">
            <w:rPr>
              <w:rFonts w:asciiTheme="majorHAnsi" w:eastAsiaTheme="majorHAnsi" w:hAnsiTheme="majorHAnsi" w:cs="굴림"/>
              <w:color w:val="000000" w:themeColor="text1"/>
              <w:kern w:val="0"/>
              <w:szCs w:val="20"/>
            </w:rPr>
          </w:rPrChange>
        </w:rPr>
      </w:pPr>
      <w:ins w:id="56" w:author="김나영" w:date="2026-09-10T14:43:00Z">
        <w:r w:rsidRPr="005949FF">
          <w:rPr>
            <w:rFonts w:asciiTheme="majorHAnsi" w:eastAsiaTheme="majorHAnsi" w:hAnsiTheme="majorHAnsi" w:cs="굴림"/>
            <w:b/>
            <w:color w:val="FF0000"/>
            <w:kern w:val="0"/>
            <w:szCs w:val="20"/>
            <w:rPrChange w:id="57" w:author="김나영" w:date="2026-09-10T14:43:00Z">
              <w:rPr>
                <w:rFonts w:asciiTheme="majorHAnsi" w:eastAsiaTheme="majorHAnsi" w:hAnsiTheme="majorHAnsi" w:cs="굴림"/>
                <w:color w:val="000000" w:themeColor="text1"/>
                <w:kern w:val="0"/>
                <w:szCs w:val="20"/>
              </w:rPr>
            </w:rPrChange>
          </w:rPr>
          <w:t xml:space="preserve">"전송자격인증제"라 함은 </w:t>
        </w:r>
      </w:ins>
      <w:ins w:id="58" w:author="김나영" w:date="2026-09-10T17:36:00Z">
        <w:r w:rsidR="008565C4" w:rsidRPr="008565C4">
          <w:rPr>
            <w:rFonts w:asciiTheme="majorHAnsi" w:eastAsiaTheme="majorHAnsi" w:hAnsiTheme="majorHAnsi" w:cs="굴림" w:hint="eastAsia"/>
            <w:b/>
            <w:color w:val="FF0000"/>
            <w:kern w:val="0"/>
            <w:szCs w:val="20"/>
          </w:rPr>
          <w:t>전기통신사업법</w:t>
        </w:r>
        <w:r w:rsidR="008565C4" w:rsidRPr="008565C4">
          <w:rPr>
            <w:rFonts w:asciiTheme="majorHAnsi" w:eastAsiaTheme="majorHAnsi" w:hAnsiTheme="majorHAnsi" w:cs="굴림"/>
            <w:b/>
            <w:color w:val="FF0000"/>
            <w:kern w:val="0"/>
            <w:szCs w:val="20"/>
          </w:rPr>
          <w:t xml:space="preserve"> 제2조</w:t>
        </w:r>
      </w:ins>
      <w:ins w:id="59" w:author="나영 김" w:date="2026-09-11T14:32:00Z">
        <w:r w:rsidR="005A74DB">
          <w:rPr>
            <w:rFonts w:asciiTheme="majorHAnsi" w:eastAsiaTheme="majorHAnsi" w:hAnsiTheme="majorHAnsi" w:cs="굴림" w:hint="eastAsia"/>
            <w:b/>
            <w:color w:val="FF0000"/>
            <w:kern w:val="0"/>
            <w:szCs w:val="20"/>
          </w:rPr>
          <w:t xml:space="preserve"> </w:t>
        </w:r>
      </w:ins>
      <w:ins w:id="60" w:author="김나영" w:date="2026-09-10T17:36:00Z">
        <w:r w:rsidR="008565C4" w:rsidRPr="008565C4">
          <w:rPr>
            <w:rFonts w:asciiTheme="majorHAnsi" w:eastAsiaTheme="majorHAnsi" w:hAnsiTheme="majorHAnsi" w:cs="굴림"/>
            <w:b/>
            <w:color w:val="FF0000"/>
            <w:kern w:val="0"/>
            <w:szCs w:val="20"/>
          </w:rPr>
          <w:t>제14호</w:t>
        </w:r>
      </w:ins>
      <w:ins w:id="61" w:author="나영 김" w:date="2026-09-11T14:32:00Z">
        <w:r w:rsidR="005A74DB">
          <w:rPr>
            <w:rFonts w:asciiTheme="majorHAnsi" w:eastAsiaTheme="majorHAnsi" w:hAnsiTheme="majorHAnsi" w:cs="굴림" w:hint="eastAsia"/>
            <w:b/>
            <w:color w:val="FF0000"/>
            <w:kern w:val="0"/>
            <w:szCs w:val="20"/>
          </w:rPr>
          <w:t xml:space="preserve"> </w:t>
        </w:r>
      </w:ins>
      <w:proofErr w:type="spellStart"/>
      <w:ins w:id="62" w:author="김나영" w:date="2026-09-10T17:36:00Z">
        <w:r w:rsidR="008565C4" w:rsidRPr="008565C4">
          <w:rPr>
            <w:rFonts w:asciiTheme="majorHAnsi" w:eastAsiaTheme="majorHAnsi" w:hAnsiTheme="majorHAnsi" w:cs="굴림"/>
            <w:b/>
            <w:color w:val="FF0000"/>
            <w:kern w:val="0"/>
            <w:szCs w:val="20"/>
          </w:rPr>
          <w:t>나목의</w:t>
        </w:r>
        <w:proofErr w:type="spellEnd"/>
        <w:r w:rsidR="008565C4" w:rsidRPr="008565C4">
          <w:rPr>
            <w:rFonts w:asciiTheme="majorHAnsi" w:eastAsiaTheme="majorHAnsi" w:hAnsiTheme="majorHAnsi" w:cs="굴림"/>
            <w:b/>
            <w:color w:val="FF0000"/>
            <w:kern w:val="0"/>
            <w:szCs w:val="20"/>
          </w:rPr>
          <w:t xml:space="preserve"> 특수한 유형의 </w:t>
        </w:r>
        <w:proofErr w:type="spellStart"/>
        <w:r w:rsidR="008565C4" w:rsidRPr="008565C4">
          <w:rPr>
            <w:rFonts w:asciiTheme="majorHAnsi" w:eastAsiaTheme="majorHAnsi" w:hAnsiTheme="majorHAnsi" w:cs="굴림"/>
            <w:b/>
            <w:color w:val="FF0000"/>
            <w:kern w:val="0"/>
            <w:szCs w:val="20"/>
          </w:rPr>
          <w:t>부가통신역무를</w:t>
        </w:r>
        <w:proofErr w:type="spellEnd"/>
        <w:r w:rsidR="008565C4" w:rsidRPr="008565C4">
          <w:rPr>
            <w:rFonts w:asciiTheme="majorHAnsi" w:eastAsiaTheme="majorHAnsi" w:hAnsiTheme="majorHAnsi" w:cs="굴림"/>
            <w:b/>
            <w:color w:val="FF0000"/>
            <w:kern w:val="0"/>
            <w:szCs w:val="20"/>
          </w:rPr>
          <w:t xml:space="preserve"> 제공하는 사업자가 영리 목적의 광고성 정보를 발송하는 경우 사전에 문자중계사 또는 인증업무를 </w:t>
        </w:r>
        <w:proofErr w:type="spellStart"/>
        <w:r w:rsidR="008565C4" w:rsidRPr="008565C4">
          <w:rPr>
            <w:rFonts w:asciiTheme="majorHAnsi" w:eastAsiaTheme="majorHAnsi" w:hAnsiTheme="majorHAnsi" w:cs="굴림"/>
            <w:b/>
            <w:color w:val="FF0000"/>
            <w:kern w:val="0"/>
            <w:szCs w:val="20"/>
          </w:rPr>
          <w:t>위탁받은</w:t>
        </w:r>
        <w:proofErr w:type="spellEnd"/>
        <w:r w:rsidR="008565C4" w:rsidRPr="008565C4">
          <w:rPr>
            <w:rFonts w:asciiTheme="majorHAnsi" w:eastAsiaTheme="majorHAnsi" w:hAnsiTheme="majorHAnsi" w:cs="굴림"/>
            <w:b/>
            <w:color w:val="FF0000"/>
            <w:kern w:val="0"/>
            <w:szCs w:val="20"/>
          </w:rPr>
          <w:t xml:space="preserve"> 운영기관이 심사를 통해 인증을 부여하는 제도를</w:t>
        </w:r>
      </w:ins>
      <w:ins w:id="63" w:author="김나영" w:date="2026-09-10T14:43:00Z">
        <w:r w:rsidRPr="005949FF">
          <w:rPr>
            <w:rFonts w:asciiTheme="majorHAnsi" w:eastAsiaTheme="majorHAnsi" w:hAnsiTheme="majorHAnsi" w:cs="굴림"/>
            <w:b/>
            <w:color w:val="FF0000"/>
            <w:kern w:val="0"/>
            <w:szCs w:val="20"/>
            <w:rPrChange w:id="64" w:author="김나영" w:date="2026-09-10T14:43:00Z">
              <w:rPr>
                <w:rFonts w:asciiTheme="majorHAnsi" w:eastAsiaTheme="majorHAnsi" w:hAnsiTheme="majorHAnsi" w:cs="굴림"/>
                <w:color w:val="000000" w:themeColor="text1"/>
                <w:kern w:val="0"/>
                <w:szCs w:val="20"/>
              </w:rPr>
            </w:rPrChange>
          </w:rPr>
          <w:t xml:space="preserve"> 말합니다.</w:t>
        </w:r>
      </w:ins>
    </w:p>
    <w:p w14:paraId="4077BE6F" w14:textId="2E4241AA" w:rsidR="00451051" w:rsidRPr="00451051"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이 약관에서 사용하는 용어 중 제1항에서 정하지 않은 것은 관계 법령 또는 상관례에 따릅니다.</w:t>
      </w:r>
    </w:p>
    <w:p w14:paraId="47335291" w14:textId="2FE6AF94"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 xml:space="preserve">제3조(약관의 </w:t>
      </w:r>
      <w:del w:id="65" w:author="김나영" w:date="2026-01-30T09:10:00Z">
        <w:r w:rsidRPr="00451051" w:rsidDel="002E5D8E">
          <w:rPr>
            <w:rFonts w:asciiTheme="majorHAnsi" w:eastAsiaTheme="majorHAnsi" w:hAnsiTheme="majorHAnsi" w:cs="굴림" w:hint="eastAsia"/>
            <w:b/>
            <w:bCs/>
            <w:color w:val="000000" w:themeColor="text1"/>
            <w:kern w:val="0"/>
            <w:szCs w:val="20"/>
          </w:rPr>
          <w:delText>효력과</w:delText>
        </w:r>
      </w:del>
      <w:ins w:id="66" w:author="김나영" w:date="2026-01-30T09:10:00Z">
        <w:r w:rsidR="002E5D8E">
          <w:rPr>
            <w:rFonts w:asciiTheme="majorHAnsi" w:eastAsiaTheme="majorHAnsi" w:hAnsiTheme="majorHAnsi" w:cs="굴림" w:hint="eastAsia"/>
            <w:b/>
            <w:bCs/>
            <w:color w:val="000000" w:themeColor="text1"/>
            <w:kern w:val="0"/>
            <w:szCs w:val="20"/>
          </w:rPr>
          <w:t>게시와</w:t>
        </w:r>
      </w:ins>
      <w:r w:rsidRPr="00451051">
        <w:rPr>
          <w:rFonts w:asciiTheme="majorHAnsi" w:eastAsiaTheme="majorHAnsi" w:hAnsiTheme="majorHAnsi" w:cs="굴림"/>
          <w:b/>
          <w:bCs/>
          <w:color w:val="000000" w:themeColor="text1"/>
          <w:kern w:val="0"/>
          <w:szCs w:val="20"/>
        </w:rPr>
        <w:t xml:space="preserve"> 개정)</w:t>
      </w:r>
    </w:p>
    <w:p w14:paraId="144BE74F" w14:textId="4E2A48AF"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본 약관의 내용을 이용자가 쉽게 알 수 있도록 서비스 초기 화면에 게시합니다.</w:t>
      </w:r>
      <w:bookmarkStart w:id="67" w:name="_GoBack"/>
      <w:bookmarkEnd w:id="67"/>
    </w:p>
    <w:p w14:paraId="2E096475"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“약관의 규제에 관한 법률”, ”정보통신망법”, “전기통신사업법”, “전자상거래 등에서의 소비자보호에 관한 법률” 등 관련법을 위배하지 않는 범위에서 본 약관을 개정할 수 있습니다.</w:t>
      </w:r>
    </w:p>
    <w:p w14:paraId="00A0AA2C"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회사가 약관을 개정할 경우에는 시행일자 및 개정사유를 명시하여 기존 약관과 함께 그 시행일자 7일 전(중대한 변경은 30일 전)부터 시행일자 전일까지 공지합니다. 이용자에게 불리한 약관의 개정의 경우에는 이용자가 등록한 이메일로 전송하는 방법 등으로 이용자에게 통지합니다.</w:t>
      </w:r>
    </w:p>
    <w:p w14:paraId="56BAD5FE"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④ 회사가 전항에 따라 이용자에게 개정약관을 공지 또는 통지하면서 이용자에게 약관시행일까지 의사표시를 하지 않으면 승인한 것으로 본다는 뜻을 명확하게 공지 또는 통지하였음에도 이용자</w:t>
      </w:r>
      <w:r w:rsidRPr="00451051">
        <w:rPr>
          <w:rFonts w:asciiTheme="majorHAnsi" w:eastAsiaTheme="majorHAnsi" w:hAnsiTheme="majorHAnsi" w:cs="굴림"/>
          <w:color w:val="000000" w:themeColor="text1"/>
          <w:kern w:val="0"/>
          <w:szCs w:val="20"/>
        </w:rPr>
        <w:lastRenderedPageBreak/>
        <w:t>가 명시적으로 거부의 의사표시를 하지 아니한 경우 이용자가 개정약관에 동의한 것으로 봅니다.</w:t>
      </w:r>
    </w:p>
    <w:p w14:paraId="4CD1810A" w14:textId="24CCEE68" w:rsidR="00451051" w:rsidRDefault="00451051" w:rsidP="00451051">
      <w:pPr>
        <w:rPr>
          <w:ins w:id="68" w:author="김나영" w:date="2026-01-30T09:12: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⑤ 이용자는 개정된 약관에 대해 동의하지 않을 권리가 있습니다. 이용자가 개정약관의 적용에 동의하지 않는 경우 이용계약을 해지할 수 있습니다.</w:t>
      </w:r>
    </w:p>
    <w:p w14:paraId="64E2D775" w14:textId="57C86BBE" w:rsidR="002E5D8E" w:rsidRPr="00451051" w:rsidRDefault="002E5D8E" w:rsidP="00451051">
      <w:pPr>
        <w:rPr>
          <w:rFonts w:asciiTheme="majorHAnsi" w:eastAsiaTheme="majorHAnsi" w:hAnsiTheme="majorHAnsi" w:cs="굴림"/>
          <w:color w:val="000000" w:themeColor="text1"/>
          <w:kern w:val="0"/>
          <w:szCs w:val="20"/>
        </w:rPr>
      </w:pPr>
      <w:ins w:id="69" w:author="김나영" w:date="2026-01-30T09:12:00Z">
        <w:r w:rsidRPr="00511EAD">
          <w:rPr>
            <w:rFonts w:asciiTheme="majorHAnsi" w:eastAsiaTheme="majorHAnsi" w:hAnsiTheme="majorHAnsi" w:cs="굴림" w:hint="eastAsia"/>
            <w:color w:val="000000" w:themeColor="text1"/>
            <w:kern w:val="0"/>
            <w:szCs w:val="20"/>
          </w:rPr>
          <w:t>⑥</w:t>
        </w:r>
        <w:r>
          <w:rPr>
            <w:rFonts w:asciiTheme="majorHAnsi" w:eastAsiaTheme="majorHAnsi" w:hAnsiTheme="majorHAnsi" w:cs="굴림" w:hint="eastAsia"/>
            <w:color w:val="000000" w:themeColor="text1"/>
            <w:kern w:val="0"/>
            <w:szCs w:val="20"/>
          </w:rPr>
          <w:t xml:space="preserve"> 이용자는</w:t>
        </w:r>
        <w:r w:rsidRPr="002E5D8E">
          <w:rPr>
            <w:rFonts w:asciiTheme="majorHAnsi" w:eastAsiaTheme="majorHAnsi" w:hAnsiTheme="majorHAnsi" w:cs="굴림"/>
            <w:color w:val="000000" w:themeColor="text1"/>
            <w:kern w:val="0"/>
            <w:szCs w:val="20"/>
          </w:rPr>
          <w:t xml:space="preserve"> 약관의 변경에 대하여 주의의무를 다하여야 하며 변경된 약관으로 인한 회원의 피해는 회사가 책임지지 않습니다.</w:t>
        </w:r>
      </w:ins>
    </w:p>
    <w:p w14:paraId="2C130354"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제4조 (약관 이외의 준칙)</w:t>
      </w:r>
    </w:p>
    <w:p w14:paraId="1C5038DF" w14:textId="10FF4552"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이 약관에서 정하지 아니한 사항과 이 약관의 해석에 관하여는 국내 관계법령 또는 상관례에 따릅니다.</w:t>
      </w:r>
    </w:p>
    <w:p w14:paraId="231712E5" w14:textId="77777777" w:rsidR="00C230B5" w:rsidRDefault="00C230B5" w:rsidP="003D1D17">
      <w:pPr>
        <w:jc w:val="center"/>
        <w:rPr>
          <w:rFonts w:asciiTheme="majorHAnsi" w:eastAsiaTheme="majorHAnsi" w:hAnsiTheme="majorHAnsi" w:cs="굴림"/>
          <w:b/>
          <w:bCs/>
          <w:color w:val="000000" w:themeColor="text1"/>
          <w:kern w:val="0"/>
          <w:sz w:val="24"/>
          <w:szCs w:val="24"/>
        </w:rPr>
      </w:pPr>
    </w:p>
    <w:p w14:paraId="4CA28D7D" w14:textId="1E3B3C98" w:rsidR="00451051" w:rsidRPr="00451051" w:rsidRDefault="00451051" w:rsidP="003D1D17">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제2장 이용자의 이용계약 및 관리</w:t>
      </w:r>
    </w:p>
    <w:p w14:paraId="2637E567"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제5조(이용계약의 성립)</w:t>
      </w:r>
    </w:p>
    <w:p w14:paraId="1FDCAB01" w14:textId="16E6903B"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이용계약은 회원이 되고자 하는 자(이하 “가입신청자”)가 이용신청 및 약관에 대한 동의와 회사의 이용승낙으로 성립하며, 회사는 가입신청자의 이용 신청을 승낙을 한 때부터 서비스를 개시합니다.</w:t>
      </w:r>
    </w:p>
    <w:p w14:paraId="58CFCBB4" w14:textId="472EA280" w:rsidR="000554CF" w:rsidRPr="000554CF" w:rsidRDefault="000554CF" w:rsidP="00451051">
      <w:pPr>
        <w:rPr>
          <w:rFonts w:asciiTheme="majorHAnsi" w:eastAsiaTheme="majorHAnsi" w:hAnsiTheme="majorHAnsi" w:cs="굴림"/>
          <w:color w:val="000000" w:themeColor="text1"/>
          <w:kern w:val="0"/>
          <w:szCs w:val="20"/>
        </w:rPr>
      </w:pPr>
      <w:r w:rsidRPr="000554CF">
        <w:rPr>
          <w:rFonts w:asciiTheme="majorHAnsi" w:eastAsiaTheme="majorHAnsi" w:hAnsiTheme="majorHAnsi" w:cs="굴림"/>
          <w:b/>
          <w:bCs/>
          <w:color w:val="000000" w:themeColor="text1"/>
          <w:kern w:val="0"/>
          <w:szCs w:val="20"/>
        </w:rPr>
        <w:t xml:space="preserve">② </w:t>
      </w:r>
      <w:r w:rsidRPr="000554CF">
        <w:rPr>
          <w:rFonts w:asciiTheme="majorHAnsi" w:eastAsiaTheme="majorHAnsi" w:hAnsiTheme="majorHAnsi" w:cs="굴림"/>
          <w:color w:val="000000" w:themeColor="text1"/>
          <w:kern w:val="0"/>
          <w:szCs w:val="20"/>
        </w:rPr>
        <w:t>가입신청자는 서비스 이용을 위해 회사에 이메일 주소를 제공하여야 하며, 회사는 해당 이메일 주소를 아이디(ID)로 사용합니다. 가입신청자는 본인 소유의 실제 수신 가능한 이메일 주소를 사용하여야 하며, 이를 위반하여 발생하는 불이익에 대한 책임은 가입신청자에게 있습니다.</w:t>
      </w:r>
    </w:p>
    <w:p w14:paraId="131AE362" w14:textId="0A07305A" w:rsidR="00451051" w:rsidRPr="00451051" w:rsidRDefault="000554CF"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w:t>
      </w:r>
      <w:r w:rsidR="00451051" w:rsidRPr="00451051">
        <w:rPr>
          <w:rFonts w:asciiTheme="majorHAnsi" w:eastAsiaTheme="majorHAnsi" w:hAnsiTheme="majorHAnsi" w:cs="굴림"/>
          <w:color w:val="000000" w:themeColor="text1"/>
          <w:kern w:val="0"/>
          <w:szCs w:val="20"/>
        </w:rPr>
        <w:t xml:space="preserve"> 회사는 다음 각 호에 해당하는 신청에 대하여는 승낙을 하지 않거나 사후에 해지할 수 있습니다.</w:t>
      </w:r>
    </w:p>
    <w:p w14:paraId="0991DA75" w14:textId="2CF2F670"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가입신청자가 이 약관에 의하여 이전에 이용자 자격을 상실한 적이 있는 경우</w:t>
      </w:r>
      <w:ins w:id="70" w:author="김나영" w:date="2026-01-30T09:25:00Z">
        <w:r w:rsidR="007D3814">
          <w:rPr>
            <w:rFonts w:asciiTheme="majorHAnsi" w:eastAsiaTheme="majorHAnsi" w:hAnsiTheme="majorHAnsi" w:cs="굴림" w:hint="eastAsia"/>
            <w:color w:val="000000" w:themeColor="text1"/>
            <w:kern w:val="0"/>
            <w:szCs w:val="20"/>
          </w:rPr>
          <w:t>,</w:t>
        </w:r>
        <w:r w:rsidR="007D3814">
          <w:rPr>
            <w:rFonts w:asciiTheme="majorHAnsi" w:eastAsiaTheme="majorHAnsi" w:hAnsiTheme="majorHAnsi" w:cs="굴림"/>
            <w:color w:val="000000" w:themeColor="text1"/>
            <w:kern w:val="0"/>
            <w:szCs w:val="20"/>
          </w:rPr>
          <w:t xml:space="preserve"> </w:t>
        </w:r>
        <w:r w:rsidR="007D3814">
          <w:rPr>
            <w:rFonts w:asciiTheme="majorHAnsi" w:eastAsiaTheme="majorHAnsi" w:hAnsiTheme="majorHAnsi" w:cs="굴림" w:hint="eastAsia"/>
            <w:color w:val="000000" w:themeColor="text1"/>
            <w:kern w:val="0"/>
            <w:szCs w:val="20"/>
          </w:rPr>
          <w:t>단 회사의 이용자 재가입 승낙을 얻을 경우에는 예외로 함</w:t>
        </w:r>
      </w:ins>
    </w:p>
    <w:p w14:paraId="3B76624B"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실명이 아니거나 타인의 명의를 이용한 경우</w:t>
      </w:r>
    </w:p>
    <w:p w14:paraId="47A59C08"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허위의 정보를 기재하거나, 회사가 제시하는 내용을 기재하지 않은 경우</w:t>
      </w:r>
    </w:p>
    <w:p w14:paraId="375FAF01" w14:textId="258B0FC6"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필수 제출 서류(</w:t>
      </w:r>
      <w:r w:rsidR="003D1D17" w:rsidRPr="003D1D17">
        <w:rPr>
          <w:rFonts w:asciiTheme="majorHAnsi" w:eastAsiaTheme="majorHAnsi" w:hAnsiTheme="majorHAnsi" w:cs="굴림"/>
          <w:color w:val="000000" w:themeColor="text1"/>
          <w:kern w:val="0"/>
          <w:szCs w:val="20"/>
        </w:rPr>
        <w:t>3개월 이내 발급한</w:t>
      </w:r>
      <w:r w:rsidR="003D1D17" w:rsidRPr="003D1D17">
        <w:rPr>
          <w:rFonts w:asciiTheme="majorHAnsi" w:eastAsiaTheme="majorHAnsi" w:hAnsiTheme="majorHAnsi" w:cs="굴림" w:hint="eastAsia"/>
          <w:color w:val="000000" w:themeColor="text1"/>
          <w:kern w:val="0"/>
          <w:szCs w:val="20"/>
        </w:rPr>
        <w:t xml:space="preserve"> </w:t>
      </w:r>
      <w:r w:rsidRPr="00451051">
        <w:rPr>
          <w:rFonts w:asciiTheme="majorHAnsi" w:eastAsiaTheme="majorHAnsi" w:hAnsiTheme="majorHAnsi" w:cs="굴림"/>
          <w:color w:val="000000" w:themeColor="text1"/>
          <w:kern w:val="0"/>
          <w:szCs w:val="20"/>
        </w:rPr>
        <w:t>사업자등록증, 재직증명서 등)를 누락하거나 허위로 기재한 경우</w:t>
      </w:r>
    </w:p>
    <w:p w14:paraId="6CC999DE"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만 19세 미만의 가입자인 경우 또는 외국인/법인 명의 휴대폰을 사용하는 개인 회원인 경우</w:t>
      </w:r>
    </w:p>
    <w:p w14:paraId="0D20D80E" w14:textId="77777777" w:rsidR="00451051" w:rsidRPr="00451051" w:rsidRDefault="00451051" w:rsidP="00451051">
      <w:pPr>
        <w:numPr>
          <w:ilvl w:val="0"/>
          <w:numId w:val="36"/>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이용자가 서비스의 정상적인 제공을 저해하거나 다른 이용자의 서비스 이용에 지장을 줄 것으로 예상되는 경우</w:t>
      </w:r>
    </w:p>
    <w:p w14:paraId="7261A913" w14:textId="641DB976" w:rsidR="003D1D17" w:rsidRDefault="00451051" w:rsidP="003D1D17">
      <w:pPr>
        <w:numPr>
          <w:ilvl w:val="0"/>
          <w:numId w:val="36"/>
        </w:numPr>
        <w:rPr>
          <w:ins w:id="71" w:author="김나영" w:date="2026-09-10T14:43: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기타 회사가 관련법령 등을 기준으로 하여 명백하게 사회질서 및 미풍양속에 반할 우려가 있음을 인정하는 경우</w:t>
      </w:r>
    </w:p>
    <w:p w14:paraId="6360C2E0" w14:textId="1486131F" w:rsidR="005949FF" w:rsidRPr="005949FF" w:rsidRDefault="005949FF" w:rsidP="003D1D17">
      <w:pPr>
        <w:numPr>
          <w:ilvl w:val="0"/>
          <w:numId w:val="36"/>
        </w:numPr>
        <w:rPr>
          <w:rFonts w:asciiTheme="majorHAnsi" w:eastAsiaTheme="majorHAnsi" w:hAnsiTheme="majorHAnsi" w:cs="굴림"/>
          <w:b/>
          <w:color w:val="FF0000"/>
          <w:kern w:val="0"/>
          <w:szCs w:val="20"/>
          <w:rPrChange w:id="72" w:author="김나영" w:date="2026-09-10T14:43:00Z">
            <w:rPr>
              <w:rFonts w:asciiTheme="majorHAnsi" w:eastAsiaTheme="majorHAnsi" w:hAnsiTheme="majorHAnsi" w:cs="굴림"/>
              <w:color w:val="000000" w:themeColor="text1"/>
              <w:kern w:val="0"/>
              <w:szCs w:val="20"/>
            </w:rPr>
          </w:rPrChange>
        </w:rPr>
      </w:pPr>
      <w:ins w:id="73" w:author="김나영" w:date="2026-09-10T14:43:00Z">
        <w:r w:rsidRPr="005949FF">
          <w:rPr>
            <w:rFonts w:asciiTheme="majorHAnsi" w:eastAsiaTheme="majorHAnsi" w:hAnsiTheme="majorHAnsi" w:cs="굴림" w:hint="eastAsia"/>
            <w:b/>
            <w:color w:val="FF0000"/>
            <w:kern w:val="0"/>
            <w:szCs w:val="20"/>
            <w:rPrChange w:id="74" w:author="김나영" w:date="2026-09-10T14:43:00Z">
              <w:rPr>
                <w:rFonts w:asciiTheme="majorHAnsi" w:eastAsiaTheme="majorHAnsi" w:hAnsiTheme="majorHAnsi" w:cs="굴림" w:hint="eastAsia"/>
                <w:color w:val="000000" w:themeColor="text1"/>
                <w:kern w:val="0"/>
                <w:szCs w:val="20"/>
              </w:rPr>
            </w:rPrChange>
          </w:rPr>
          <w:t>이용자가</w:t>
        </w:r>
        <w:r w:rsidRPr="005949FF">
          <w:rPr>
            <w:rFonts w:asciiTheme="majorHAnsi" w:eastAsiaTheme="majorHAnsi" w:hAnsiTheme="majorHAnsi" w:cs="굴림"/>
            <w:b/>
            <w:color w:val="FF0000"/>
            <w:kern w:val="0"/>
            <w:szCs w:val="20"/>
            <w:rPrChange w:id="75" w:author="김나영" w:date="2026-09-10T14:43:00Z">
              <w:rPr>
                <w:rFonts w:asciiTheme="majorHAnsi" w:eastAsiaTheme="majorHAnsi" w:hAnsiTheme="majorHAnsi" w:cs="굴림"/>
                <w:color w:val="000000" w:themeColor="text1"/>
                <w:kern w:val="0"/>
                <w:szCs w:val="20"/>
              </w:rPr>
            </w:rPrChange>
          </w:rPr>
          <w:t xml:space="preserve"> 문자재판매사업자 등 전송자격인증 대상임에도 불구하고 전송자격인증을 받지 아니하거나 인증이 취소·철회된 상태에서 이용신청을 한 경우</w:t>
        </w:r>
      </w:ins>
    </w:p>
    <w:p w14:paraId="43969D50" w14:textId="428117BC" w:rsidR="003D1D17" w:rsidRDefault="000554CF" w:rsidP="003D1D17">
      <w:pPr>
        <w:rPr>
          <w:rFonts w:asciiTheme="majorHAnsi" w:eastAsiaTheme="majorHAnsi" w:hAnsiTheme="majorHAnsi" w:cs="굴림"/>
          <w:color w:val="000000" w:themeColor="text1"/>
          <w:kern w:val="0"/>
          <w:szCs w:val="20"/>
        </w:rPr>
      </w:pPr>
      <w:r w:rsidRPr="003D1D17">
        <w:rPr>
          <w:rFonts w:asciiTheme="majorHAnsi" w:eastAsiaTheme="majorHAnsi" w:hAnsiTheme="majorHAnsi" w:cs="굴림"/>
          <w:color w:val="000000" w:themeColor="text1"/>
          <w:kern w:val="0"/>
          <w:szCs w:val="20"/>
        </w:rPr>
        <w:t>④</w:t>
      </w:r>
      <w:r>
        <w:rPr>
          <w:rFonts w:asciiTheme="majorHAnsi" w:eastAsiaTheme="majorHAnsi" w:hAnsiTheme="majorHAnsi" w:cs="굴림" w:hint="eastAsia"/>
          <w:color w:val="000000" w:themeColor="text1"/>
          <w:kern w:val="0"/>
          <w:szCs w:val="20"/>
        </w:rPr>
        <w:t xml:space="preserve"> </w:t>
      </w:r>
      <w:r w:rsidR="00451051" w:rsidRPr="00451051">
        <w:rPr>
          <w:rFonts w:asciiTheme="majorHAnsi" w:eastAsiaTheme="majorHAnsi" w:hAnsiTheme="majorHAnsi" w:cs="굴림"/>
          <w:color w:val="000000" w:themeColor="text1"/>
          <w:kern w:val="0"/>
          <w:szCs w:val="20"/>
        </w:rPr>
        <w:t>제1항에 따른 신청에 있어 회사는 이용자의 종류에 따라 전문기관을 통한 실명확인 및 본인인증을 요청할 수 있습니다.</w:t>
      </w:r>
    </w:p>
    <w:p w14:paraId="20E77837" w14:textId="3DFF3697" w:rsidR="007722C1" w:rsidDel="007D14D8" w:rsidRDefault="000554CF" w:rsidP="007D14D8">
      <w:pPr>
        <w:rPr>
          <w:del w:id="76" w:author="김나영" w:date="2026-01-30T09:40:00Z"/>
          <w:rFonts w:asciiTheme="majorHAnsi" w:eastAsiaTheme="majorHAnsi" w:hAnsiTheme="majorHAnsi" w:cs="굴림"/>
          <w:color w:val="000000" w:themeColor="text1"/>
          <w:kern w:val="0"/>
          <w:szCs w:val="20"/>
        </w:rPr>
      </w:pPr>
      <w:r w:rsidRPr="003D1D17">
        <w:rPr>
          <w:rFonts w:asciiTheme="majorHAnsi" w:eastAsiaTheme="majorHAnsi" w:hAnsiTheme="majorHAnsi" w:cs="굴림"/>
          <w:color w:val="000000" w:themeColor="text1"/>
          <w:kern w:val="0"/>
          <w:szCs w:val="20"/>
        </w:rPr>
        <w:t>⑤</w:t>
      </w:r>
      <w:r>
        <w:rPr>
          <w:rFonts w:asciiTheme="majorHAnsi" w:eastAsiaTheme="majorHAnsi" w:hAnsiTheme="majorHAnsi" w:cs="굴림" w:hint="eastAsia"/>
          <w:color w:val="000000" w:themeColor="text1"/>
          <w:kern w:val="0"/>
          <w:szCs w:val="20"/>
        </w:rPr>
        <w:t xml:space="preserve"> </w:t>
      </w:r>
      <w:ins w:id="77" w:author="김나영" w:date="2026-01-30T09:40:00Z">
        <w:r w:rsidR="00A15C98" w:rsidRPr="00A15C98">
          <w:rPr>
            <w:rFonts w:asciiTheme="majorHAnsi" w:eastAsiaTheme="majorHAnsi" w:hAnsiTheme="majorHAnsi" w:cs="굴림" w:hint="eastAsia"/>
            <w:color w:val="000000" w:themeColor="text1"/>
            <w:kern w:val="0"/>
            <w:szCs w:val="20"/>
          </w:rPr>
          <w:t>회사는</w:t>
        </w:r>
        <w:r w:rsidR="00A15C98" w:rsidRPr="00A15C98">
          <w:rPr>
            <w:rFonts w:asciiTheme="majorHAnsi" w:eastAsiaTheme="majorHAnsi" w:hAnsiTheme="majorHAnsi" w:cs="굴림"/>
            <w:color w:val="000000" w:themeColor="text1"/>
            <w:kern w:val="0"/>
            <w:szCs w:val="20"/>
          </w:rPr>
          <w:t xml:space="preserve"> 서비스 관련 설비의 여유가 없거나 기술상 또는 업무상 문제가 있는 경우에는 승낙을 유보할 수 있습니다. </w:t>
        </w:r>
      </w:ins>
      <w:del w:id="78" w:author="김나영" w:date="2026-01-30T09:40:00Z">
        <w:r w:rsidR="003D1D17" w:rsidRPr="003D1D17" w:rsidDel="00A15C98">
          <w:rPr>
            <w:rFonts w:asciiTheme="majorHAnsi" w:eastAsiaTheme="majorHAnsi" w:hAnsiTheme="majorHAnsi" w:cs="굴림"/>
            <w:color w:val="000000" w:themeColor="text1"/>
            <w:kern w:val="0"/>
            <w:szCs w:val="20"/>
          </w:rPr>
          <w:delText>회원의 가입 및 발신번호 등록 조건은 다음과 같습니다.</w:delText>
        </w:r>
      </w:del>
    </w:p>
    <w:p w14:paraId="6E0E8488" w14:textId="77777777" w:rsidR="007D14D8" w:rsidRPr="00D53E40" w:rsidRDefault="007D14D8" w:rsidP="00D53E40">
      <w:pPr>
        <w:rPr>
          <w:ins w:id="79" w:author="김나영" w:date="2026-01-30T09:40:00Z"/>
          <w:rFonts w:asciiTheme="majorHAnsi" w:eastAsiaTheme="majorHAnsi" w:hAnsiTheme="majorHAnsi" w:cs="굴림"/>
          <w:color w:val="000000" w:themeColor="text1"/>
          <w:kern w:val="0"/>
          <w:szCs w:val="20"/>
        </w:rPr>
      </w:pPr>
    </w:p>
    <w:p w14:paraId="7E9A20B2" w14:textId="46968C7A" w:rsidR="007722C1" w:rsidDel="00A15C98" w:rsidRDefault="003D1D17">
      <w:pPr>
        <w:rPr>
          <w:del w:id="80" w:author="김나영" w:date="2026-01-30T09:40:00Z"/>
          <w:rFonts w:asciiTheme="majorHAnsi" w:eastAsiaTheme="majorHAnsi" w:hAnsiTheme="majorHAnsi" w:cs="굴림"/>
          <w:color w:val="000000" w:themeColor="text1"/>
          <w:kern w:val="0"/>
          <w:szCs w:val="20"/>
        </w:rPr>
      </w:pPr>
      <w:del w:id="81" w:author="김나영" w:date="2026-01-30T09:40:00Z">
        <w:r w:rsidRPr="003D1D17" w:rsidDel="00A15C98">
          <w:rPr>
            <w:rFonts w:asciiTheme="majorHAnsi" w:eastAsiaTheme="majorHAnsi" w:hAnsiTheme="majorHAnsi" w:cs="굴림"/>
            <w:color w:val="000000" w:themeColor="text1"/>
            <w:kern w:val="0"/>
            <w:szCs w:val="20"/>
          </w:rPr>
          <w:delText>1. 개인 회원: 가입 시 인증한 본인 명의 휴대전화번호가 발신번호로 자동 등록됩니다. 동일한 발신번호는 하나의 아이디에만 설정하여 발송할 수 있습니다.</w:delText>
        </w:r>
      </w:del>
    </w:p>
    <w:p w14:paraId="07066C2A" w14:textId="71FAC3A4" w:rsidR="003D1D17" w:rsidRPr="003D1D17" w:rsidDel="00A15C98" w:rsidRDefault="003D1D17">
      <w:pPr>
        <w:rPr>
          <w:del w:id="82" w:author="김나영" w:date="2026-01-30T09:40:00Z"/>
          <w:rFonts w:asciiTheme="majorHAnsi" w:eastAsiaTheme="majorHAnsi" w:hAnsiTheme="majorHAnsi" w:cs="굴림"/>
          <w:color w:val="000000" w:themeColor="text1"/>
          <w:kern w:val="0"/>
          <w:szCs w:val="20"/>
        </w:rPr>
      </w:pPr>
      <w:del w:id="83" w:author="김나영" w:date="2026-01-30T09:40:00Z">
        <w:r w:rsidRPr="003D1D17" w:rsidDel="00A15C98">
          <w:rPr>
            <w:rFonts w:asciiTheme="majorHAnsi" w:eastAsiaTheme="majorHAnsi" w:hAnsiTheme="majorHAnsi" w:cs="굴림"/>
            <w:color w:val="000000" w:themeColor="text1"/>
            <w:kern w:val="0"/>
            <w:szCs w:val="20"/>
          </w:rPr>
          <w:delText>2. 사업자 회원: 가입 시 인증한 개인 휴대전화번호는 발신번호로 등록되지 않으며, 별도의 기업 명의 발신번호 등록 절차를 완료해야 합니다.</w:delText>
        </w:r>
      </w:del>
    </w:p>
    <w:p w14:paraId="1AD97A91" w14:textId="62BC7404" w:rsidR="003D1D17" w:rsidRDefault="000554CF" w:rsidP="00D53E40">
      <w:pPr>
        <w:rPr>
          <w:rFonts w:asciiTheme="majorHAnsi" w:eastAsiaTheme="majorHAnsi" w:hAnsiTheme="majorHAnsi" w:cs="굴림"/>
          <w:color w:val="000000" w:themeColor="text1"/>
          <w:kern w:val="0"/>
          <w:szCs w:val="20"/>
        </w:rPr>
      </w:pPr>
      <w:r w:rsidRPr="00511EAD">
        <w:rPr>
          <w:rFonts w:asciiTheme="majorHAnsi" w:eastAsiaTheme="majorHAnsi" w:hAnsiTheme="majorHAnsi" w:cs="굴림" w:hint="eastAsia"/>
          <w:color w:val="000000" w:themeColor="text1"/>
          <w:kern w:val="0"/>
          <w:szCs w:val="20"/>
        </w:rPr>
        <w:t>⑥</w:t>
      </w:r>
      <w:r>
        <w:rPr>
          <w:rFonts w:asciiTheme="majorHAnsi" w:eastAsiaTheme="majorHAnsi" w:hAnsiTheme="majorHAnsi" w:cs="굴림" w:hint="eastAsia"/>
          <w:color w:val="000000" w:themeColor="text1"/>
          <w:kern w:val="0"/>
          <w:szCs w:val="20"/>
        </w:rPr>
        <w:t xml:space="preserve"> </w:t>
      </w:r>
      <w:ins w:id="84" w:author="김나영" w:date="2026-01-30T09:41:00Z">
        <w:r w:rsidR="007D14D8" w:rsidRPr="007D14D8">
          <w:rPr>
            <w:rFonts w:asciiTheme="majorHAnsi" w:eastAsiaTheme="majorHAnsi" w:hAnsiTheme="majorHAnsi" w:cs="굴림" w:hint="eastAsia"/>
            <w:color w:val="000000" w:themeColor="text1"/>
            <w:kern w:val="0"/>
            <w:szCs w:val="20"/>
          </w:rPr>
          <w:t>회원은</w:t>
        </w:r>
        <w:r w:rsidR="007D14D8" w:rsidRPr="007D14D8">
          <w:rPr>
            <w:rFonts w:asciiTheme="majorHAnsi" w:eastAsiaTheme="majorHAnsi" w:hAnsiTheme="majorHAnsi" w:cs="굴림"/>
            <w:color w:val="000000" w:themeColor="text1"/>
            <w:kern w:val="0"/>
            <w:szCs w:val="20"/>
          </w:rPr>
          <w:t xml:space="preserve"> 이용계약 체결 시 실명, 실제 정보를 입력하여야 하며, 이를 위반한 회원은 법적인 보호를 받을 수 없고, 서비스 이용에 제한을 받을 수 있습니다.</w:t>
        </w:r>
      </w:ins>
      <w:del w:id="85" w:author="김나영" w:date="2026-01-30T09:41:00Z">
        <w:r w:rsidR="003D1D17" w:rsidRPr="003D1D17" w:rsidDel="007D14D8">
          <w:rPr>
            <w:rFonts w:asciiTheme="majorHAnsi" w:eastAsiaTheme="majorHAnsi" w:hAnsiTheme="majorHAnsi" w:cs="굴림"/>
            <w:color w:val="000000" w:themeColor="text1"/>
            <w:kern w:val="0"/>
            <w:szCs w:val="20"/>
          </w:rPr>
          <w:delText>대행사 또는 2개 이상의 계정 생성을 희망하는 사업자 회원은 고객센터를 통해 별도의 계정 생성을 요청해야 하며, 대행사의 경우 고객사별로 충전 및 정산 데이터가 분리되어야 합니다.</w:delText>
        </w:r>
      </w:del>
    </w:p>
    <w:p w14:paraId="666E7A12" w14:textId="1B536141" w:rsidR="00511EAD" w:rsidRPr="00451051" w:rsidRDefault="000554CF" w:rsidP="000554CF">
      <w:pPr>
        <w:rPr>
          <w:rFonts w:asciiTheme="majorHAnsi" w:eastAsiaTheme="majorHAnsi" w:hAnsiTheme="majorHAnsi" w:cs="굴림"/>
          <w:color w:val="000000" w:themeColor="text1"/>
          <w:kern w:val="0"/>
          <w:szCs w:val="20"/>
        </w:rPr>
      </w:pPr>
      <w:r w:rsidRPr="000554CF">
        <w:rPr>
          <w:rFonts w:asciiTheme="majorHAnsi" w:eastAsiaTheme="majorHAnsi" w:hAnsiTheme="majorHAnsi" w:cs="굴림" w:hint="eastAsia"/>
          <w:color w:val="000000" w:themeColor="text1"/>
          <w:kern w:val="0"/>
          <w:szCs w:val="20"/>
        </w:rPr>
        <w:t>⑦</w:t>
      </w:r>
      <w:r>
        <w:rPr>
          <w:rFonts w:asciiTheme="majorHAnsi" w:eastAsiaTheme="majorHAnsi" w:hAnsiTheme="majorHAnsi" w:cs="굴림" w:hint="eastAsia"/>
          <w:color w:val="000000" w:themeColor="text1"/>
          <w:kern w:val="0"/>
          <w:szCs w:val="20"/>
        </w:rPr>
        <w:t xml:space="preserve"> </w:t>
      </w:r>
      <w:ins w:id="86" w:author="김나영" w:date="2026-01-30T09:41:00Z">
        <w:r w:rsidR="007D14D8" w:rsidRPr="007D14D8">
          <w:rPr>
            <w:rFonts w:asciiTheme="majorHAnsi" w:eastAsiaTheme="majorHAnsi" w:hAnsiTheme="majorHAnsi" w:cs="굴림" w:hint="eastAsia"/>
            <w:color w:val="000000" w:themeColor="text1"/>
            <w:kern w:val="0"/>
            <w:szCs w:val="20"/>
          </w:rPr>
          <w:t>이용계약의</w:t>
        </w:r>
        <w:r w:rsidR="007D14D8" w:rsidRPr="007D14D8">
          <w:rPr>
            <w:rFonts w:asciiTheme="majorHAnsi" w:eastAsiaTheme="majorHAnsi" w:hAnsiTheme="majorHAnsi" w:cs="굴림"/>
            <w:color w:val="000000" w:themeColor="text1"/>
            <w:kern w:val="0"/>
            <w:szCs w:val="20"/>
          </w:rPr>
          <w:t xml:space="preserve"> 성립 시기는 회사가 가입완료를 신청절차 상에서 표기한 시점으로 합니다.</w:t>
        </w:r>
      </w:ins>
      <w:del w:id="87" w:author="김나영" w:date="2026-01-30T09:41:00Z">
        <w:r w:rsidR="00511EAD" w:rsidRPr="00511EAD" w:rsidDel="007D14D8">
          <w:rPr>
            <w:rFonts w:asciiTheme="majorHAnsi" w:eastAsiaTheme="majorHAnsi" w:hAnsiTheme="majorHAnsi" w:cs="굴림"/>
            <w:color w:val="000000" w:themeColor="text1"/>
            <w:kern w:val="0"/>
            <w:szCs w:val="20"/>
          </w:rPr>
          <w:delText>SNS 간편가입을 통해 이용하는 회원은 해당 SNS 사업자의 정책에 따르며, SNS 계정의 탈퇴, 정지, 장애 등으로 인해 발생하는 서비스 이용 제한에 대해 회사는 책임을 지지 않습니다.</w:delText>
        </w:r>
      </w:del>
    </w:p>
    <w:p w14:paraId="0DC84C0E" w14:textId="77777777" w:rsidR="003D1D17"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제6조(개인정보수집)</w:t>
      </w:r>
    </w:p>
    <w:p w14:paraId="7135DDB7" w14:textId="2DED905F"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적법하고 공정한 수단에 의하여 이용계약의 성립 및 이행에 필요한 최소한의 개인정보를 수집합니다.</w:t>
      </w:r>
    </w:p>
    <w:p w14:paraId="5A847D88" w14:textId="68C6A94B" w:rsidR="00451051" w:rsidRDefault="00451051" w:rsidP="00451051">
      <w:pPr>
        <w:rPr>
          <w:ins w:id="88" w:author="김나영" w:date="2026-01-30T09:42: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개인정보의 수집 시 관련법규에 따라 개인정보 처리방침에 그 수집범위 및 목적을 사전고지 합니다.</w:t>
      </w:r>
    </w:p>
    <w:p w14:paraId="2859824E" w14:textId="7D8E9EFC" w:rsidR="007D14D8" w:rsidRPr="00451051" w:rsidRDefault="007D14D8" w:rsidP="00451051">
      <w:pPr>
        <w:rPr>
          <w:rFonts w:asciiTheme="majorHAnsi" w:eastAsiaTheme="majorHAnsi" w:hAnsiTheme="majorHAnsi" w:cs="굴림"/>
          <w:color w:val="000000" w:themeColor="text1"/>
          <w:kern w:val="0"/>
          <w:szCs w:val="20"/>
        </w:rPr>
      </w:pPr>
      <w:ins w:id="89" w:author="김나영" w:date="2026-01-30T09:43:00Z">
        <w:r w:rsidRPr="00451051">
          <w:rPr>
            <w:rFonts w:asciiTheme="majorHAnsi" w:eastAsiaTheme="majorHAnsi" w:hAnsiTheme="majorHAnsi" w:cs="굴림"/>
            <w:color w:val="000000" w:themeColor="text1"/>
            <w:kern w:val="0"/>
            <w:szCs w:val="20"/>
          </w:rPr>
          <w:t xml:space="preserve">③ </w:t>
        </w:r>
        <w:r w:rsidRPr="007D14D8">
          <w:rPr>
            <w:rFonts w:asciiTheme="majorHAnsi" w:eastAsiaTheme="majorHAnsi" w:hAnsiTheme="majorHAnsi" w:cs="굴림" w:hint="eastAsia"/>
            <w:color w:val="000000" w:themeColor="text1"/>
            <w:kern w:val="0"/>
            <w:szCs w:val="20"/>
          </w:rPr>
          <w:t>회사는</w:t>
        </w:r>
        <w:r w:rsidRPr="007D14D8">
          <w:rPr>
            <w:rFonts w:asciiTheme="majorHAnsi" w:eastAsiaTheme="majorHAnsi" w:hAnsiTheme="majorHAnsi" w:cs="굴림"/>
            <w:color w:val="000000" w:themeColor="text1"/>
            <w:kern w:val="0"/>
            <w:szCs w:val="20"/>
          </w:rPr>
          <w:t xml:space="preserve"> 개인정보처리방침에서 규정하고 있는 수집항목 및 이용목적 외에 </w:t>
        </w:r>
        <w:proofErr w:type="spellStart"/>
        <w:r w:rsidRPr="007D14D8">
          <w:rPr>
            <w:rFonts w:asciiTheme="majorHAnsi" w:eastAsiaTheme="majorHAnsi" w:hAnsiTheme="majorHAnsi" w:cs="굴림"/>
            <w:color w:val="000000" w:themeColor="text1"/>
            <w:kern w:val="0"/>
            <w:szCs w:val="20"/>
          </w:rPr>
          <w:t>불법스팸</w:t>
        </w:r>
        <w:proofErr w:type="spellEnd"/>
        <w:r w:rsidRPr="007D14D8">
          <w:rPr>
            <w:rFonts w:asciiTheme="majorHAnsi" w:eastAsiaTheme="majorHAnsi" w:hAnsiTheme="majorHAnsi" w:cs="굴림"/>
            <w:color w:val="000000" w:themeColor="text1"/>
            <w:kern w:val="0"/>
            <w:szCs w:val="20"/>
          </w:rPr>
          <w:t xml:space="preserve"> 발송 등으로 서비스 계약을 해지한 고객의 서비스 이용신청에 대한 승낙을 유보하기 위하여 성명,</w:t>
        </w:r>
      </w:ins>
      <w:ins w:id="90" w:author="나영 김" w:date="2026-02-02T09:07:00Z">
        <w:r w:rsidR="00C2251B">
          <w:rPr>
            <w:rFonts w:asciiTheme="majorHAnsi" w:eastAsiaTheme="majorHAnsi" w:hAnsiTheme="majorHAnsi" w:cs="굴림"/>
            <w:color w:val="000000" w:themeColor="text1"/>
            <w:kern w:val="0"/>
            <w:szCs w:val="20"/>
          </w:rPr>
          <w:t xml:space="preserve"> </w:t>
        </w:r>
      </w:ins>
      <w:ins w:id="91" w:author="김나영" w:date="2026-01-30T09:43:00Z">
        <w:r w:rsidRPr="007D14D8">
          <w:rPr>
            <w:rFonts w:asciiTheme="majorHAnsi" w:eastAsiaTheme="majorHAnsi" w:hAnsiTheme="majorHAnsi" w:cs="굴림"/>
            <w:color w:val="000000" w:themeColor="text1"/>
            <w:kern w:val="0"/>
            <w:szCs w:val="20"/>
          </w:rPr>
          <w:t>업체명, 사업자등록번호, 전화번호, 해지사유 등의 정보를 수집 및 보관</w:t>
        </w:r>
        <w:del w:id="92" w:author="나영 김" w:date="2026-02-02T09:07:00Z">
          <w:r w:rsidRPr="007D14D8" w:rsidDel="00C2251B">
            <w:rPr>
              <w:rFonts w:asciiTheme="majorHAnsi" w:eastAsiaTheme="majorHAnsi" w:hAnsiTheme="majorHAnsi" w:cs="굴림"/>
              <w:color w:val="000000" w:themeColor="text1"/>
              <w:kern w:val="0"/>
              <w:szCs w:val="20"/>
            </w:rPr>
            <w:delText xml:space="preserve"> </w:delText>
          </w:r>
        </w:del>
        <w:r w:rsidRPr="007D14D8">
          <w:rPr>
            <w:rFonts w:asciiTheme="majorHAnsi" w:eastAsiaTheme="majorHAnsi" w:hAnsiTheme="majorHAnsi" w:cs="굴림"/>
            <w:color w:val="000000" w:themeColor="text1"/>
            <w:kern w:val="0"/>
            <w:szCs w:val="20"/>
          </w:rPr>
          <w:t>할 수 있습니다.</w:t>
        </w:r>
      </w:ins>
    </w:p>
    <w:p w14:paraId="1AB96C81" w14:textId="77777777" w:rsidR="003D1D17"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제7조(개인정보의 보호 및 관리)</w:t>
      </w:r>
    </w:p>
    <w:p w14:paraId="670643E9" w14:textId="2950C59A"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관련 법령이 정하는 바에 따라 이용자의 개인정보를 보호하기 위해 노력합니다. 이용자의 개인정보의 보호 및 사용에 대해서는 관련 법령 및 회사가 별도로 고지하는 개인정보 처리방침이 적용됩니다.</w:t>
      </w:r>
    </w:p>
    <w:p w14:paraId="2066AD47" w14:textId="77777777" w:rsidR="003D1D17"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회원이 안전하게 서비스를 이용할 수 있도록 보안시스템을 갖추어야 하며 개인정보 처리방침을 공시하고 준수합니다.</w:t>
      </w:r>
    </w:p>
    <w:p w14:paraId="27D0B1E2" w14:textId="17E3FCD1"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회사는 이용자의 귀책사유로 인하여 노출된 이용자의 계정정보를 포함한 타인의 모든 개인정보, 비밀정보에 대해서 일체의 책임을 지지 않습니다.</w:t>
      </w:r>
    </w:p>
    <w:p w14:paraId="584A19CE" w14:textId="77777777" w:rsidR="003D1D17"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제8조 (이용자 정보의 변경 및 관리 의무)</w:t>
      </w:r>
    </w:p>
    <w:p w14:paraId="1090160B" w14:textId="0E9B9DF9" w:rsidR="003D1D17" w:rsidDel="00FC4DD4" w:rsidRDefault="00451051" w:rsidP="00D53E40">
      <w:pPr>
        <w:rPr>
          <w:del w:id="93" w:author="김나영" w:date="2026-09-10T17:07: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이용자는 개인정보설정 화면을 통하여 본인의 정보를 열람 및 수정할 수 있습니다. 다만, 법인 이용자는 홈페이지 기재된 회사의 전화 및 이메일로 법인정보의 수정을 요청하여야 합니다.</w:t>
      </w:r>
    </w:p>
    <w:p w14:paraId="03081122" w14:textId="77777777" w:rsidR="00FC4DD4" w:rsidRDefault="00FC4DD4" w:rsidP="00451051">
      <w:pPr>
        <w:rPr>
          <w:ins w:id="94" w:author="김나영" w:date="2026-09-10T17:07:00Z"/>
          <w:rFonts w:asciiTheme="majorHAnsi" w:eastAsiaTheme="majorHAnsi" w:hAnsiTheme="majorHAnsi" w:cs="굴림"/>
          <w:color w:val="000000" w:themeColor="text1"/>
          <w:kern w:val="0"/>
          <w:szCs w:val="20"/>
        </w:rPr>
      </w:pPr>
    </w:p>
    <w:p w14:paraId="24A524C4" w14:textId="6039A384" w:rsidR="003D1D17" w:rsidDel="007D14D8" w:rsidRDefault="00451051" w:rsidP="00451051">
      <w:pPr>
        <w:rPr>
          <w:del w:id="95" w:author="김나영" w:date="2026-01-30T09:44: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② </w:t>
      </w:r>
      <w:del w:id="96" w:author="김나영" w:date="2026-01-30T09:44:00Z">
        <w:r w:rsidRPr="00451051" w:rsidDel="007D14D8">
          <w:rPr>
            <w:rFonts w:asciiTheme="majorHAnsi" w:eastAsiaTheme="majorHAnsi" w:hAnsiTheme="majorHAnsi" w:cs="굴림"/>
            <w:color w:val="000000" w:themeColor="text1"/>
            <w:kern w:val="0"/>
            <w:szCs w:val="20"/>
          </w:rPr>
          <w:delText>사업자 회원의 ‘대표 계정’은 하위 ‘담당자 계정’의 관리 소홀로 인한 책임까지 부담합니다.</w:delText>
        </w:r>
      </w:del>
    </w:p>
    <w:p w14:paraId="7C0B9967" w14:textId="1170F272" w:rsidR="003D1D17" w:rsidRDefault="00451051" w:rsidP="00D53E40">
      <w:pPr>
        <w:rPr>
          <w:rFonts w:asciiTheme="majorHAnsi" w:eastAsiaTheme="majorHAnsi" w:hAnsiTheme="majorHAnsi" w:cs="굴림"/>
          <w:color w:val="000000" w:themeColor="text1"/>
          <w:kern w:val="0"/>
          <w:szCs w:val="20"/>
        </w:rPr>
      </w:pPr>
      <w:del w:id="97" w:author="김나영" w:date="2026-01-30T09:44:00Z">
        <w:r w:rsidRPr="00451051" w:rsidDel="007D14D8">
          <w:rPr>
            <w:rFonts w:asciiTheme="majorHAnsi" w:eastAsiaTheme="majorHAnsi" w:hAnsiTheme="majorHAnsi" w:cs="굴림"/>
            <w:color w:val="000000" w:themeColor="text1"/>
            <w:kern w:val="0"/>
            <w:szCs w:val="20"/>
          </w:rPr>
          <w:delText xml:space="preserve">③ </w:delText>
        </w:r>
      </w:del>
      <w:r w:rsidRPr="00451051">
        <w:rPr>
          <w:rFonts w:asciiTheme="majorHAnsi" w:eastAsiaTheme="majorHAnsi" w:hAnsiTheme="majorHAnsi" w:cs="굴림"/>
          <w:color w:val="000000" w:themeColor="text1"/>
          <w:kern w:val="0"/>
          <w:szCs w:val="20"/>
        </w:rPr>
        <w:t>이용자는 서비스 이용신청 시 기재한 사항이나 중요 정보(기업명, 대표자명 등)가 변경되었을 경우 즉시 수정하거나 증빙서류를 제출하여야 하며, 변경하지 않음으로써 발생한 불이익에 대하여 회사는 책임을 지지 않습니다.</w:t>
      </w:r>
    </w:p>
    <w:p w14:paraId="0C44FF06" w14:textId="7E1EEFC2" w:rsidR="00451051" w:rsidRDefault="005949FF" w:rsidP="00451051">
      <w:pPr>
        <w:rPr>
          <w:rFonts w:asciiTheme="majorHAnsi" w:eastAsiaTheme="majorHAnsi" w:hAnsiTheme="majorHAnsi" w:cs="굴림"/>
          <w:color w:val="000000" w:themeColor="text1"/>
          <w:kern w:val="0"/>
          <w:szCs w:val="20"/>
        </w:rPr>
      </w:pPr>
      <w:ins w:id="98" w:author="김나영" w:date="2026-09-10T14:46:00Z">
        <w:r>
          <w:rPr>
            <w:rFonts w:asciiTheme="majorHAnsi" w:eastAsiaTheme="majorHAnsi" w:hAnsiTheme="majorHAnsi" w:cs="굴림"/>
            <w:color w:val="000000" w:themeColor="text1"/>
            <w:kern w:val="0"/>
            <w:szCs w:val="20"/>
          </w:rPr>
          <w:t>③</w:t>
        </w:r>
      </w:ins>
      <w:del w:id="99" w:author="김나영" w:date="2026-09-10T14:46:00Z">
        <w:r w:rsidR="00451051" w:rsidRPr="00451051" w:rsidDel="005949FF">
          <w:rPr>
            <w:rFonts w:asciiTheme="majorHAnsi" w:eastAsiaTheme="majorHAnsi" w:hAnsiTheme="majorHAnsi" w:cs="굴림"/>
            <w:color w:val="000000" w:themeColor="text1"/>
            <w:kern w:val="0"/>
            <w:szCs w:val="20"/>
          </w:rPr>
          <w:delText>④</w:delText>
        </w:r>
      </w:del>
      <w:r w:rsidR="00451051" w:rsidRPr="00451051">
        <w:rPr>
          <w:rFonts w:asciiTheme="majorHAnsi" w:eastAsiaTheme="majorHAnsi" w:hAnsiTheme="majorHAnsi" w:cs="굴림"/>
          <w:color w:val="000000" w:themeColor="text1"/>
          <w:kern w:val="0"/>
          <w:szCs w:val="20"/>
        </w:rPr>
        <w:t xml:space="preserve"> 아이디와 비밀번호에 대한 관리 책임은 회원에게 있으며, 이를 제3자가 이용하도록 하여서는 안 됩니다.</w:t>
      </w:r>
    </w:p>
    <w:p w14:paraId="5C9896DB" w14:textId="725654C0" w:rsidR="0010644A" w:rsidRPr="00451051" w:rsidRDefault="005949FF" w:rsidP="00451051">
      <w:pPr>
        <w:rPr>
          <w:rFonts w:asciiTheme="majorHAnsi" w:eastAsiaTheme="majorHAnsi" w:hAnsiTheme="majorHAnsi" w:cs="굴림"/>
          <w:color w:val="000000" w:themeColor="text1"/>
          <w:kern w:val="0"/>
          <w:szCs w:val="20"/>
        </w:rPr>
      </w:pPr>
      <w:ins w:id="100" w:author="김나영" w:date="2026-09-10T14:46:00Z">
        <w:r>
          <w:rPr>
            <w:rFonts w:asciiTheme="majorHAnsi" w:eastAsiaTheme="majorHAnsi" w:hAnsiTheme="majorHAnsi" w:cs="굴림"/>
            <w:b/>
            <w:bCs/>
            <w:color w:val="000000" w:themeColor="text1"/>
            <w:kern w:val="0"/>
            <w:szCs w:val="20"/>
          </w:rPr>
          <w:t>④</w:t>
        </w:r>
      </w:ins>
      <w:del w:id="101" w:author="김나영" w:date="2026-09-10T14:46:00Z">
        <w:r w:rsidR="0010644A" w:rsidRPr="0010644A" w:rsidDel="005949FF">
          <w:rPr>
            <w:rFonts w:asciiTheme="majorHAnsi" w:eastAsiaTheme="majorHAnsi" w:hAnsiTheme="majorHAnsi" w:cs="굴림" w:hint="eastAsia"/>
            <w:b/>
            <w:bCs/>
            <w:color w:val="000000" w:themeColor="text1"/>
            <w:kern w:val="0"/>
            <w:szCs w:val="20"/>
          </w:rPr>
          <w:delText>⑤</w:delText>
        </w:r>
      </w:del>
      <w:r w:rsidR="0010644A" w:rsidRPr="0010644A">
        <w:rPr>
          <w:rFonts w:asciiTheme="majorHAnsi" w:eastAsiaTheme="majorHAnsi" w:hAnsiTheme="majorHAnsi" w:cs="굴림"/>
          <w:b/>
          <w:bCs/>
          <w:color w:val="000000" w:themeColor="text1"/>
          <w:kern w:val="0"/>
          <w:szCs w:val="20"/>
        </w:rPr>
        <w:t xml:space="preserve"> </w:t>
      </w:r>
      <w:r w:rsidR="0010644A" w:rsidRPr="0010644A">
        <w:rPr>
          <w:rFonts w:asciiTheme="majorHAnsi" w:eastAsiaTheme="majorHAnsi" w:hAnsiTheme="majorHAnsi" w:cs="굴림"/>
          <w:color w:val="000000" w:themeColor="text1"/>
          <w:kern w:val="0"/>
          <w:szCs w:val="20"/>
        </w:rPr>
        <w:t xml:space="preserve">회원은 </w:t>
      </w:r>
      <w:del w:id="102" w:author="나영 김" w:date="2026-02-02T09:08:00Z">
        <w:r w:rsidR="0010644A" w:rsidRPr="0010644A" w:rsidDel="00C2251B">
          <w:rPr>
            <w:rFonts w:asciiTheme="majorHAnsi" w:eastAsiaTheme="majorHAnsi" w:hAnsiTheme="majorHAnsi" w:cs="굴림"/>
            <w:color w:val="000000" w:themeColor="text1"/>
            <w:kern w:val="0"/>
            <w:szCs w:val="20"/>
          </w:rPr>
          <w:delText>아이디(</w:delText>
        </w:r>
      </w:del>
      <w:r w:rsidR="0010644A" w:rsidRPr="0010644A">
        <w:rPr>
          <w:rFonts w:asciiTheme="majorHAnsi" w:eastAsiaTheme="majorHAnsi" w:hAnsiTheme="majorHAnsi" w:cs="굴림"/>
          <w:color w:val="000000" w:themeColor="text1"/>
          <w:kern w:val="0"/>
          <w:szCs w:val="20"/>
        </w:rPr>
        <w:t>이메일 주소</w:t>
      </w:r>
      <w:ins w:id="103" w:author="나영 김" w:date="2026-02-02T09:08:00Z">
        <w:r w:rsidR="00C2251B">
          <w:rPr>
            <w:rFonts w:asciiTheme="majorHAnsi" w:eastAsiaTheme="majorHAnsi" w:hAnsiTheme="majorHAnsi" w:cs="굴림" w:hint="eastAsia"/>
            <w:color w:val="000000" w:themeColor="text1"/>
            <w:kern w:val="0"/>
            <w:szCs w:val="20"/>
          </w:rPr>
          <w:t>(아이디</w:t>
        </w:r>
      </w:ins>
      <w:r w:rsidR="0010644A" w:rsidRPr="0010644A">
        <w:rPr>
          <w:rFonts w:asciiTheme="majorHAnsi" w:eastAsiaTheme="majorHAnsi" w:hAnsiTheme="majorHAnsi" w:cs="굴림"/>
          <w:color w:val="000000" w:themeColor="text1"/>
          <w:kern w:val="0"/>
          <w:szCs w:val="20"/>
        </w:rPr>
        <w:t>)를 원칙적으로 변경할 수 없습니다. 부득이한 사유로 변경하고자 하는 경우에는 이용계약을 해지하고 재가입하여야 합니다. 단, 회사가 인정하는 특별한 사유가 있는 경우 고객센터를 통해 예외적으로 변경을 신청할 수 있습니다.</w:t>
      </w:r>
    </w:p>
    <w:p w14:paraId="16978D95"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제9조 (이용자에 대한 통지)</w:t>
      </w:r>
    </w:p>
    <w:p w14:paraId="024BAA73" w14:textId="1FA3BFB4"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회사가 이용자에 대한 통지를 하는 경우 이 약관에 별도 규정이 없는 한 이용자가 제공한 이메일, (휴대)전화번호, </w:t>
      </w:r>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 xml:space="preserve"> 등으로 통지할 수 있습니다.</w:t>
      </w:r>
      <w:ins w:id="104" w:author="김나영" w:date="2026-01-29T09:37:00Z">
        <w:r w:rsidR="00AB4251">
          <w:rPr>
            <w:rFonts w:asciiTheme="majorHAnsi" w:eastAsiaTheme="majorHAnsi" w:hAnsiTheme="majorHAnsi" w:cs="굴림"/>
            <w:color w:val="000000" w:themeColor="text1"/>
            <w:kern w:val="0"/>
            <w:szCs w:val="20"/>
          </w:rPr>
          <w:t xml:space="preserve"> </w:t>
        </w:r>
        <w:r w:rsidR="00AB4251" w:rsidRPr="00AB4251">
          <w:rPr>
            <w:rFonts w:asciiTheme="majorHAnsi" w:eastAsiaTheme="majorHAnsi" w:hAnsiTheme="majorHAnsi" w:cs="굴림" w:hint="eastAsia"/>
            <w:color w:val="000000" w:themeColor="text1"/>
            <w:kern w:val="0"/>
            <w:szCs w:val="20"/>
          </w:rPr>
          <w:t>단</w:t>
        </w:r>
        <w:r w:rsidR="00AB4251" w:rsidRPr="00AB4251">
          <w:rPr>
            <w:rFonts w:asciiTheme="majorHAnsi" w:eastAsiaTheme="majorHAnsi" w:hAnsiTheme="majorHAnsi" w:cs="굴림"/>
            <w:color w:val="000000" w:themeColor="text1"/>
            <w:kern w:val="0"/>
            <w:szCs w:val="20"/>
          </w:rPr>
          <w:t xml:space="preserve">, 회원이 </w:t>
        </w:r>
      </w:ins>
      <w:ins w:id="105" w:author="나영 김" w:date="2026-02-02T09:08:00Z">
        <w:r w:rsidR="00C2251B">
          <w:rPr>
            <w:rFonts w:asciiTheme="majorHAnsi" w:eastAsiaTheme="majorHAnsi" w:hAnsiTheme="majorHAnsi" w:cs="굴림" w:hint="eastAsia"/>
            <w:color w:val="000000" w:themeColor="text1"/>
            <w:kern w:val="0"/>
            <w:szCs w:val="20"/>
          </w:rPr>
          <w:t>이메일</w:t>
        </w:r>
      </w:ins>
      <w:ins w:id="106" w:author="김나영" w:date="2026-01-29T09:37:00Z">
        <w:del w:id="107" w:author="나영 김" w:date="2026-02-02T09:08:00Z">
          <w:r w:rsidR="00AB4251" w:rsidRPr="00AB4251" w:rsidDel="00C2251B">
            <w:rPr>
              <w:rFonts w:asciiTheme="majorHAnsi" w:eastAsiaTheme="majorHAnsi" w:hAnsiTheme="majorHAnsi" w:cs="굴림"/>
              <w:color w:val="000000" w:themeColor="text1"/>
              <w:kern w:val="0"/>
              <w:szCs w:val="20"/>
            </w:rPr>
            <w:delText>E-mail</w:delText>
          </w:r>
        </w:del>
        <w:r w:rsidR="00AB4251" w:rsidRPr="00AB4251">
          <w:rPr>
            <w:rFonts w:asciiTheme="majorHAnsi" w:eastAsiaTheme="majorHAnsi" w:hAnsiTheme="majorHAnsi" w:cs="굴림"/>
            <w:color w:val="000000" w:themeColor="text1"/>
            <w:kern w:val="0"/>
            <w:szCs w:val="20"/>
          </w:rPr>
          <w:t xml:space="preserve"> 또는 휴대</w:t>
        </w:r>
      </w:ins>
      <w:ins w:id="108" w:author="나영 김" w:date="2026-02-02T09:08:00Z">
        <w:r w:rsidR="00C2251B">
          <w:rPr>
            <w:rFonts w:asciiTheme="majorHAnsi" w:eastAsiaTheme="majorHAnsi" w:hAnsiTheme="majorHAnsi" w:cs="굴림" w:hint="eastAsia"/>
            <w:color w:val="000000" w:themeColor="text1"/>
            <w:kern w:val="0"/>
            <w:szCs w:val="20"/>
          </w:rPr>
          <w:t>전화</w:t>
        </w:r>
      </w:ins>
      <w:ins w:id="109" w:author="김나영" w:date="2026-01-29T09:37:00Z">
        <w:del w:id="110" w:author="나영 김" w:date="2026-02-02T09:08:00Z">
          <w:r w:rsidR="00AB4251" w:rsidRPr="00AB4251" w:rsidDel="00C2251B">
            <w:rPr>
              <w:rFonts w:asciiTheme="majorHAnsi" w:eastAsiaTheme="majorHAnsi" w:hAnsiTheme="majorHAnsi" w:cs="굴림"/>
              <w:color w:val="000000" w:themeColor="text1"/>
              <w:kern w:val="0"/>
              <w:szCs w:val="20"/>
            </w:rPr>
            <w:delText>폰</w:delText>
          </w:r>
        </w:del>
        <w:r w:rsidR="00AB4251" w:rsidRPr="00AB4251">
          <w:rPr>
            <w:rFonts w:asciiTheme="majorHAnsi" w:eastAsiaTheme="majorHAnsi" w:hAnsiTheme="majorHAnsi" w:cs="굴림"/>
            <w:color w:val="000000" w:themeColor="text1"/>
            <w:kern w:val="0"/>
            <w:szCs w:val="20"/>
          </w:rPr>
          <w:t>번호의 부재, 변경, 오류 등 또는 정보를 허위로 제출하거나 변경된 정보를 회사에 알리지 않은 경우 회사는 회원이 제출한 정보로 통지를 발송한 때에 회원에게 도달된 것으로 봅니다.</w:t>
        </w:r>
      </w:ins>
    </w:p>
    <w:p w14:paraId="4DF84D70" w14:textId="07C3EC44"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전체 또는 불특정 다수 이용자에 대한 통지의 경우 7일 이상 서비스 공지사항에 게시함으로써 제1항의 통지에 갈음할 수 있습니다.</w:t>
      </w:r>
    </w:p>
    <w:p w14:paraId="7F8ACE9F" w14:textId="302796ED" w:rsidR="008504BB" w:rsidDel="002E5D8E" w:rsidRDefault="008504BB" w:rsidP="003D1D17">
      <w:pPr>
        <w:jc w:val="center"/>
        <w:rPr>
          <w:del w:id="111" w:author="김나영" w:date="2026-01-30T09:13:00Z"/>
          <w:rFonts w:asciiTheme="majorHAnsi" w:eastAsiaTheme="majorHAnsi" w:hAnsiTheme="majorHAnsi" w:cs="굴림"/>
          <w:b/>
          <w:bCs/>
          <w:color w:val="000000" w:themeColor="text1"/>
          <w:kern w:val="0"/>
          <w:sz w:val="24"/>
          <w:szCs w:val="24"/>
        </w:rPr>
      </w:pPr>
    </w:p>
    <w:p w14:paraId="3CAEB4A8" w14:textId="79D5D15E" w:rsidR="008504BB" w:rsidDel="002E5D8E" w:rsidRDefault="008504BB" w:rsidP="003D1D17">
      <w:pPr>
        <w:jc w:val="center"/>
        <w:rPr>
          <w:del w:id="112" w:author="김나영" w:date="2026-01-30T09:13:00Z"/>
          <w:rFonts w:asciiTheme="majorHAnsi" w:eastAsiaTheme="majorHAnsi" w:hAnsiTheme="majorHAnsi" w:cs="굴림"/>
          <w:b/>
          <w:bCs/>
          <w:color w:val="000000" w:themeColor="text1"/>
          <w:kern w:val="0"/>
          <w:sz w:val="24"/>
          <w:szCs w:val="24"/>
        </w:rPr>
      </w:pPr>
    </w:p>
    <w:p w14:paraId="6C16945E" w14:textId="1ACE0A19" w:rsidR="00C53AD9" w:rsidDel="002E5D8E" w:rsidRDefault="00C53AD9" w:rsidP="003D1D17">
      <w:pPr>
        <w:jc w:val="center"/>
        <w:rPr>
          <w:del w:id="113" w:author="김나영" w:date="2026-01-30T09:13:00Z"/>
          <w:rFonts w:asciiTheme="majorHAnsi" w:eastAsiaTheme="majorHAnsi" w:hAnsiTheme="majorHAnsi" w:cs="굴림"/>
          <w:b/>
          <w:bCs/>
          <w:color w:val="000000" w:themeColor="text1"/>
          <w:kern w:val="0"/>
          <w:sz w:val="24"/>
          <w:szCs w:val="24"/>
        </w:rPr>
      </w:pPr>
    </w:p>
    <w:p w14:paraId="6B9E5E2F" w14:textId="6D6619CD" w:rsidR="00C53AD9" w:rsidDel="002E5D8E" w:rsidRDefault="00C53AD9" w:rsidP="003D1D17">
      <w:pPr>
        <w:jc w:val="center"/>
        <w:rPr>
          <w:del w:id="114" w:author="김나영" w:date="2026-01-30T09:13:00Z"/>
          <w:rFonts w:asciiTheme="majorHAnsi" w:eastAsiaTheme="majorHAnsi" w:hAnsiTheme="majorHAnsi" w:cs="굴림"/>
          <w:b/>
          <w:bCs/>
          <w:color w:val="000000" w:themeColor="text1"/>
          <w:kern w:val="0"/>
          <w:sz w:val="24"/>
          <w:szCs w:val="24"/>
        </w:rPr>
      </w:pPr>
    </w:p>
    <w:p w14:paraId="770A2A9C" w14:textId="00F8BA93" w:rsidR="00C53AD9" w:rsidDel="002E5D8E" w:rsidRDefault="00C53AD9" w:rsidP="003D1D17">
      <w:pPr>
        <w:jc w:val="center"/>
        <w:rPr>
          <w:del w:id="115" w:author="김나영" w:date="2026-01-30T09:13:00Z"/>
          <w:rFonts w:asciiTheme="majorHAnsi" w:eastAsiaTheme="majorHAnsi" w:hAnsiTheme="majorHAnsi" w:cs="굴림"/>
          <w:b/>
          <w:bCs/>
          <w:color w:val="000000" w:themeColor="text1"/>
          <w:kern w:val="0"/>
          <w:sz w:val="24"/>
          <w:szCs w:val="24"/>
        </w:rPr>
      </w:pPr>
    </w:p>
    <w:p w14:paraId="2A3AED5D" w14:textId="611A387F" w:rsidR="00C53AD9" w:rsidDel="002E5D8E" w:rsidRDefault="00C53AD9" w:rsidP="003D1D17">
      <w:pPr>
        <w:jc w:val="center"/>
        <w:rPr>
          <w:del w:id="116" w:author="김나영" w:date="2026-01-30T09:13:00Z"/>
          <w:rFonts w:asciiTheme="majorHAnsi" w:eastAsiaTheme="majorHAnsi" w:hAnsiTheme="majorHAnsi" w:cs="굴림"/>
          <w:b/>
          <w:bCs/>
          <w:color w:val="000000" w:themeColor="text1"/>
          <w:kern w:val="0"/>
          <w:sz w:val="24"/>
          <w:szCs w:val="24"/>
        </w:rPr>
      </w:pPr>
    </w:p>
    <w:p w14:paraId="68AE1469" w14:textId="45F64896" w:rsidR="00C53AD9" w:rsidDel="002E5D8E" w:rsidRDefault="00C53AD9" w:rsidP="003D1D17">
      <w:pPr>
        <w:jc w:val="center"/>
        <w:rPr>
          <w:del w:id="117" w:author="김나영" w:date="2026-01-30T09:13:00Z"/>
          <w:rFonts w:asciiTheme="majorHAnsi" w:eastAsiaTheme="majorHAnsi" w:hAnsiTheme="majorHAnsi" w:cs="굴림"/>
          <w:b/>
          <w:bCs/>
          <w:color w:val="000000" w:themeColor="text1"/>
          <w:kern w:val="0"/>
          <w:sz w:val="24"/>
          <w:szCs w:val="24"/>
        </w:rPr>
      </w:pPr>
    </w:p>
    <w:p w14:paraId="54DF41D0" w14:textId="144B8FBE" w:rsidR="00C53AD9" w:rsidDel="002E5D8E" w:rsidRDefault="00C53AD9" w:rsidP="003D1D17">
      <w:pPr>
        <w:jc w:val="center"/>
        <w:rPr>
          <w:del w:id="118" w:author="김나영" w:date="2026-01-30T09:13:00Z"/>
          <w:rFonts w:asciiTheme="majorHAnsi" w:eastAsiaTheme="majorHAnsi" w:hAnsiTheme="majorHAnsi" w:cs="굴림"/>
          <w:b/>
          <w:bCs/>
          <w:color w:val="000000" w:themeColor="text1"/>
          <w:kern w:val="0"/>
          <w:sz w:val="24"/>
          <w:szCs w:val="24"/>
        </w:rPr>
      </w:pPr>
    </w:p>
    <w:p w14:paraId="782A9A92" w14:textId="31D6190E" w:rsidR="00C53AD9" w:rsidDel="002E5D8E" w:rsidRDefault="00C53AD9" w:rsidP="003D1D17">
      <w:pPr>
        <w:jc w:val="center"/>
        <w:rPr>
          <w:del w:id="119" w:author="김나영" w:date="2026-01-30T09:13:00Z"/>
          <w:rFonts w:asciiTheme="majorHAnsi" w:eastAsiaTheme="majorHAnsi" w:hAnsiTheme="majorHAnsi" w:cs="굴림"/>
          <w:b/>
          <w:bCs/>
          <w:color w:val="000000" w:themeColor="text1"/>
          <w:kern w:val="0"/>
          <w:sz w:val="24"/>
          <w:szCs w:val="24"/>
        </w:rPr>
      </w:pPr>
    </w:p>
    <w:p w14:paraId="54C3207F" w14:textId="77777777" w:rsidR="00C53AD9" w:rsidDel="002E5D8E" w:rsidRDefault="00C53AD9" w:rsidP="003D1D17">
      <w:pPr>
        <w:jc w:val="center"/>
        <w:rPr>
          <w:del w:id="120" w:author="김나영" w:date="2026-01-30T09:13:00Z"/>
          <w:rFonts w:asciiTheme="majorHAnsi" w:eastAsiaTheme="majorHAnsi" w:hAnsiTheme="majorHAnsi" w:cs="굴림"/>
          <w:b/>
          <w:bCs/>
          <w:color w:val="000000" w:themeColor="text1"/>
          <w:kern w:val="0"/>
          <w:sz w:val="24"/>
          <w:szCs w:val="24"/>
        </w:rPr>
      </w:pPr>
    </w:p>
    <w:p w14:paraId="2F9367E1" w14:textId="77777777" w:rsidR="00C53AD9" w:rsidDel="002E5D8E" w:rsidRDefault="00C53AD9">
      <w:pPr>
        <w:rPr>
          <w:del w:id="121" w:author="김나영" w:date="2026-01-30T09:13:00Z"/>
          <w:rFonts w:asciiTheme="majorHAnsi" w:eastAsiaTheme="majorHAnsi" w:hAnsiTheme="majorHAnsi" w:cs="굴림"/>
          <w:b/>
          <w:bCs/>
          <w:color w:val="000000" w:themeColor="text1"/>
          <w:kern w:val="0"/>
          <w:sz w:val="24"/>
          <w:szCs w:val="24"/>
        </w:rPr>
        <w:pPrChange w:id="122" w:author="김나영" w:date="2026-01-30T09:13:00Z">
          <w:pPr>
            <w:jc w:val="center"/>
          </w:pPr>
        </w:pPrChange>
      </w:pPr>
    </w:p>
    <w:p w14:paraId="67D6D3EA" w14:textId="77777777" w:rsidR="00C53AD9" w:rsidRDefault="00C53AD9">
      <w:pPr>
        <w:rPr>
          <w:rFonts w:asciiTheme="majorHAnsi" w:eastAsiaTheme="majorHAnsi" w:hAnsiTheme="majorHAnsi" w:cs="굴림"/>
          <w:b/>
          <w:bCs/>
          <w:color w:val="000000" w:themeColor="text1"/>
          <w:kern w:val="0"/>
          <w:sz w:val="24"/>
          <w:szCs w:val="24"/>
        </w:rPr>
        <w:pPrChange w:id="123" w:author="김나영" w:date="2026-01-30T09:13:00Z">
          <w:pPr>
            <w:jc w:val="center"/>
          </w:pPr>
        </w:pPrChange>
      </w:pPr>
    </w:p>
    <w:p w14:paraId="2A47BB07" w14:textId="3EDA4113" w:rsidR="00C53AD9" w:rsidDel="002E5D8E" w:rsidRDefault="00C53AD9" w:rsidP="003D1D17">
      <w:pPr>
        <w:jc w:val="center"/>
        <w:rPr>
          <w:del w:id="124" w:author="김나영" w:date="2026-01-30T09:13:00Z"/>
          <w:rFonts w:asciiTheme="majorHAnsi" w:eastAsiaTheme="majorHAnsi" w:hAnsiTheme="majorHAnsi" w:cs="굴림"/>
          <w:b/>
          <w:bCs/>
          <w:color w:val="000000" w:themeColor="text1"/>
          <w:kern w:val="0"/>
          <w:sz w:val="24"/>
          <w:szCs w:val="24"/>
        </w:rPr>
      </w:pPr>
    </w:p>
    <w:p w14:paraId="2806AC4E" w14:textId="55FF42B4" w:rsidR="00C53AD9" w:rsidDel="002E5D8E" w:rsidRDefault="00C53AD9" w:rsidP="003D1D17">
      <w:pPr>
        <w:jc w:val="center"/>
        <w:rPr>
          <w:del w:id="125" w:author="김나영" w:date="2026-01-30T09:13:00Z"/>
          <w:rFonts w:asciiTheme="majorHAnsi" w:eastAsiaTheme="majorHAnsi" w:hAnsiTheme="majorHAnsi" w:cs="굴림"/>
          <w:b/>
          <w:bCs/>
          <w:color w:val="000000" w:themeColor="text1"/>
          <w:kern w:val="0"/>
          <w:sz w:val="24"/>
          <w:szCs w:val="24"/>
        </w:rPr>
      </w:pPr>
    </w:p>
    <w:p w14:paraId="4520249D" w14:textId="3CAED433" w:rsidR="00C53AD9" w:rsidDel="002E5D8E" w:rsidRDefault="00C53AD9" w:rsidP="003D1D17">
      <w:pPr>
        <w:jc w:val="center"/>
        <w:rPr>
          <w:del w:id="126" w:author="김나영" w:date="2026-01-30T09:13:00Z"/>
          <w:rFonts w:asciiTheme="majorHAnsi" w:eastAsiaTheme="majorHAnsi" w:hAnsiTheme="majorHAnsi" w:cs="굴림"/>
          <w:b/>
          <w:bCs/>
          <w:color w:val="000000" w:themeColor="text1"/>
          <w:kern w:val="0"/>
          <w:sz w:val="24"/>
          <w:szCs w:val="24"/>
        </w:rPr>
      </w:pPr>
    </w:p>
    <w:p w14:paraId="3D248823" w14:textId="1A0F7615" w:rsidR="00C53AD9" w:rsidDel="002E5D8E" w:rsidRDefault="00C53AD9" w:rsidP="003D1D17">
      <w:pPr>
        <w:jc w:val="center"/>
        <w:rPr>
          <w:del w:id="127" w:author="김나영" w:date="2026-01-30T09:13:00Z"/>
          <w:rFonts w:asciiTheme="majorHAnsi" w:eastAsiaTheme="majorHAnsi" w:hAnsiTheme="majorHAnsi" w:cs="굴림"/>
          <w:b/>
          <w:bCs/>
          <w:color w:val="000000" w:themeColor="text1"/>
          <w:kern w:val="0"/>
          <w:sz w:val="24"/>
          <w:szCs w:val="24"/>
        </w:rPr>
      </w:pPr>
    </w:p>
    <w:p w14:paraId="142D444F" w14:textId="5E31B707" w:rsidR="00C53AD9" w:rsidDel="002E5D8E" w:rsidRDefault="00C53AD9" w:rsidP="003D1D17">
      <w:pPr>
        <w:jc w:val="center"/>
        <w:rPr>
          <w:del w:id="128" w:author="김나영" w:date="2026-01-30T09:13:00Z"/>
          <w:rFonts w:asciiTheme="majorHAnsi" w:eastAsiaTheme="majorHAnsi" w:hAnsiTheme="majorHAnsi" w:cs="굴림"/>
          <w:b/>
          <w:bCs/>
          <w:color w:val="000000" w:themeColor="text1"/>
          <w:kern w:val="0"/>
          <w:sz w:val="24"/>
          <w:szCs w:val="24"/>
        </w:rPr>
      </w:pPr>
    </w:p>
    <w:p w14:paraId="19966F39" w14:textId="3447789C" w:rsidR="00C53AD9" w:rsidDel="002E5D8E" w:rsidRDefault="00C53AD9" w:rsidP="003D1D17">
      <w:pPr>
        <w:jc w:val="center"/>
        <w:rPr>
          <w:del w:id="129" w:author="김나영" w:date="2026-01-30T09:13:00Z"/>
          <w:rFonts w:asciiTheme="majorHAnsi" w:eastAsiaTheme="majorHAnsi" w:hAnsiTheme="majorHAnsi" w:cs="굴림"/>
          <w:b/>
          <w:bCs/>
          <w:color w:val="000000" w:themeColor="text1"/>
          <w:kern w:val="0"/>
          <w:sz w:val="24"/>
          <w:szCs w:val="24"/>
        </w:rPr>
      </w:pPr>
    </w:p>
    <w:p w14:paraId="3BA4F899" w14:textId="34EAD62F" w:rsidR="00C53AD9" w:rsidDel="002E5D8E" w:rsidRDefault="00C53AD9" w:rsidP="003D1D17">
      <w:pPr>
        <w:jc w:val="center"/>
        <w:rPr>
          <w:del w:id="130" w:author="김나영" w:date="2026-01-30T09:13:00Z"/>
          <w:rFonts w:asciiTheme="majorHAnsi" w:eastAsiaTheme="majorHAnsi" w:hAnsiTheme="majorHAnsi" w:cs="굴림"/>
          <w:b/>
          <w:bCs/>
          <w:color w:val="000000" w:themeColor="text1"/>
          <w:kern w:val="0"/>
          <w:sz w:val="24"/>
          <w:szCs w:val="24"/>
        </w:rPr>
      </w:pPr>
    </w:p>
    <w:p w14:paraId="49BFADBC" w14:textId="0B259AC2" w:rsidR="00451051" w:rsidRPr="00451051" w:rsidRDefault="00451051" w:rsidP="003D1D17">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제3장 계약당사자의 권리 및 의무</w:t>
      </w:r>
    </w:p>
    <w:p w14:paraId="688C4F47"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제10조(회사의 의무)</w:t>
      </w:r>
    </w:p>
    <w:p w14:paraId="09E01027"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관련법과 본 약관이 금지하거나 미풍양속에 반하는 행위를 하지 않으며, 계속적이고 안정적으로 서비스를 제공하기 위하여 노력합니다.</w:t>
      </w:r>
    </w:p>
    <w:p w14:paraId="4123B7C3"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서비스 제공을 위한 시스템에 장애가 발생하거나 고장 발생 시에는 이를 최대한 신속히 수리 또는 복구합니다. 다만, 천재지변 등 불가항력의 경우에는 서비스를 일시 중단할 수 있습니다.</w:t>
      </w:r>
    </w:p>
    <w:p w14:paraId="11435D9A"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회사는 이용자의 서비스 제공 목적에 맞는 서비스 이용여부를 확인하기 위하여 상시적으로 모니터링을 실시합니다.</w:t>
      </w:r>
    </w:p>
    <w:p w14:paraId="5B80EA2C" w14:textId="7A3C63EB"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④ </w:t>
      </w:r>
      <w:ins w:id="131" w:author="김나영" w:date="2026-09-10T17:33:00Z">
        <w:r w:rsidR="008565C4" w:rsidRPr="008565C4">
          <w:rPr>
            <w:rFonts w:asciiTheme="majorHAnsi" w:eastAsiaTheme="majorHAnsi" w:hAnsiTheme="majorHAnsi" w:cs="굴림" w:hint="eastAsia"/>
            <w:b/>
            <w:color w:val="FF0000"/>
            <w:kern w:val="0"/>
            <w:szCs w:val="20"/>
            <w:rPrChange w:id="132" w:author="김나영" w:date="2026-09-10T17:34:00Z">
              <w:rPr>
                <w:rFonts w:asciiTheme="majorHAnsi" w:eastAsiaTheme="majorHAnsi" w:hAnsiTheme="majorHAnsi" w:cs="굴림" w:hint="eastAsia"/>
                <w:color w:val="000000" w:themeColor="text1"/>
                <w:kern w:val="0"/>
                <w:szCs w:val="20"/>
              </w:rPr>
            </w:rPrChange>
          </w:rPr>
          <w:t>회사는</w:t>
        </w:r>
        <w:r w:rsidR="008565C4" w:rsidRPr="008565C4">
          <w:rPr>
            <w:rFonts w:asciiTheme="majorHAnsi" w:eastAsiaTheme="majorHAnsi" w:hAnsiTheme="majorHAnsi" w:cs="굴림"/>
            <w:b/>
            <w:color w:val="FF0000"/>
            <w:kern w:val="0"/>
            <w:szCs w:val="20"/>
            <w:rPrChange w:id="133" w:author="김나영" w:date="2026-09-10T17:34:00Z">
              <w:rPr>
                <w:rFonts w:asciiTheme="majorHAnsi" w:eastAsiaTheme="majorHAnsi" w:hAnsiTheme="majorHAnsi" w:cs="굴림"/>
                <w:color w:val="000000" w:themeColor="text1"/>
                <w:kern w:val="0"/>
                <w:szCs w:val="20"/>
              </w:rPr>
            </w:rPrChange>
          </w:rPr>
          <w:t xml:space="preserve"> </w:t>
        </w:r>
        <w:proofErr w:type="spellStart"/>
        <w:r w:rsidR="008565C4" w:rsidRPr="008565C4">
          <w:rPr>
            <w:rFonts w:asciiTheme="majorHAnsi" w:eastAsiaTheme="majorHAnsi" w:hAnsiTheme="majorHAnsi" w:cs="굴림"/>
            <w:b/>
            <w:color w:val="FF0000"/>
            <w:kern w:val="0"/>
            <w:szCs w:val="20"/>
            <w:rPrChange w:id="134" w:author="김나영" w:date="2026-09-10T17:34:00Z">
              <w:rPr>
                <w:rFonts w:asciiTheme="majorHAnsi" w:eastAsiaTheme="majorHAnsi" w:hAnsiTheme="majorHAnsi" w:cs="굴림"/>
                <w:color w:val="000000" w:themeColor="text1"/>
                <w:kern w:val="0"/>
                <w:szCs w:val="20"/>
              </w:rPr>
            </w:rPrChange>
          </w:rPr>
          <w:t>불법스팸</w:t>
        </w:r>
        <w:proofErr w:type="spellEnd"/>
        <w:r w:rsidR="008565C4" w:rsidRPr="008565C4">
          <w:rPr>
            <w:rFonts w:asciiTheme="majorHAnsi" w:eastAsiaTheme="majorHAnsi" w:hAnsiTheme="majorHAnsi" w:cs="굴림"/>
            <w:b/>
            <w:color w:val="FF0000"/>
            <w:kern w:val="0"/>
            <w:szCs w:val="20"/>
            <w:rPrChange w:id="135" w:author="김나영" w:date="2026-09-10T17:34:00Z">
              <w:rPr>
                <w:rFonts w:asciiTheme="majorHAnsi" w:eastAsiaTheme="majorHAnsi" w:hAnsiTheme="majorHAnsi" w:cs="굴림"/>
                <w:color w:val="000000" w:themeColor="text1"/>
                <w:kern w:val="0"/>
                <w:szCs w:val="20"/>
              </w:rPr>
            </w:rPrChange>
          </w:rPr>
          <w:t xml:space="preserve">, </w:t>
        </w:r>
        <w:proofErr w:type="spellStart"/>
        <w:r w:rsidR="008565C4" w:rsidRPr="008565C4">
          <w:rPr>
            <w:rFonts w:asciiTheme="majorHAnsi" w:eastAsiaTheme="majorHAnsi" w:hAnsiTheme="majorHAnsi" w:cs="굴림"/>
            <w:b/>
            <w:color w:val="FF0000"/>
            <w:kern w:val="0"/>
            <w:szCs w:val="20"/>
            <w:rPrChange w:id="136" w:author="김나영" w:date="2026-09-10T17:34:00Z">
              <w:rPr>
                <w:rFonts w:asciiTheme="majorHAnsi" w:eastAsiaTheme="majorHAnsi" w:hAnsiTheme="majorHAnsi" w:cs="굴림"/>
                <w:color w:val="000000" w:themeColor="text1"/>
                <w:kern w:val="0"/>
                <w:szCs w:val="20"/>
              </w:rPr>
            </w:rPrChange>
          </w:rPr>
          <w:t>스미싱</w:t>
        </w:r>
        <w:proofErr w:type="spellEnd"/>
        <w:r w:rsidR="008565C4" w:rsidRPr="008565C4">
          <w:rPr>
            <w:rFonts w:asciiTheme="majorHAnsi" w:eastAsiaTheme="majorHAnsi" w:hAnsiTheme="majorHAnsi" w:cs="굴림"/>
            <w:b/>
            <w:color w:val="FF0000"/>
            <w:kern w:val="0"/>
            <w:szCs w:val="20"/>
            <w:rPrChange w:id="137" w:author="김나영" w:date="2026-09-10T17:34:00Z">
              <w:rPr>
                <w:rFonts w:asciiTheme="majorHAnsi" w:eastAsiaTheme="majorHAnsi" w:hAnsiTheme="majorHAnsi" w:cs="굴림"/>
                <w:color w:val="000000" w:themeColor="text1"/>
                <w:kern w:val="0"/>
                <w:szCs w:val="20"/>
              </w:rPr>
            </w:rPrChange>
          </w:rPr>
          <w:t xml:space="preserve">, 피싱 등으로부터 이용자 및 수신자를 보호하기 위하여 </w:t>
        </w:r>
      </w:ins>
      <w:ins w:id="138" w:author="김나영" w:date="2026-09-10T17:34:00Z">
        <w:r w:rsidR="008565C4" w:rsidRPr="008565C4">
          <w:rPr>
            <w:rFonts w:asciiTheme="majorHAnsi" w:eastAsiaTheme="majorHAnsi" w:hAnsiTheme="majorHAnsi" w:cs="굴림" w:hint="eastAsia"/>
            <w:b/>
            <w:color w:val="FF0000"/>
            <w:kern w:val="0"/>
            <w:szCs w:val="20"/>
            <w:rPrChange w:id="139" w:author="김나영" w:date="2026-09-10T17:34:00Z">
              <w:rPr>
                <w:rFonts w:asciiTheme="majorHAnsi" w:eastAsiaTheme="majorHAnsi" w:hAnsiTheme="majorHAnsi" w:cs="굴림" w:hint="eastAsia"/>
                <w:color w:val="000000" w:themeColor="text1"/>
                <w:kern w:val="0"/>
                <w:szCs w:val="20"/>
              </w:rPr>
            </w:rPrChange>
          </w:rPr>
          <w:t>해당</w:t>
        </w:r>
        <w:r w:rsidR="008565C4" w:rsidRPr="008565C4">
          <w:rPr>
            <w:rFonts w:asciiTheme="majorHAnsi" w:eastAsiaTheme="majorHAnsi" w:hAnsiTheme="majorHAnsi" w:cs="굴림"/>
            <w:b/>
            <w:color w:val="FF0000"/>
            <w:kern w:val="0"/>
            <w:szCs w:val="20"/>
            <w:rPrChange w:id="140" w:author="김나영" w:date="2026-09-10T17:34:00Z">
              <w:rPr>
                <w:rFonts w:asciiTheme="majorHAnsi" w:eastAsiaTheme="majorHAnsi" w:hAnsiTheme="majorHAnsi" w:cs="굴림"/>
                <w:color w:val="000000" w:themeColor="text1"/>
                <w:kern w:val="0"/>
                <w:szCs w:val="20"/>
              </w:rPr>
            </w:rPrChange>
          </w:rPr>
          <w:t xml:space="preserve"> 메시지가 수신되지 않도록 </w:t>
        </w:r>
      </w:ins>
      <w:ins w:id="141" w:author="김나영" w:date="2026-09-10T17:33:00Z">
        <w:r w:rsidR="008565C4" w:rsidRPr="008565C4">
          <w:rPr>
            <w:rFonts w:asciiTheme="majorHAnsi" w:eastAsiaTheme="majorHAnsi" w:hAnsiTheme="majorHAnsi" w:cs="굴림"/>
            <w:b/>
            <w:color w:val="FF0000"/>
            <w:kern w:val="0"/>
            <w:szCs w:val="20"/>
            <w:rPrChange w:id="142" w:author="김나영" w:date="2026-09-10T17:34:00Z">
              <w:rPr>
                <w:rFonts w:asciiTheme="majorHAnsi" w:eastAsiaTheme="majorHAnsi" w:hAnsiTheme="majorHAnsi" w:cs="굴림"/>
                <w:color w:val="000000" w:themeColor="text1"/>
                <w:kern w:val="0"/>
                <w:szCs w:val="20"/>
              </w:rPr>
            </w:rPrChange>
          </w:rPr>
          <w:t>관련 메시지 및 악성 URL을 차단할 수 있습니다.</w:t>
        </w:r>
      </w:ins>
      <w:del w:id="143" w:author="김나영" w:date="2026-09-10T17:33:00Z">
        <w:r w:rsidRPr="00451051" w:rsidDel="008565C4">
          <w:rPr>
            <w:rFonts w:asciiTheme="majorHAnsi" w:eastAsiaTheme="majorHAnsi" w:hAnsiTheme="majorHAnsi" w:cs="굴림"/>
            <w:color w:val="000000" w:themeColor="text1"/>
            <w:kern w:val="0"/>
            <w:szCs w:val="20"/>
          </w:rPr>
          <w:delText>회사는 스팸메시지 또는 스미싱(이하 “불법스팸”)으로부터 이용자를 보호하기 위하여 스팸차단(필터링) 부가 서비스를 통해 해당 문자메시지가 수신되지 않도록 차단할 수 있습니다.</w:delText>
        </w:r>
      </w:del>
    </w:p>
    <w:p w14:paraId="06C2FE8C" w14:textId="79A03A39" w:rsidR="008504BB" w:rsidRPr="005949FF" w:rsidRDefault="00451051" w:rsidP="00451051">
      <w:pPr>
        <w:rPr>
          <w:rFonts w:asciiTheme="majorHAnsi" w:eastAsiaTheme="majorHAnsi" w:hAnsiTheme="majorHAnsi" w:cs="굴림"/>
          <w:b/>
          <w:color w:val="FF0000"/>
          <w:kern w:val="0"/>
          <w:szCs w:val="20"/>
          <w:rPrChange w:id="144" w:author="김나영" w:date="2026-09-10T14:47:00Z">
            <w:rPr>
              <w:rFonts w:asciiTheme="majorHAnsi" w:eastAsiaTheme="majorHAnsi" w:hAnsiTheme="majorHAnsi" w:cs="굴림"/>
              <w:color w:val="000000" w:themeColor="text1"/>
              <w:kern w:val="0"/>
              <w:szCs w:val="20"/>
            </w:rPr>
          </w:rPrChange>
        </w:rPr>
      </w:pPr>
      <w:r w:rsidRPr="00451051">
        <w:rPr>
          <w:rFonts w:asciiTheme="majorHAnsi" w:eastAsiaTheme="majorHAnsi" w:hAnsiTheme="majorHAnsi" w:cs="굴림"/>
          <w:color w:val="000000" w:themeColor="text1"/>
          <w:kern w:val="0"/>
          <w:szCs w:val="20"/>
        </w:rPr>
        <w:t xml:space="preserve">⑤ </w:t>
      </w:r>
      <w:ins w:id="145" w:author="김나영" w:date="2026-09-10T14:47:00Z">
        <w:r w:rsidR="005949FF" w:rsidRPr="005949FF">
          <w:rPr>
            <w:rFonts w:asciiTheme="majorHAnsi" w:eastAsiaTheme="majorHAnsi" w:hAnsiTheme="majorHAnsi" w:cs="굴림" w:hint="eastAsia"/>
            <w:b/>
            <w:color w:val="FF0000"/>
            <w:kern w:val="0"/>
            <w:szCs w:val="20"/>
            <w:rPrChange w:id="146" w:author="김나영" w:date="2026-09-10T14:47:00Z">
              <w:rPr>
                <w:rFonts w:asciiTheme="majorHAnsi" w:eastAsiaTheme="majorHAnsi" w:hAnsiTheme="majorHAnsi" w:cs="굴림" w:hint="eastAsia"/>
                <w:color w:val="000000" w:themeColor="text1"/>
                <w:kern w:val="0"/>
                <w:szCs w:val="20"/>
              </w:rPr>
            </w:rPrChange>
          </w:rPr>
          <w:t>회사는</w:t>
        </w:r>
        <w:r w:rsidR="005949FF" w:rsidRPr="005949FF">
          <w:rPr>
            <w:rFonts w:asciiTheme="majorHAnsi" w:eastAsiaTheme="majorHAnsi" w:hAnsiTheme="majorHAnsi" w:cs="굴림"/>
            <w:b/>
            <w:color w:val="FF0000"/>
            <w:kern w:val="0"/>
            <w:szCs w:val="20"/>
            <w:rPrChange w:id="147" w:author="김나영" w:date="2026-09-10T14:47:00Z">
              <w:rPr>
                <w:rFonts w:asciiTheme="majorHAnsi" w:eastAsiaTheme="majorHAnsi" w:hAnsiTheme="majorHAnsi" w:cs="굴림"/>
                <w:color w:val="000000" w:themeColor="text1"/>
                <w:kern w:val="0"/>
                <w:szCs w:val="20"/>
              </w:rPr>
            </w:rPrChange>
          </w:rPr>
          <w:t xml:space="preserve"> </w:t>
        </w:r>
        <w:proofErr w:type="spellStart"/>
        <w:r w:rsidR="005949FF" w:rsidRPr="005949FF">
          <w:rPr>
            <w:rFonts w:asciiTheme="majorHAnsi" w:eastAsiaTheme="majorHAnsi" w:hAnsiTheme="majorHAnsi" w:cs="굴림"/>
            <w:b/>
            <w:color w:val="FF0000"/>
            <w:kern w:val="0"/>
            <w:szCs w:val="20"/>
            <w:rPrChange w:id="148" w:author="김나영" w:date="2026-09-10T14:47:00Z">
              <w:rPr>
                <w:rFonts w:asciiTheme="majorHAnsi" w:eastAsiaTheme="majorHAnsi" w:hAnsiTheme="majorHAnsi" w:cs="굴림"/>
                <w:color w:val="000000" w:themeColor="text1"/>
                <w:kern w:val="0"/>
                <w:szCs w:val="20"/>
              </w:rPr>
            </w:rPrChange>
          </w:rPr>
          <w:t>불법스팸</w:t>
        </w:r>
        <w:proofErr w:type="spellEnd"/>
        <w:r w:rsidR="005949FF" w:rsidRPr="005949FF">
          <w:rPr>
            <w:rFonts w:asciiTheme="majorHAnsi" w:eastAsiaTheme="majorHAnsi" w:hAnsiTheme="majorHAnsi" w:cs="굴림"/>
            <w:b/>
            <w:color w:val="FF0000"/>
            <w:kern w:val="0"/>
            <w:szCs w:val="20"/>
            <w:rPrChange w:id="149" w:author="김나영" w:date="2026-09-10T14:47:00Z">
              <w:rPr>
                <w:rFonts w:asciiTheme="majorHAnsi" w:eastAsiaTheme="majorHAnsi" w:hAnsiTheme="majorHAnsi" w:cs="굴림"/>
                <w:color w:val="000000" w:themeColor="text1"/>
                <w:kern w:val="0"/>
                <w:szCs w:val="20"/>
              </w:rPr>
            </w:rPrChange>
          </w:rPr>
          <w:t xml:space="preserve"> </w:t>
        </w:r>
        <w:proofErr w:type="spellStart"/>
        <w:r w:rsidR="005949FF" w:rsidRPr="005949FF">
          <w:rPr>
            <w:rFonts w:asciiTheme="majorHAnsi" w:eastAsiaTheme="majorHAnsi" w:hAnsiTheme="majorHAnsi" w:cs="굴림"/>
            <w:b/>
            <w:color w:val="FF0000"/>
            <w:kern w:val="0"/>
            <w:szCs w:val="20"/>
            <w:rPrChange w:id="150" w:author="김나영" w:date="2026-09-10T14:47:00Z">
              <w:rPr>
                <w:rFonts w:asciiTheme="majorHAnsi" w:eastAsiaTheme="majorHAnsi" w:hAnsiTheme="majorHAnsi" w:cs="굴림"/>
                <w:color w:val="000000" w:themeColor="text1"/>
                <w:kern w:val="0"/>
                <w:szCs w:val="20"/>
              </w:rPr>
            </w:rPrChange>
          </w:rPr>
          <w:t>전송자</w:t>
        </w:r>
        <w:proofErr w:type="spellEnd"/>
        <w:r w:rsidR="005949FF" w:rsidRPr="005949FF">
          <w:rPr>
            <w:rFonts w:asciiTheme="majorHAnsi" w:eastAsiaTheme="majorHAnsi" w:hAnsiTheme="majorHAnsi" w:cs="굴림"/>
            <w:b/>
            <w:color w:val="FF0000"/>
            <w:kern w:val="0"/>
            <w:szCs w:val="20"/>
            <w:rPrChange w:id="151" w:author="김나영" w:date="2026-09-10T14:47:00Z">
              <w:rPr>
                <w:rFonts w:asciiTheme="majorHAnsi" w:eastAsiaTheme="majorHAnsi" w:hAnsiTheme="majorHAnsi" w:cs="굴림"/>
                <w:color w:val="000000" w:themeColor="text1"/>
                <w:kern w:val="0"/>
                <w:szCs w:val="20"/>
              </w:rPr>
            </w:rPrChange>
          </w:rPr>
          <w:t xml:space="preserve"> 적발, </w:t>
        </w:r>
        <w:proofErr w:type="spellStart"/>
        <w:r w:rsidR="005949FF" w:rsidRPr="005949FF">
          <w:rPr>
            <w:rFonts w:asciiTheme="majorHAnsi" w:eastAsiaTheme="majorHAnsi" w:hAnsiTheme="majorHAnsi" w:cs="굴림"/>
            <w:b/>
            <w:color w:val="FF0000"/>
            <w:kern w:val="0"/>
            <w:szCs w:val="20"/>
            <w:rPrChange w:id="152" w:author="김나영" w:date="2026-09-10T14:47:00Z">
              <w:rPr>
                <w:rFonts w:asciiTheme="majorHAnsi" w:eastAsiaTheme="majorHAnsi" w:hAnsiTheme="majorHAnsi" w:cs="굴림"/>
                <w:color w:val="000000" w:themeColor="text1"/>
                <w:kern w:val="0"/>
                <w:szCs w:val="20"/>
              </w:rPr>
            </w:rPrChange>
          </w:rPr>
          <w:t>스미싱</w:t>
        </w:r>
        <w:proofErr w:type="spellEnd"/>
        <w:r w:rsidR="005949FF" w:rsidRPr="005949FF">
          <w:rPr>
            <w:rFonts w:asciiTheme="majorHAnsi" w:eastAsiaTheme="majorHAnsi" w:hAnsiTheme="majorHAnsi" w:cs="굴림"/>
            <w:b/>
            <w:color w:val="FF0000"/>
            <w:kern w:val="0"/>
            <w:szCs w:val="20"/>
            <w:rPrChange w:id="153" w:author="김나영" w:date="2026-09-10T14:47:00Z">
              <w:rPr>
                <w:rFonts w:asciiTheme="majorHAnsi" w:eastAsiaTheme="majorHAnsi" w:hAnsiTheme="majorHAnsi" w:cs="굴림"/>
                <w:color w:val="000000" w:themeColor="text1"/>
                <w:kern w:val="0"/>
                <w:szCs w:val="20"/>
              </w:rPr>
            </w:rPrChange>
          </w:rPr>
          <w:t xml:space="preserve"> 예방, 발신번호 </w:t>
        </w:r>
        <w:proofErr w:type="spellStart"/>
        <w:r w:rsidR="005949FF" w:rsidRPr="005949FF">
          <w:rPr>
            <w:rFonts w:asciiTheme="majorHAnsi" w:eastAsiaTheme="majorHAnsi" w:hAnsiTheme="majorHAnsi" w:cs="굴림"/>
            <w:b/>
            <w:color w:val="FF0000"/>
            <w:kern w:val="0"/>
            <w:szCs w:val="20"/>
            <w:rPrChange w:id="154" w:author="김나영" w:date="2026-09-10T14:47:00Z">
              <w:rPr>
                <w:rFonts w:asciiTheme="majorHAnsi" w:eastAsiaTheme="majorHAnsi" w:hAnsiTheme="majorHAnsi" w:cs="굴림"/>
                <w:color w:val="000000" w:themeColor="text1"/>
                <w:kern w:val="0"/>
                <w:szCs w:val="20"/>
              </w:rPr>
            </w:rPrChange>
          </w:rPr>
          <w:t>변작</w:t>
        </w:r>
        <w:proofErr w:type="spellEnd"/>
        <w:r w:rsidR="005949FF" w:rsidRPr="005949FF">
          <w:rPr>
            <w:rFonts w:asciiTheme="majorHAnsi" w:eastAsiaTheme="majorHAnsi" w:hAnsiTheme="majorHAnsi" w:cs="굴림"/>
            <w:b/>
            <w:color w:val="FF0000"/>
            <w:kern w:val="0"/>
            <w:szCs w:val="20"/>
            <w:rPrChange w:id="155" w:author="김나영" w:date="2026-09-10T14:47:00Z">
              <w:rPr>
                <w:rFonts w:asciiTheme="majorHAnsi" w:eastAsiaTheme="majorHAnsi" w:hAnsiTheme="majorHAnsi" w:cs="굴림"/>
                <w:color w:val="000000" w:themeColor="text1"/>
                <w:kern w:val="0"/>
                <w:szCs w:val="20"/>
              </w:rPr>
            </w:rPrChange>
          </w:rPr>
          <w:t xml:space="preserve"> 방지 등을 위해 차단된 문자 내용, 악성 URL, </w:t>
        </w:r>
        <w:proofErr w:type="spellStart"/>
        <w:r w:rsidR="005949FF" w:rsidRPr="005949FF">
          <w:rPr>
            <w:rFonts w:asciiTheme="majorHAnsi" w:eastAsiaTheme="majorHAnsi" w:hAnsiTheme="majorHAnsi" w:cs="굴림"/>
            <w:b/>
            <w:color w:val="FF0000"/>
            <w:kern w:val="0"/>
            <w:szCs w:val="20"/>
            <w:rPrChange w:id="156" w:author="김나영" w:date="2026-09-10T14:47:00Z">
              <w:rPr>
                <w:rFonts w:asciiTheme="majorHAnsi" w:eastAsiaTheme="majorHAnsi" w:hAnsiTheme="majorHAnsi" w:cs="굴림"/>
                <w:color w:val="000000" w:themeColor="text1"/>
                <w:kern w:val="0"/>
                <w:szCs w:val="20"/>
              </w:rPr>
            </w:rPrChange>
          </w:rPr>
          <w:t>변작된</w:t>
        </w:r>
        <w:proofErr w:type="spellEnd"/>
        <w:r w:rsidR="005949FF" w:rsidRPr="005949FF">
          <w:rPr>
            <w:rFonts w:asciiTheme="majorHAnsi" w:eastAsiaTheme="majorHAnsi" w:hAnsiTheme="majorHAnsi" w:cs="굴림"/>
            <w:b/>
            <w:color w:val="FF0000"/>
            <w:kern w:val="0"/>
            <w:szCs w:val="20"/>
            <w:rPrChange w:id="157" w:author="김나영" w:date="2026-09-10T14:47:00Z">
              <w:rPr>
                <w:rFonts w:asciiTheme="majorHAnsi" w:eastAsiaTheme="majorHAnsi" w:hAnsiTheme="majorHAnsi" w:cs="굴림"/>
                <w:color w:val="000000" w:themeColor="text1"/>
                <w:kern w:val="0"/>
                <w:szCs w:val="20"/>
              </w:rPr>
            </w:rPrChange>
          </w:rPr>
          <w:t xml:space="preserve"> 발신번호, </w:t>
        </w:r>
        <w:proofErr w:type="spellStart"/>
        <w:r w:rsidR="005949FF" w:rsidRPr="005949FF">
          <w:rPr>
            <w:rFonts w:asciiTheme="majorHAnsi" w:eastAsiaTheme="majorHAnsi" w:hAnsiTheme="majorHAnsi" w:cs="굴림"/>
            <w:b/>
            <w:color w:val="FF0000"/>
            <w:kern w:val="0"/>
            <w:szCs w:val="20"/>
            <w:rPrChange w:id="158" w:author="김나영" w:date="2026-09-10T14:47:00Z">
              <w:rPr>
                <w:rFonts w:asciiTheme="majorHAnsi" w:eastAsiaTheme="majorHAnsi" w:hAnsiTheme="majorHAnsi" w:cs="굴림"/>
                <w:color w:val="000000" w:themeColor="text1"/>
                <w:kern w:val="0"/>
                <w:szCs w:val="20"/>
              </w:rPr>
            </w:rPrChange>
          </w:rPr>
          <w:t>불법스팸</w:t>
        </w:r>
        <w:proofErr w:type="spellEnd"/>
        <w:r w:rsidR="005949FF" w:rsidRPr="005949FF">
          <w:rPr>
            <w:rFonts w:asciiTheme="majorHAnsi" w:eastAsiaTheme="majorHAnsi" w:hAnsiTheme="majorHAnsi" w:cs="굴림"/>
            <w:b/>
            <w:color w:val="FF0000"/>
            <w:kern w:val="0"/>
            <w:szCs w:val="20"/>
            <w:rPrChange w:id="159" w:author="김나영" w:date="2026-09-10T14:47:00Z">
              <w:rPr>
                <w:rFonts w:asciiTheme="majorHAnsi" w:eastAsiaTheme="majorHAnsi" w:hAnsiTheme="majorHAnsi" w:cs="굴림"/>
                <w:color w:val="000000" w:themeColor="text1"/>
                <w:kern w:val="0"/>
                <w:szCs w:val="20"/>
              </w:rPr>
            </w:rPrChange>
          </w:rPr>
          <w:t xml:space="preserve"> 발송 사업자/이용자 정보(성명, </w:t>
        </w:r>
        <w:proofErr w:type="spellStart"/>
        <w:r w:rsidR="005949FF" w:rsidRPr="005949FF">
          <w:rPr>
            <w:rFonts w:asciiTheme="majorHAnsi" w:eastAsiaTheme="majorHAnsi" w:hAnsiTheme="majorHAnsi" w:cs="굴림"/>
            <w:b/>
            <w:color w:val="FF0000"/>
            <w:kern w:val="0"/>
            <w:szCs w:val="20"/>
            <w:rPrChange w:id="160" w:author="김나영" w:date="2026-09-10T14:47:00Z">
              <w:rPr>
                <w:rFonts w:asciiTheme="majorHAnsi" w:eastAsiaTheme="majorHAnsi" w:hAnsiTheme="majorHAnsi" w:cs="굴림"/>
                <w:color w:val="000000" w:themeColor="text1"/>
                <w:kern w:val="0"/>
                <w:szCs w:val="20"/>
              </w:rPr>
            </w:rPrChange>
          </w:rPr>
          <w:t>법인명</w:t>
        </w:r>
        <w:proofErr w:type="spellEnd"/>
        <w:r w:rsidR="005949FF" w:rsidRPr="005949FF">
          <w:rPr>
            <w:rFonts w:asciiTheme="majorHAnsi" w:eastAsiaTheme="majorHAnsi" w:hAnsiTheme="majorHAnsi" w:cs="굴림"/>
            <w:b/>
            <w:color w:val="FF0000"/>
            <w:kern w:val="0"/>
            <w:szCs w:val="20"/>
            <w:rPrChange w:id="161" w:author="김나영" w:date="2026-09-10T14:47:00Z">
              <w:rPr>
                <w:rFonts w:asciiTheme="majorHAnsi" w:eastAsiaTheme="majorHAnsi" w:hAnsiTheme="majorHAnsi" w:cs="굴림"/>
                <w:color w:val="000000" w:themeColor="text1"/>
                <w:kern w:val="0"/>
                <w:szCs w:val="20"/>
              </w:rPr>
            </w:rPrChange>
          </w:rPr>
          <w:t>, 연락처 등)를 방송통신위원회, 과학기술정보통신부, 한국인터넷진흥원, 경찰청 등 관계 기관에 제공할 수 있습니다.</w:t>
        </w:r>
      </w:ins>
      <w:ins w:id="162" w:author="김나영" w:date="2026-09-10T17:12:00Z">
        <w:r w:rsidR="00FC4DD4">
          <w:rPr>
            <w:rFonts w:asciiTheme="majorHAnsi" w:eastAsiaTheme="majorHAnsi" w:hAnsiTheme="majorHAnsi" w:cs="굴림"/>
            <w:b/>
            <w:color w:val="FF0000"/>
            <w:kern w:val="0"/>
            <w:szCs w:val="20"/>
          </w:rPr>
          <w:t xml:space="preserve"> </w:t>
        </w:r>
        <w:r w:rsidR="00FC4DD4" w:rsidRPr="00FC4DD4">
          <w:rPr>
            <w:rFonts w:asciiTheme="majorHAnsi" w:eastAsiaTheme="majorHAnsi" w:hAnsiTheme="majorHAnsi" w:cs="굴림" w:hint="eastAsia"/>
            <w:b/>
            <w:color w:val="FF0000"/>
            <w:kern w:val="0"/>
            <w:szCs w:val="20"/>
          </w:rPr>
          <w:t>또한</w:t>
        </w:r>
        <w:r w:rsidR="00FC4DD4" w:rsidRPr="00FC4DD4">
          <w:rPr>
            <w:rFonts w:asciiTheme="majorHAnsi" w:eastAsiaTheme="majorHAnsi" w:hAnsiTheme="majorHAnsi" w:cs="굴림"/>
            <w:b/>
            <w:color w:val="FF0000"/>
            <w:kern w:val="0"/>
            <w:szCs w:val="20"/>
          </w:rPr>
          <w:t xml:space="preserve"> </w:t>
        </w:r>
        <w:proofErr w:type="spellStart"/>
        <w:r w:rsidR="00FC4DD4" w:rsidRPr="00FC4DD4">
          <w:rPr>
            <w:rFonts w:asciiTheme="majorHAnsi" w:eastAsiaTheme="majorHAnsi" w:hAnsiTheme="majorHAnsi" w:cs="굴림"/>
            <w:b/>
            <w:color w:val="FF0000"/>
            <w:kern w:val="0"/>
            <w:szCs w:val="20"/>
          </w:rPr>
          <w:t>불법스팸</w:t>
        </w:r>
        <w:proofErr w:type="spellEnd"/>
        <w:r w:rsidR="00FC4DD4" w:rsidRPr="00FC4DD4">
          <w:rPr>
            <w:rFonts w:asciiTheme="majorHAnsi" w:eastAsiaTheme="majorHAnsi" w:hAnsiTheme="majorHAnsi" w:cs="굴림"/>
            <w:b/>
            <w:color w:val="FF0000"/>
            <w:kern w:val="0"/>
            <w:szCs w:val="20"/>
          </w:rPr>
          <w:t xml:space="preserve"> 발송으로 이용계약이 해지된 이용자의 정보는 스팸 재발 방지를 위하여 한국인터</w:t>
        </w:r>
        <w:r w:rsidR="00FC4DD4" w:rsidRPr="00FC4DD4">
          <w:rPr>
            <w:rFonts w:asciiTheme="majorHAnsi" w:eastAsiaTheme="majorHAnsi" w:hAnsiTheme="majorHAnsi" w:cs="굴림"/>
            <w:b/>
            <w:color w:val="FF0000"/>
            <w:kern w:val="0"/>
            <w:szCs w:val="20"/>
          </w:rPr>
          <w:lastRenderedPageBreak/>
          <w:t>넷진흥원 및 타 문자사업자와 공유할 수 있습니다.</w:t>
        </w:r>
      </w:ins>
      <w:del w:id="163" w:author="김나영" w:date="2026-09-10T14:47:00Z">
        <w:r w:rsidRPr="005949FF" w:rsidDel="005949FF">
          <w:rPr>
            <w:rFonts w:asciiTheme="majorHAnsi" w:eastAsiaTheme="majorHAnsi" w:hAnsiTheme="majorHAnsi" w:cs="굴림"/>
            <w:b/>
            <w:color w:val="FF0000"/>
            <w:kern w:val="0"/>
            <w:szCs w:val="20"/>
            <w:rPrChange w:id="164" w:author="김나영" w:date="2026-09-10T14:47:00Z">
              <w:rPr>
                <w:rFonts w:asciiTheme="majorHAnsi" w:eastAsiaTheme="majorHAnsi" w:hAnsiTheme="majorHAnsi" w:cs="굴림"/>
                <w:color w:val="000000" w:themeColor="text1"/>
                <w:kern w:val="0"/>
                <w:szCs w:val="20"/>
              </w:rPr>
            </w:rPrChange>
          </w:rPr>
          <w:delText>회사는 불법스팸 전송자 적발, 차단 등을 위해 차단된 문자의 내용, 불법스팸 발송 사업자 정보 등을 한국인터넷진흥원에 제공할 수 있습니다.</w:delText>
        </w:r>
      </w:del>
    </w:p>
    <w:p w14:paraId="5978DC4A" w14:textId="6EF5502F" w:rsidR="00451051" w:rsidRDefault="00451051" w:rsidP="00451051">
      <w:pPr>
        <w:rPr>
          <w:ins w:id="165" w:author="김나영" w:date="2026-09-10T14:44: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⑥ 회사는 전기통신사업법 제84조의2 및 “고시”에 따라 발신번호 사전등록서비스를 제공 및 운영합니다. 이용자가 발신번호를 </w:t>
      </w:r>
      <w:proofErr w:type="spellStart"/>
      <w:r w:rsidRPr="00451051">
        <w:rPr>
          <w:rFonts w:asciiTheme="majorHAnsi" w:eastAsiaTheme="majorHAnsi" w:hAnsiTheme="majorHAnsi" w:cs="굴림"/>
          <w:color w:val="000000" w:themeColor="text1"/>
          <w:kern w:val="0"/>
          <w:szCs w:val="20"/>
        </w:rPr>
        <w:t>변작하거나</w:t>
      </w:r>
      <w:proofErr w:type="spellEnd"/>
      <w:r w:rsidRPr="00451051">
        <w:rPr>
          <w:rFonts w:asciiTheme="majorHAnsi" w:eastAsiaTheme="majorHAnsi" w:hAnsiTheme="majorHAnsi" w:cs="굴림"/>
          <w:color w:val="000000" w:themeColor="text1"/>
          <w:kern w:val="0"/>
          <w:szCs w:val="20"/>
        </w:rPr>
        <w:t xml:space="preserve"> 블랙리스트에 포함된 번호</w:t>
      </w:r>
      <w:ins w:id="166" w:author="김나영" w:date="2026-09-10T17:35:00Z">
        <w:r w:rsidR="008565C4">
          <w:rPr>
            <w:rFonts w:asciiTheme="majorHAnsi" w:eastAsiaTheme="majorHAnsi" w:hAnsiTheme="majorHAnsi" w:cs="굴림" w:hint="eastAsia"/>
            <w:color w:val="000000" w:themeColor="text1"/>
            <w:kern w:val="0"/>
            <w:szCs w:val="20"/>
          </w:rPr>
          <w:t>,</w:t>
        </w:r>
        <w:r w:rsidR="008565C4">
          <w:rPr>
            <w:rFonts w:asciiTheme="majorHAnsi" w:eastAsiaTheme="majorHAnsi" w:hAnsiTheme="majorHAnsi" w:cs="굴림"/>
            <w:color w:val="000000" w:themeColor="text1"/>
            <w:kern w:val="0"/>
            <w:szCs w:val="20"/>
          </w:rPr>
          <w:t xml:space="preserve"> </w:t>
        </w:r>
        <w:r w:rsidR="008565C4" w:rsidRPr="008565C4">
          <w:rPr>
            <w:rFonts w:asciiTheme="majorHAnsi" w:eastAsiaTheme="majorHAnsi" w:hAnsiTheme="majorHAnsi" w:cs="굴림" w:hint="eastAsia"/>
            <w:b/>
            <w:color w:val="FF0000"/>
            <w:kern w:val="0"/>
            <w:szCs w:val="20"/>
            <w:rPrChange w:id="167" w:author="김나영" w:date="2026-09-10T17:35:00Z">
              <w:rPr>
                <w:rFonts w:asciiTheme="majorHAnsi" w:eastAsiaTheme="majorHAnsi" w:hAnsiTheme="majorHAnsi" w:cs="굴림" w:hint="eastAsia"/>
                <w:color w:val="000000" w:themeColor="text1"/>
                <w:kern w:val="0"/>
                <w:szCs w:val="20"/>
              </w:rPr>
            </w:rPrChange>
          </w:rPr>
          <w:t>무효번호</w:t>
        </w:r>
      </w:ins>
      <w:r w:rsidRPr="00451051">
        <w:rPr>
          <w:rFonts w:asciiTheme="majorHAnsi" w:eastAsiaTheme="majorHAnsi" w:hAnsiTheme="majorHAnsi" w:cs="굴림"/>
          <w:color w:val="000000" w:themeColor="text1"/>
          <w:kern w:val="0"/>
          <w:szCs w:val="20"/>
        </w:rPr>
        <w:t>를 사용하는 경우 해당 메시지의 전송을 차단합니다.</w:t>
      </w:r>
    </w:p>
    <w:p w14:paraId="490E9020" w14:textId="31C53DEF" w:rsidR="005949FF" w:rsidRPr="005949FF" w:rsidRDefault="005949FF" w:rsidP="00451051">
      <w:pPr>
        <w:rPr>
          <w:rFonts w:asciiTheme="majorHAnsi" w:eastAsiaTheme="majorHAnsi" w:hAnsiTheme="majorHAnsi" w:cs="굴림"/>
          <w:b/>
          <w:color w:val="FF0000"/>
          <w:kern w:val="0"/>
          <w:szCs w:val="20"/>
          <w:rPrChange w:id="168" w:author="김나영" w:date="2026-09-10T14:44:00Z">
            <w:rPr>
              <w:rFonts w:asciiTheme="majorHAnsi" w:eastAsiaTheme="majorHAnsi" w:hAnsiTheme="majorHAnsi" w:cs="굴림"/>
              <w:color w:val="000000" w:themeColor="text1"/>
              <w:kern w:val="0"/>
              <w:szCs w:val="20"/>
            </w:rPr>
          </w:rPrChange>
        </w:rPr>
      </w:pPr>
      <w:ins w:id="169" w:author="김나영" w:date="2026-09-10T14:44:00Z">
        <w:r>
          <w:rPr>
            <w:rFonts w:asciiTheme="majorHAnsi" w:eastAsiaTheme="majorHAnsi" w:hAnsiTheme="majorHAnsi" w:cs="굴림"/>
            <w:color w:val="000000" w:themeColor="text1"/>
            <w:kern w:val="0"/>
            <w:szCs w:val="20"/>
          </w:rPr>
          <w:t>⑦</w:t>
        </w:r>
        <w:r>
          <w:rPr>
            <w:rFonts w:asciiTheme="majorHAnsi" w:eastAsiaTheme="majorHAnsi" w:hAnsiTheme="majorHAnsi" w:cs="굴림" w:hint="eastAsia"/>
            <w:color w:val="000000" w:themeColor="text1"/>
            <w:kern w:val="0"/>
            <w:szCs w:val="20"/>
          </w:rPr>
          <w:t xml:space="preserve"> </w:t>
        </w:r>
        <w:r w:rsidRPr="005949FF">
          <w:rPr>
            <w:rFonts w:asciiTheme="majorHAnsi" w:eastAsiaTheme="majorHAnsi" w:hAnsiTheme="majorHAnsi" w:cs="굴림" w:hint="eastAsia"/>
            <w:b/>
            <w:color w:val="FF0000"/>
            <w:kern w:val="0"/>
            <w:szCs w:val="20"/>
            <w:rPrChange w:id="170" w:author="김나영" w:date="2026-09-10T14:44:00Z">
              <w:rPr>
                <w:rFonts w:asciiTheme="majorHAnsi" w:eastAsiaTheme="majorHAnsi" w:hAnsiTheme="majorHAnsi" w:cs="굴림" w:hint="eastAsia"/>
                <w:color w:val="000000" w:themeColor="text1"/>
                <w:kern w:val="0"/>
                <w:szCs w:val="20"/>
              </w:rPr>
            </w:rPrChange>
          </w:rPr>
          <w:t>회사는</w:t>
        </w:r>
        <w:r w:rsidRPr="005949FF">
          <w:rPr>
            <w:rFonts w:asciiTheme="majorHAnsi" w:eastAsiaTheme="majorHAnsi" w:hAnsiTheme="majorHAnsi" w:cs="굴림"/>
            <w:b/>
            <w:color w:val="FF0000"/>
            <w:kern w:val="0"/>
            <w:szCs w:val="20"/>
            <w:rPrChange w:id="171" w:author="김나영" w:date="2026-09-10T14:44:00Z">
              <w:rPr>
                <w:rFonts w:asciiTheme="majorHAnsi" w:eastAsiaTheme="majorHAnsi" w:hAnsiTheme="majorHAnsi" w:cs="굴림"/>
                <w:color w:val="000000" w:themeColor="text1"/>
                <w:kern w:val="0"/>
                <w:szCs w:val="20"/>
              </w:rPr>
            </w:rPrChange>
          </w:rPr>
          <w:t xml:space="preserve"> 이용자가 </w:t>
        </w:r>
        <w:proofErr w:type="spellStart"/>
        <w:r w:rsidRPr="005949FF">
          <w:rPr>
            <w:rFonts w:asciiTheme="majorHAnsi" w:eastAsiaTheme="majorHAnsi" w:hAnsiTheme="majorHAnsi" w:cs="굴림"/>
            <w:b/>
            <w:color w:val="FF0000"/>
            <w:kern w:val="0"/>
            <w:szCs w:val="20"/>
            <w:rPrChange w:id="172" w:author="김나영" w:date="2026-09-10T14:44:00Z">
              <w:rPr>
                <w:rFonts w:asciiTheme="majorHAnsi" w:eastAsiaTheme="majorHAnsi" w:hAnsiTheme="majorHAnsi" w:cs="굴림"/>
                <w:color w:val="000000" w:themeColor="text1"/>
                <w:kern w:val="0"/>
                <w:szCs w:val="20"/>
              </w:rPr>
            </w:rPrChange>
          </w:rPr>
          <w:t>문자재판매사업자인</w:t>
        </w:r>
        <w:proofErr w:type="spellEnd"/>
        <w:r w:rsidRPr="005949FF">
          <w:rPr>
            <w:rFonts w:asciiTheme="majorHAnsi" w:eastAsiaTheme="majorHAnsi" w:hAnsiTheme="majorHAnsi" w:cs="굴림"/>
            <w:b/>
            <w:color w:val="FF0000"/>
            <w:kern w:val="0"/>
            <w:szCs w:val="20"/>
            <w:rPrChange w:id="173" w:author="김나영" w:date="2026-09-10T14:44:00Z">
              <w:rPr>
                <w:rFonts w:asciiTheme="majorHAnsi" w:eastAsiaTheme="majorHAnsi" w:hAnsiTheme="majorHAnsi" w:cs="굴림"/>
                <w:color w:val="000000" w:themeColor="text1"/>
                <w:kern w:val="0"/>
                <w:szCs w:val="20"/>
              </w:rPr>
            </w:rPrChange>
          </w:rPr>
          <w:t xml:space="preserve"> 경우 전송자격인증을 받았는지 확인하여야 하며, 방송통신위원회 또는 한국인터넷진흥원(KISA) 등 관련 기관으로부터 이용자의 전송자격인증 취소 사실을 </w:t>
        </w:r>
        <w:proofErr w:type="spellStart"/>
        <w:r w:rsidRPr="005949FF">
          <w:rPr>
            <w:rFonts w:asciiTheme="majorHAnsi" w:eastAsiaTheme="majorHAnsi" w:hAnsiTheme="majorHAnsi" w:cs="굴림"/>
            <w:b/>
            <w:color w:val="FF0000"/>
            <w:kern w:val="0"/>
            <w:szCs w:val="20"/>
            <w:rPrChange w:id="174" w:author="김나영" w:date="2026-09-10T14:44:00Z">
              <w:rPr>
                <w:rFonts w:asciiTheme="majorHAnsi" w:eastAsiaTheme="majorHAnsi" w:hAnsiTheme="majorHAnsi" w:cs="굴림"/>
                <w:color w:val="000000" w:themeColor="text1"/>
                <w:kern w:val="0"/>
                <w:szCs w:val="20"/>
              </w:rPr>
            </w:rPrChange>
          </w:rPr>
          <w:t>통보받은</w:t>
        </w:r>
        <w:proofErr w:type="spellEnd"/>
        <w:r w:rsidRPr="005949FF">
          <w:rPr>
            <w:rFonts w:asciiTheme="majorHAnsi" w:eastAsiaTheme="majorHAnsi" w:hAnsiTheme="majorHAnsi" w:cs="굴림"/>
            <w:b/>
            <w:color w:val="FF0000"/>
            <w:kern w:val="0"/>
            <w:szCs w:val="20"/>
            <w:rPrChange w:id="175" w:author="김나영" w:date="2026-09-10T14:44:00Z">
              <w:rPr>
                <w:rFonts w:asciiTheme="majorHAnsi" w:eastAsiaTheme="majorHAnsi" w:hAnsiTheme="majorHAnsi" w:cs="굴림"/>
                <w:color w:val="000000" w:themeColor="text1"/>
                <w:kern w:val="0"/>
                <w:szCs w:val="20"/>
              </w:rPr>
            </w:rPrChange>
          </w:rPr>
          <w:t xml:space="preserve"> 경우 해당 이용자의 서비스 이용을 즉시 정지하거나 이용계약을 해지할 수 있습니다.</w:t>
        </w:r>
      </w:ins>
    </w:p>
    <w:p w14:paraId="24C12131"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제11조(이용자의 의무)</w:t>
      </w:r>
    </w:p>
    <w:p w14:paraId="0CA7D84E" w14:textId="3EF6FFD3"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이용자는 회사가 제공하는 서비스를 이용함에 있어 다음 각 호에 해당하는 행위를 하여서는 안됩니다.</w:t>
      </w:r>
    </w:p>
    <w:p w14:paraId="1E21DE83"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이용신청이나 변경 시 타인의 정보 또는 허위내용을 등록하는 행위</w:t>
      </w:r>
    </w:p>
    <w:p w14:paraId="14620795" w14:textId="08A04F9D"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다른 이용자의 </w:t>
      </w:r>
      <w:ins w:id="176" w:author="김나영" w:date="2026-01-30T10:04:00Z">
        <w:r w:rsidR="005A5C92">
          <w:rPr>
            <w:rFonts w:asciiTheme="majorHAnsi" w:eastAsiaTheme="majorHAnsi" w:hAnsiTheme="majorHAnsi" w:cs="굴림" w:hint="eastAsia"/>
            <w:color w:val="000000" w:themeColor="text1"/>
            <w:kern w:val="0"/>
            <w:szCs w:val="20"/>
          </w:rPr>
          <w:t>이메일</w:t>
        </w:r>
      </w:ins>
      <w:del w:id="177" w:author="김나영" w:date="2026-01-30T10:04:00Z">
        <w:r w:rsidRPr="00451051" w:rsidDel="005A5C92">
          <w:rPr>
            <w:rFonts w:asciiTheme="majorHAnsi" w:eastAsiaTheme="majorHAnsi" w:hAnsiTheme="majorHAnsi" w:cs="굴림"/>
            <w:color w:val="000000" w:themeColor="text1"/>
            <w:kern w:val="0"/>
            <w:szCs w:val="20"/>
          </w:rPr>
          <w:delText>ID</w:delText>
        </w:r>
      </w:del>
      <w:r w:rsidRPr="00451051">
        <w:rPr>
          <w:rFonts w:asciiTheme="majorHAnsi" w:eastAsiaTheme="majorHAnsi" w:hAnsiTheme="majorHAnsi" w:cs="굴림"/>
          <w:color w:val="000000" w:themeColor="text1"/>
          <w:kern w:val="0"/>
          <w:szCs w:val="20"/>
        </w:rPr>
        <w:t xml:space="preserve"> 및 비밀번호를 도용하는 행위</w:t>
      </w:r>
    </w:p>
    <w:p w14:paraId="0FC99741"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회사의 승인 없이 영리 목적으로 서비스를 </w:t>
      </w:r>
      <w:proofErr w:type="spellStart"/>
      <w:r w:rsidRPr="00451051">
        <w:rPr>
          <w:rFonts w:asciiTheme="majorHAnsi" w:eastAsiaTheme="majorHAnsi" w:hAnsiTheme="majorHAnsi" w:cs="굴림"/>
          <w:color w:val="000000" w:themeColor="text1"/>
          <w:kern w:val="0"/>
          <w:szCs w:val="20"/>
        </w:rPr>
        <w:t>재판매하거나</w:t>
      </w:r>
      <w:proofErr w:type="spellEnd"/>
      <w:r w:rsidRPr="00451051">
        <w:rPr>
          <w:rFonts w:asciiTheme="majorHAnsi" w:eastAsiaTheme="majorHAnsi" w:hAnsiTheme="majorHAnsi" w:cs="굴림"/>
          <w:color w:val="000000" w:themeColor="text1"/>
          <w:kern w:val="0"/>
          <w:szCs w:val="20"/>
        </w:rPr>
        <w:t xml:space="preserve"> 임대하는 행위</w:t>
      </w:r>
    </w:p>
    <w:p w14:paraId="43BC4DF6"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회사 및 타인의 명예를 손상시키거나 업무를 방해하는 행위</w:t>
      </w:r>
    </w:p>
    <w:p w14:paraId="2A07BCCC"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proofErr w:type="spellStart"/>
      <w:r w:rsidRPr="00451051">
        <w:rPr>
          <w:rFonts w:asciiTheme="majorHAnsi" w:eastAsiaTheme="majorHAnsi" w:hAnsiTheme="majorHAnsi" w:cs="굴림"/>
          <w:color w:val="000000" w:themeColor="text1"/>
          <w:kern w:val="0"/>
          <w:szCs w:val="20"/>
        </w:rPr>
        <w:t>불법스팸을</w:t>
      </w:r>
      <w:proofErr w:type="spellEnd"/>
      <w:r w:rsidRPr="00451051">
        <w:rPr>
          <w:rFonts w:asciiTheme="majorHAnsi" w:eastAsiaTheme="majorHAnsi" w:hAnsiTheme="majorHAnsi" w:cs="굴림"/>
          <w:color w:val="000000" w:themeColor="text1"/>
          <w:kern w:val="0"/>
          <w:szCs w:val="20"/>
        </w:rPr>
        <w:t xml:space="preserve"> 전송하거나 이로 인하여 타인의 재산상에 손해를 발생시키는 행위</w:t>
      </w:r>
    </w:p>
    <w:p w14:paraId="05E29D34" w14:textId="77777777" w:rsidR="00451051" w:rsidRPr="00451051" w:rsidRDefault="00451051" w:rsidP="00451051">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서비스를 사용하여 사기 또는 국가기관 사칭을 목적으로 한 내용의 메시지를 발송하는 행위</w:t>
      </w:r>
    </w:p>
    <w:p w14:paraId="2FC400D9" w14:textId="5E4B2861" w:rsidR="003D1D17" w:rsidRDefault="00451051" w:rsidP="003D1D17">
      <w:pPr>
        <w:numPr>
          <w:ilvl w:val="0"/>
          <w:numId w:val="37"/>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타인의 발신번호를 도용하여 부정하게 사용하는 행위</w:t>
      </w:r>
    </w:p>
    <w:p w14:paraId="6A35BB3F" w14:textId="58FEE7FB" w:rsidR="007722C1" w:rsidRDefault="007722C1" w:rsidP="003D1D17">
      <w:pPr>
        <w:numPr>
          <w:ilvl w:val="0"/>
          <w:numId w:val="37"/>
        </w:numPr>
        <w:rPr>
          <w:ins w:id="178" w:author="김나영" w:date="2026-01-30T10:13:00Z"/>
          <w:rFonts w:asciiTheme="majorHAnsi" w:eastAsiaTheme="majorHAnsi" w:hAnsiTheme="majorHAnsi" w:cs="굴림"/>
          <w:color w:val="000000" w:themeColor="text1"/>
          <w:kern w:val="0"/>
          <w:szCs w:val="20"/>
        </w:rPr>
      </w:pPr>
      <w:r w:rsidRPr="007722C1">
        <w:rPr>
          <w:rFonts w:asciiTheme="majorHAnsi" w:eastAsiaTheme="majorHAnsi" w:hAnsiTheme="majorHAnsi" w:cs="굴림"/>
          <w:color w:val="000000" w:themeColor="text1"/>
          <w:kern w:val="0"/>
          <w:szCs w:val="20"/>
        </w:rPr>
        <w:t xml:space="preserve">광고성 정보를 전송하면서 </w:t>
      </w:r>
      <w:proofErr w:type="spellStart"/>
      <w:r w:rsidRPr="007722C1">
        <w:rPr>
          <w:rFonts w:asciiTheme="majorHAnsi" w:eastAsiaTheme="majorHAnsi" w:hAnsiTheme="majorHAnsi" w:cs="굴림"/>
          <w:color w:val="000000" w:themeColor="text1"/>
          <w:kern w:val="0"/>
          <w:szCs w:val="20"/>
        </w:rPr>
        <w:t>정보성</w:t>
      </w:r>
      <w:proofErr w:type="spellEnd"/>
      <w:r w:rsidRPr="007722C1">
        <w:rPr>
          <w:rFonts w:asciiTheme="majorHAnsi" w:eastAsiaTheme="majorHAnsi" w:hAnsiTheme="majorHAnsi" w:cs="굴림"/>
          <w:color w:val="000000" w:themeColor="text1"/>
          <w:kern w:val="0"/>
          <w:szCs w:val="20"/>
        </w:rPr>
        <w:t xml:space="preserve"> 메시지로 유형을 속여 발송하거나, 시스템상 강제로 적용되는 의무 표기 사항((광고), 080 수신거부 등)을 기술적 조치나 편법을 통해 임의로 삭제·변경·우회하는 행위</w:t>
      </w:r>
    </w:p>
    <w:p w14:paraId="35357265" w14:textId="77777777" w:rsidR="005A5C92" w:rsidRPr="005A5C92" w:rsidRDefault="005A5C92" w:rsidP="005A5C92">
      <w:pPr>
        <w:numPr>
          <w:ilvl w:val="0"/>
          <w:numId w:val="37"/>
        </w:numPr>
        <w:rPr>
          <w:ins w:id="179" w:author="김나영" w:date="2026-01-30T10:13:00Z"/>
          <w:rFonts w:asciiTheme="majorHAnsi" w:eastAsiaTheme="majorHAnsi" w:hAnsiTheme="majorHAnsi" w:cs="굴림"/>
          <w:color w:val="000000" w:themeColor="text1"/>
          <w:kern w:val="0"/>
          <w:szCs w:val="20"/>
        </w:rPr>
      </w:pPr>
      <w:ins w:id="180" w:author="김나영" w:date="2026-01-30T10:13:00Z">
        <w:r w:rsidRPr="005A5C92">
          <w:rPr>
            <w:rFonts w:asciiTheme="majorHAnsi" w:eastAsiaTheme="majorHAnsi" w:hAnsiTheme="majorHAnsi" w:cs="굴림" w:hint="eastAsia"/>
            <w:color w:val="000000" w:themeColor="text1"/>
            <w:kern w:val="0"/>
            <w:szCs w:val="20"/>
          </w:rPr>
          <w:t>서비스의</w:t>
        </w:r>
        <w:r w:rsidRPr="005A5C92">
          <w:rPr>
            <w:rFonts w:asciiTheme="majorHAnsi" w:eastAsiaTheme="majorHAnsi" w:hAnsiTheme="majorHAnsi" w:cs="굴림"/>
            <w:color w:val="000000" w:themeColor="text1"/>
            <w:kern w:val="0"/>
            <w:szCs w:val="20"/>
          </w:rPr>
          <w:t xml:space="preserve"> 안정적인 운영에 지장을 주거나 줄 우려가 있는 일체의 행위</w:t>
        </w:r>
      </w:ins>
    </w:p>
    <w:p w14:paraId="5E72506D" w14:textId="07AD6FEA" w:rsidR="005A5C92" w:rsidRPr="005A5C92" w:rsidRDefault="005A5C92" w:rsidP="005A5C92">
      <w:pPr>
        <w:numPr>
          <w:ilvl w:val="0"/>
          <w:numId w:val="37"/>
        </w:numPr>
        <w:rPr>
          <w:ins w:id="181" w:author="김나영" w:date="2026-01-30T10:13:00Z"/>
          <w:rFonts w:asciiTheme="majorHAnsi" w:eastAsiaTheme="majorHAnsi" w:hAnsiTheme="majorHAnsi" w:cs="굴림"/>
          <w:color w:val="000000" w:themeColor="text1"/>
          <w:kern w:val="0"/>
          <w:szCs w:val="20"/>
        </w:rPr>
      </w:pPr>
      <w:ins w:id="182" w:author="김나영" w:date="2026-01-30T10:13:00Z">
        <w:r w:rsidRPr="005A5C92">
          <w:rPr>
            <w:rFonts w:asciiTheme="majorHAnsi" w:eastAsiaTheme="majorHAnsi" w:hAnsiTheme="majorHAnsi" w:cs="굴림"/>
            <w:color w:val="000000" w:themeColor="text1"/>
            <w:kern w:val="0"/>
            <w:szCs w:val="20"/>
          </w:rPr>
          <w:t>제3자에게 임의로 서비스를 임대하는 행위</w:t>
        </w:r>
      </w:ins>
    </w:p>
    <w:p w14:paraId="46167BA6" w14:textId="67FE0FCA" w:rsidR="005A5C92" w:rsidRPr="005A5C92" w:rsidRDefault="005A5C92">
      <w:pPr>
        <w:pStyle w:val="a3"/>
        <w:numPr>
          <w:ilvl w:val="0"/>
          <w:numId w:val="37"/>
        </w:numPr>
        <w:ind w:leftChars="0"/>
        <w:rPr>
          <w:ins w:id="183" w:author="김나영" w:date="2026-01-30T10:12:00Z"/>
          <w:rFonts w:asciiTheme="majorHAnsi" w:eastAsiaTheme="majorHAnsi" w:hAnsiTheme="majorHAnsi" w:cs="굴림"/>
          <w:color w:val="000000" w:themeColor="text1"/>
          <w:kern w:val="0"/>
          <w:szCs w:val="20"/>
          <w:rPrChange w:id="184" w:author="김나영" w:date="2026-01-30T10:13:00Z">
            <w:rPr>
              <w:ins w:id="185" w:author="김나영" w:date="2026-01-30T10:12:00Z"/>
            </w:rPr>
          </w:rPrChange>
        </w:rPr>
        <w:pPrChange w:id="186" w:author="김나영" w:date="2026-01-30T10:13:00Z">
          <w:pPr>
            <w:numPr>
              <w:numId w:val="37"/>
            </w:numPr>
            <w:tabs>
              <w:tab w:val="num" w:pos="720"/>
            </w:tabs>
            <w:ind w:left="720" w:hanging="360"/>
          </w:pPr>
        </w:pPrChange>
      </w:pPr>
      <w:ins w:id="187" w:author="김나영" w:date="2026-01-30T10:13:00Z">
        <w:r w:rsidRPr="005A5C92">
          <w:rPr>
            <w:rFonts w:asciiTheme="majorHAnsi" w:eastAsiaTheme="majorHAnsi" w:hAnsiTheme="majorHAnsi" w:cs="굴림" w:hint="eastAsia"/>
            <w:color w:val="000000" w:themeColor="text1"/>
            <w:kern w:val="0"/>
            <w:szCs w:val="20"/>
          </w:rPr>
          <w:t>정보통신망법</w:t>
        </w:r>
        <w:r w:rsidRPr="005A5C92">
          <w:rPr>
            <w:rFonts w:asciiTheme="majorHAnsi" w:eastAsiaTheme="majorHAnsi" w:hAnsiTheme="majorHAnsi" w:cs="굴림"/>
            <w:color w:val="000000" w:themeColor="text1"/>
            <w:kern w:val="0"/>
            <w:szCs w:val="20"/>
          </w:rPr>
          <w:t xml:space="preserve"> 제</w:t>
        </w:r>
        <w:del w:id="188" w:author="나영 김" w:date="2026-02-02T09:09:00Z">
          <w:r w:rsidRPr="005A5C92" w:rsidDel="00C2251B">
            <w:rPr>
              <w:rFonts w:asciiTheme="majorHAnsi" w:eastAsiaTheme="majorHAnsi" w:hAnsiTheme="majorHAnsi" w:cs="굴림"/>
              <w:color w:val="000000" w:themeColor="text1"/>
              <w:kern w:val="0"/>
              <w:szCs w:val="20"/>
            </w:rPr>
            <w:delText xml:space="preserve"> </w:delText>
          </w:r>
        </w:del>
        <w:r w:rsidRPr="005A5C92">
          <w:rPr>
            <w:rFonts w:asciiTheme="majorHAnsi" w:eastAsiaTheme="majorHAnsi" w:hAnsiTheme="majorHAnsi" w:cs="굴림"/>
            <w:color w:val="000000" w:themeColor="text1"/>
            <w:kern w:val="0"/>
            <w:szCs w:val="20"/>
          </w:rPr>
          <w:t xml:space="preserve">44조의 7(불법정보의 유통금지 등) 규정에 따라 </w:t>
        </w:r>
        <w:proofErr w:type="spellStart"/>
        <w:r w:rsidRPr="005A5C92">
          <w:rPr>
            <w:rFonts w:asciiTheme="majorHAnsi" w:eastAsiaTheme="majorHAnsi" w:hAnsiTheme="majorHAnsi" w:cs="굴림"/>
            <w:color w:val="000000" w:themeColor="text1"/>
            <w:kern w:val="0"/>
            <w:szCs w:val="20"/>
          </w:rPr>
          <w:t>불법스팸</w:t>
        </w:r>
        <w:proofErr w:type="spellEnd"/>
        <w:r w:rsidRPr="005A5C92">
          <w:rPr>
            <w:rFonts w:asciiTheme="majorHAnsi" w:eastAsiaTheme="majorHAnsi" w:hAnsiTheme="majorHAnsi" w:cs="굴림"/>
            <w:color w:val="000000" w:themeColor="text1"/>
            <w:kern w:val="0"/>
            <w:szCs w:val="20"/>
          </w:rPr>
          <w:t>, 사기, 협박, 음란성, 범죄를 목적으로 하거나 교사 또는 방조하는 내용의 정보, 발신번호조작 등으로 인지되는 메시지를 발송하는 행위</w:t>
        </w:r>
      </w:ins>
    </w:p>
    <w:p w14:paraId="4038AF65" w14:textId="4B641177" w:rsidR="005A5C92" w:rsidRPr="007722C1" w:rsidRDefault="005A5C92" w:rsidP="003D1D17">
      <w:pPr>
        <w:numPr>
          <w:ilvl w:val="0"/>
          <w:numId w:val="37"/>
        </w:numPr>
        <w:rPr>
          <w:rFonts w:asciiTheme="majorHAnsi" w:eastAsiaTheme="majorHAnsi" w:hAnsiTheme="majorHAnsi" w:cs="굴림"/>
          <w:color w:val="000000" w:themeColor="text1"/>
          <w:kern w:val="0"/>
          <w:szCs w:val="20"/>
        </w:rPr>
      </w:pPr>
      <w:ins w:id="189" w:author="김나영" w:date="2026-01-30T10:12:00Z">
        <w:r w:rsidRPr="005A5C92">
          <w:rPr>
            <w:rFonts w:asciiTheme="majorHAnsi" w:eastAsiaTheme="majorHAnsi" w:hAnsiTheme="majorHAnsi" w:cs="굴림" w:hint="eastAsia"/>
            <w:color w:val="000000" w:themeColor="text1"/>
            <w:kern w:val="0"/>
            <w:szCs w:val="20"/>
          </w:rPr>
          <w:t>기타</w:t>
        </w:r>
        <w:r w:rsidRPr="005A5C92">
          <w:rPr>
            <w:rFonts w:asciiTheme="majorHAnsi" w:eastAsiaTheme="majorHAnsi" w:hAnsiTheme="majorHAnsi" w:cs="굴림"/>
            <w:color w:val="000000" w:themeColor="text1"/>
            <w:kern w:val="0"/>
            <w:szCs w:val="20"/>
          </w:rPr>
          <w:t xml:space="preserve"> 불법적이거나 부당한 행위</w:t>
        </w:r>
      </w:ins>
    </w:p>
    <w:p w14:paraId="6B8FE002" w14:textId="5883F58E" w:rsidR="003D1D17"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이용자는 이용자의 정보통신설비가 서비스 </w:t>
      </w:r>
      <w:ins w:id="190" w:author="김나영" w:date="2026-01-30T10:13:00Z">
        <w:r w:rsidR="00DE113A">
          <w:rPr>
            <w:rFonts w:asciiTheme="majorHAnsi" w:eastAsiaTheme="majorHAnsi" w:hAnsiTheme="majorHAnsi" w:cs="굴림" w:hint="eastAsia"/>
            <w:color w:val="000000" w:themeColor="text1"/>
            <w:kern w:val="0"/>
            <w:szCs w:val="20"/>
          </w:rPr>
          <w:t xml:space="preserve">이메일 </w:t>
        </w:r>
      </w:ins>
      <w:del w:id="191" w:author="김나영" w:date="2026-01-30T10:13:00Z">
        <w:r w:rsidRPr="00451051" w:rsidDel="00DE113A">
          <w:rPr>
            <w:rFonts w:asciiTheme="majorHAnsi" w:eastAsiaTheme="majorHAnsi" w:hAnsiTheme="majorHAnsi" w:cs="굴림"/>
            <w:color w:val="000000" w:themeColor="text1"/>
            <w:kern w:val="0"/>
            <w:szCs w:val="20"/>
          </w:rPr>
          <w:delText>ID</w:delText>
        </w:r>
      </w:del>
      <w:r w:rsidRPr="00451051">
        <w:rPr>
          <w:rFonts w:asciiTheme="majorHAnsi" w:eastAsiaTheme="majorHAnsi" w:hAnsiTheme="majorHAnsi" w:cs="굴림"/>
          <w:color w:val="000000" w:themeColor="text1"/>
          <w:kern w:val="0"/>
          <w:szCs w:val="20"/>
        </w:rPr>
        <w:t xml:space="preserve">도용, 해킹, 바이러스 침입 등으로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발송에 오남용 되지 않도록 보안조치를 취하여야 합니다.</w:t>
      </w:r>
    </w:p>
    <w:p w14:paraId="5E8D62AB" w14:textId="77777777" w:rsidR="003D1D17"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③ 이용자는 정보통신망법에 따라 메시지 전송을 위하여 수신자의 사전 수신동의를 직접 얻어야 하며, 수신거부 요청에 대해서는 즉각적으로 처리해야 합니다.</w:t>
      </w:r>
    </w:p>
    <w:p w14:paraId="61B5851E" w14:textId="32E38C62" w:rsidR="00451051" w:rsidRDefault="00451051" w:rsidP="003D1D17">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④ 이용자는 전기통신사업법 등 관련 법령에 따라 발신번호 사전등록을 완료하고 등록된 번호로만 메시지를 발송해야 합니다.</w:t>
      </w:r>
    </w:p>
    <w:p w14:paraId="53A8D025" w14:textId="798BA483" w:rsidR="007722C1" w:rsidRDefault="007722C1" w:rsidP="003D1D17">
      <w:pPr>
        <w:rPr>
          <w:ins w:id="192" w:author="김나영" w:date="2026-09-10T14:45:00Z"/>
          <w:rFonts w:asciiTheme="majorHAnsi" w:eastAsiaTheme="majorHAnsi" w:hAnsiTheme="majorHAnsi" w:cs="굴림"/>
          <w:color w:val="000000" w:themeColor="text1"/>
          <w:kern w:val="0"/>
          <w:szCs w:val="20"/>
        </w:rPr>
      </w:pPr>
      <w:r w:rsidRPr="007722C1">
        <w:rPr>
          <w:rFonts w:asciiTheme="majorHAnsi" w:eastAsiaTheme="majorHAnsi" w:hAnsiTheme="majorHAnsi" w:cs="굴림" w:hint="eastAsia"/>
          <w:color w:val="000000" w:themeColor="text1"/>
          <w:kern w:val="0"/>
          <w:szCs w:val="20"/>
        </w:rPr>
        <w:t>⑤</w:t>
      </w:r>
      <w:r>
        <w:rPr>
          <w:rFonts w:asciiTheme="majorHAnsi" w:eastAsiaTheme="majorHAnsi" w:hAnsiTheme="majorHAnsi" w:cs="굴림" w:hint="eastAsia"/>
          <w:color w:val="000000" w:themeColor="text1"/>
          <w:kern w:val="0"/>
          <w:szCs w:val="20"/>
        </w:rPr>
        <w:t xml:space="preserve"> </w:t>
      </w:r>
      <w:r w:rsidRPr="007722C1">
        <w:rPr>
          <w:rFonts w:asciiTheme="majorHAnsi" w:eastAsiaTheme="majorHAnsi" w:hAnsiTheme="majorHAnsi" w:cs="굴림"/>
          <w:color w:val="000000" w:themeColor="text1"/>
          <w:kern w:val="0"/>
          <w:szCs w:val="20"/>
        </w:rPr>
        <w:t xml:space="preserve">이용자가 </w:t>
      </w:r>
      <w:del w:id="193" w:author="김나영" w:date="2026-01-30T10:01:00Z">
        <w:r w:rsidRPr="007722C1" w:rsidDel="00C0277A">
          <w:rPr>
            <w:rFonts w:asciiTheme="majorHAnsi" w:eastAsiaTheme="majorHAnsi" w:hAnsiTheme="majorHAnsi" w:cs="굴림"/>
            <w:color w:val="000000" w:themeColor="text1"/>
            <w:kern w:val="0"/>
            <w:szCs w:val="20"/>
          </w:rPr>
          <w:delText xml:space="preserve">주소록 등록 및 엑셀 업로드를 통해 </w:delText>
        </w:r>
      </w:del>
      <w:r w:rsidRPr="007722C1">
        <w:rPr>
          <w:rFonts w:asciiTheme="majorHAnsi" w:eastAsiaTheme="majorHAnsi" w:hAnsiTheme="majorHAnsi" w:cs="굴림"/>
          <w:color w:val="000000" w:themeColor="text1"/>
          <w:kern w:val="0"/>
          <w:szCs w:val="20"/>
        </w:rPr>
        <w:t>회사에 제공한 수신자 정보(휴대전화번호 등)는 적법한 절차에 따라 수집된 것이어야 하며, 이와 관련하여 발생하는 개인정보보호법 위반 등의 법적 책임은 전적으로 이용자에게 있습니다.</w:t>
      </w:r>
    </w:p>
    <w:p w14:paraId="7D332B73" w14:textId="3127CB06" w:rsidR="005949FF" w:rsidRPr="005949FF" w:rsidRDefault="005949FF" w:rsidP="003D1D17">
      <w:pPr>
        <w:rPr>
          <w:rFonts w:asciiTheme="majorHAnsi" w:eastAsiaTheme="majorHAnsi" w:hAnsiTheme="majorHAnsi" w:cs="굴림"/>
          <w:b/>
          <w:color w:val="FF0000"/>
          <w:kern w:val="0"/>
          <w:szCs w:val="20"/>
          <w:rPrChange w:id="194" w:author="김나영" w:date="2026-09-10T14:45:00Z">
            <w:rPr>
              <w:rFonts w:asciiTheme="majorHAnsi" w:eastAsiaTheme="majorHAnsi" w:hAnsiTheme="majorHAnsi" w:cs="굴림"/>
              <w:color w:val="000000" w:themeColor="text1"/>
              <w:kern w:val="0"/>
              <w:szCs w:val="20"/>
            </w:rPr>
          </w:rPrChange>
        </w:rPr>
      </w:pPr>
      <w:ins w:id="195" w:author="김나영" w:date="2026-09-10T14:45:00Z">
        <w:r w:rsidRPr="005949FF">
          <w:rPr>
            <w:rFonts w:asciiTheme="majorHAnsi" w:eastAsiaTheme="majorHAnsi" w:hAnsiTheme="majorHAnsi" w:cs="굴림"/>
            <w:b/>
            <w:color w:val="FF0000"/>
            <w:kern w:val="0"/>
            <w:szCs w:val="20"/>
            <w:rPrChange w:id="196" w:author="김나영" w:date="2026-09-10T14:45:00Z">
              <w:rPr>
                <w:rFonts w:asciiTheme="majorHAnsi" w:eastAsiaTheme="majorHAnsi" w:hAnsiTheme="majorHAnsi" w:cs="굴림"/>
                <w:color w:val="000000" w:themeColor="text1"/>
                <w:kern w:val="0"/>
                <w:szCs w:val="20"/>
              </w:rPr>
            </w:rPrChange>
          </w:rPr>
          <w:t>⑥ 이용자 중 문자재판매사업자 등 전송자격인증 대상자는 서비스를 이용하기 전 관련 법령에 따른 전송자격인증을 취득하고, 전송자격인증 운영규정을 준수하여야 합니다. 인증이 취소 또는 정지된 경우 지체 없이 회사에 이를 알려야 합니다.</w:t>
        </w:r>
      </w:ins>
    </w:p>
    <w:p w14:paraId="46AD72DB" w14:textId="77777777" w:rsidR="00A03429" w:rsidRDefault="00A03429" w:rsidP="00A03429">
      <w:pPr>
        <w:rPr>
          <w:ins w:id="197" w:author="김나영" w:date="2026-01-30T10:27:00Z"/>
          <w:rFonts w:asciiTheme="majorHAnsi" w:eastAsiaTheme="majorHAnsi" w:hAnsiTheme="majorHAnsi" w:cs="굴림"/>
          <w:b/>
          <w:bCs/>
          <w:color w:val="000000" w:themeColor="text1"/>
          <w:kern w:val="0"/>
          <w:szCs w:val="20"/>
        </w:rPr>
      </w:pPr>
    </w:p>
    <w:p w14:paraId="4EF7F651" w14:textId="2A8ECD2E" w:rsidR="00A03429" w:rsidRPr="00A03429" w:rsidRDefault="00A03429">
      <w:pPr>
        <w:jc w:val="center"/>
        <w:rPr>
          <w:ins w:id="198" w:author="김나영" w:date="2026-01-30T10:27:00Z"/>
          <w:rFonts w:asciiTheme="majorHAnsi" w:eastAsiaTheme="majorHAnsi" w:hAnsiTheme="majorHAnsi" w:cs="굴림"/>
          <w:b/>
          <w:bCs/>
          <w:color w:val="000000" w:themeColor="text1"/>
          <w:kern w:val="0"/>
          <w:sz w:val="24"/>
          <w:szCs w:val="24"/>
          <w:rPrChange w:id="199" w:author="김나영" w:date="2026-01-30T10:27:00Z">
            <w:rPr>
              <w:ins w:id="200" w:author="김나영" w:date="2026-01-30T10:27:00Z"/>
              <w:rFonts w:asciiTheme="majorHAnsi" w:eastAsiaTheme="majorHAnsi" w:hAnsiTheme="majorHAnsi" w:cs="굴림"/>
              <w:b/>
              <w:bCs/>
              <w:color w:val="000000" w:themeColor="text1"/>
              <w:kern w:val="0"/>
              <w:szCs w:val="20"/>
            </w:rPr>
          </w:rPrChange>
        </w:rPr>
        <w:pPrChange w:id="201" w:author="김나영" w:date="2026-01-30T10:27:00Z">
          <w:pPr/>
        </w:pPrChange>
      </w:pPr>
      <w:ins w:id="202" w:author="김나영" w:date="2026-01-30T10:27:00Z">
        <w:r w:rsidRPr="00A03429">
          <w:rPr>
            <w:rFonts w:asciiTheme="majorHAnsi" w:eastAsiaTheme="majorHAnsi" w:hAnsiTheme="majorHAnsi" w:cs="굴림" w:hint="eastAsia"/>
            <w:b/>
            <w:bCs/>
            <w:color w:val="000000" w:themeColor="text1"/>
            <w:kern w:val="0"/>
            <w:sz w:val="24"/>
            <w:szCs w:val="24"/>
            <w:rPrChange w:id="203" w:author="김나영" w:date="2026-01-30T10:27:00Z">
              <w:rPr>
                <w:rFonts w:asciiTheme="majorHAnsi" w:eastAsiaTheme="majorHAnsi" w:hAnsiTheme="majorHAnsi" w:cs="굴림" w:hint="eastAsia"/>
                <w:b/>
                <w:bCs/>
                <w:color w:val="000000" w:themeColor="text1"/>
                <w:kern w:val="0"/>
                <w:szCs w:val="20"/>
              </w:rPr>
            </w:rPrChange>
          </w:rPr>
          <w:t>제</w:t>
        </w:r>
        <w:r w:rsidRPr="00A03429">
          <w:rPr>
            <w:rFonts w:asciiTheme="majorHAnsi" w:eastAsiaTheme="majorHAnsi" w:hAnsiTheme="majorHAnsi" w:cs="굴림"/>
            <w:b/>
            <w:bCs/>
            <w:color w:val="000000" w:themeColor="text1"/>
            <w:kern w:val="0"/>
            <w:sz w:val="24"/>
            <w:szCs w:val="24"/>
            <w:rPrChange w:id="204" w:author="김나영" w:date="2026-01-30T10:27:00Z">
              <w:rPr>
                <w:rFonts w:asciiTheme="majorHAnsi" w:eastAsiaTheme="majorHAnsi" w:hAnsiTheme="majorHAnsi" w:cs="굴림"/>
                <w:b/>
                <w:bCs/>
                <w:color w:val="000000" w:themeColor="text1"/>
                <w:kern w:val="0"/>
                <w:szCs w:val="20"/>
              </w:rPr>
            </w:rPrChange>
          </w:rPr>
          <w:t xml:space="preserve">4장 </w:t>
        </w:r>
        <w:r w:rsidRPr="00A03429">
          <w:rPr>
            <w:rFonts w:asciiTheme="majorHAnsi" w:eastAsiaTheme="majorHAnsi" w:hAnsiTheme="majorHAnsi" w:cs="굴림" w:hint="eastAsia"/>
            <w:b/>
            <w:bCs/>
            <w:color w:val="000000" w:themeColor="text1"/>
            <w:kern w:val="0"/>
            <w:sz w:val="24"/>
            <w:szCs w:val="24"/>
            <w:rPrChange w:id="205" w:author="김나영" w:date="2026-01-30T10:27:00Z">
              <w:rPr>
                <w:rFonts w:asciiTheme="majorHAnsi" w:eastAsiaTheme="majorHAnsi" w:hAnsiTheme="majorHAnsi" w:cs="굴림" w:hint="eastAsia"/>
                <w:b/>
                <w:bCs/>
                <w:color w:val="000000" w:themeColor="text1"/>
                <w:kern w:val="0"/>
                <w:szCs w:val="20"/>
              </w:rPr>
            </w:rPrChange>
          </w:rPr>
          <w:t>이용자의</w:t>
        </w:r>
        <w:r w:rsidRPr="00A03429">
          <w:rPr>
            <w:rFonts w:asciiTheme="majorHAnsi" w:eastAsiaTheme="majorHAnsi" w:hAnsiTheme="majorHAnsi" w:cs="굴림"/>
            <w:b/>
            <w:bCs/>
            <w:color w:val="000000" w:themeColor="text1"/>
            <w:kern w:val="0"/>
            <w:sz w:val="24"/>
            <w:szCs w:val="24"/>
            <w:rPrChange w:id="206" w:author="김나영" w:date="2026-01-30T10:27:00Z">
              <w:rPr>
                <w:rFonts w:asciiTheme="majorHAnsi" w:eastAsiaTheme="majorHAnsi" w:hAnsiTheme="majorHAnsi" w:cs="굴림"/>
                <w:b/>
                <w:bCs/>
                <w:color w:val="000000" w:themeColor="text1"/>
                <w:kern w:val="0"/>
                <w:szCs w:val="20"/>
              </w:rPr>
            </w:rPrChange>
          </w:rPr>
          <w:t xml:space="preserve"> </w:t>
        </w:r>
        <w:r w:rsidRPr="00A03429">
          <w:rPr>
            <w:rFonts w:asciiTheme="majorHAnsi" w:eastAsiaTheme="majorHAnsi" w:hAnsiTheme="majorHAnsi" w:cs="굴림" w:hint="eastAsia"/>
            <w:b/>
            <w:bCs/>
            <w:color w:val="000000" w:themeColor="text1"/>
            <w:kern w:val="0"/>
            <w:sz w:val="24"/>
            <w:szCs w:val="24"/>
            <w:rPrChange w:id="207" w:author="김나영" w:date="2026-01-30T10:27:00Z">
              <w:rPr>
                <w:rFonts w:asciiTheme="majorHAnsi" w:eastAsiaTheme="majorHAnsi" w:hAnsiTheme="majorHAnsi" w:cs="굴림" w:hint="eastAsia"/>
                <w:b/>
                <w:bCs/>
                <w:color w:val="000000" w:themeColor="text1"/>
                <w:kern w:val="0"/>
                <w:szCs w:val="20"/>
              </w:rPr>
            </w:rPrChange>
          </w:rPr>
          <w:t>권리에</w:t>
        </w:r>
        <w:r w:rsidRPr="00A03429">
          <w:rPr>
            <w:rFonts w:asciiTheme="majorHAnsi" w:eastAsiaTheme="majorHAnsi" w:hAnsiTheme="majorHAnsi" w:cs="굴림"/>
            <w:b/>
            <w:bCs/>
            <w:color w:val="000000" w:themeColor="text1"/>
            <w:kern w:val="0"/>
            <w:sz w:val="24"/>
            <w:szCs w:val="24"/>
            <w:rPrChange w:id="208" w:author="김나영" w:date="2026-01-30T10:27:00Z">
              <w:rPr>
                <w:rFonts w:asciiTheme="majorHAnsi" w:eastAsiaTheme="majorHAnsi" w:hAnsiTheme="majorHAnsi" w:cs="굴림"/>
                <w:b/>
                <w:bCs/>
                <w:color w:val="000000" w:themeColor="text1"/>
                <w:kern w:val="0"/>
                <w:szCs w:val="20"/>
              </w:rPr>
            </w:rPrChange>
          </w:rPr>
          <w:t xml:space="preserve"> </w:t>
        </w:r>
        <w:r w:rsidRPr="00A03429">
          <w:rPr>
            <w:rFonts w:asciiTheme="majorHAnsi" w:eastAsiaTheme="majorHAnsi" w:hAnsiTheme="majorHAnsi" w:cs="굴림" w:hint="eastAsia"/>
            <w:b/>
            <w:bCs/>
            <w:color w:val="000000" w:themeColor="text1"/>
            <w:kern w:val="0"/>
            <w:sz w:val="24"/>
            <w:szCs w:val="24"/>
            <w:rPrChange w:id="209" w:author="김나영" w:date="2026-01-30T10:27:00Z">
              <w:rPr>
                <w:rFonts w:asciiTheme="majorHAnsi" w:eastAsiaTheme="majorHAnsi" w:hAnsiTheme="majorHAnsi" w:cs="굴림" w:hint="eastAsia"/>
                <w:b/>
                <w:bCs/>
                <w:color w:val="000000" w:themeColor="text1"/>
                <w:kern w:val="0"/>
                <w:szCs w:val="20"/>
              </w:rPr>
            </w:rPrChange>
          </w:rPr>
          <w:t>관한</w:t>
        </w:r>
        <w:r w:rsidRPr="00A03429">
          <w:rPr>
            <w:rFonts w:asciiTheme="majorHAnsi" w:eastAsiaTheme="majorHAnsi" w:hAnsiTheme="majorHAnsi" w:cs="굴림"/>
            <w:b/>
            <w:bCs/>
            <w:color w:val="000000" w:themeColor="text1"/>
            <w:kern w:val="0"/>
            <w:sz w:val="24"/>
            <w:szCs w:val="24"/>
            <w:rPrChange w:id="210" w:author="김나영" w:date="2026-01-30T10:27:00Z">
              <w:rPr>
                <w:rFonts w:asciiTheme="majorHAnsi" w:eastAsiaTheme="majorHAnsi" w:hAnsiTheme="majorHAnsi" w:cs="굴림"/>
                <w:b/>
                <w:bCs/>
                <w:color w:val="000000" w:themeColor="text1"/>
                <w:kern w:val="0"/>
                <w:szCs w:val="20"/>
              </w:rPr>
            </w:rPrChange>
          </w:rPr>
          <w:t xml:space="preserve"> </w:t>
        </w:r>
        <w:r w:rsidRPr="00A03429">
          <w:rPr>
            <w:rFonts w:asciiTheme="majorHAnsi" w:eastAsiaTheme="majorHAnsi" w:hAnsiTheme="majorHAnsi" w:cs="굴림" w:hint="eastAsia"/>
            <w:b/>
            <w:bCs/>
            <w:color w:val="000000" w:themeColor="text1"/>
            <w:kern w:val="0"/>
            <w:sz w:val="24"/>
            <w:szCs w:val="24"/>
            <w:rPrChange w:id="211" w:author="김나영" w:date="2026-01-30T10:27:00Z">
              <w:rPr>
                <w:rFonts w:asciiTheme="majorHAnsi" w:eastAsiaTheme="majorHAnsi" w:hAnsiTheme="majorHAnsi" w:cs="굴림" w:hint="eastAsia"/>
                <w:b/>
                <w:bCs/>
                <w:color w:val="000000" w:themeColor="text1"/>
                <w:kern w:val="0"/>
                <w:szCs w:val="20"/>
              </w:rPr>
            </w:rPrChange>
          </w:rPr>
          <w:t>조치</w:t>
        </w:r>
      </w:ins>
    </w:p>
    <w:p w14:paraId="28D52CE2" w14:textId="4D86FF2B" w:rsidR="00A03429" w:rsidRPr="00A03429" w:rsidRDefault="00A03429" w:rsidP="00A03429">
      <w:pPr>
        <w:rPr>
          <w:ins w:id="212" w:author="김나영" w:date="2026-01-30T10:27:00Z"/>
          <w:rFonts w:asciiTheme="majorHAnsi" w:eastAsiaTheme="majorHAnsi" w:hAnsiTheme="majorHAnsi" w:cs="굴림"/>
          <w:b/>
          <w:bCs/>
          <w:color w:val="000000" w:themeColor="text1"/>
          <w:kern w:val="0"/>
          <w:szCs w:val="20"/>
        </w:rPr>
      </w:pPr>
      <w:ins w:id="213" w:author="김나영" w:date="2026-01-30T10:27:00Z">
        <w:r w:rsidRPr="00A03429">
          <w:rPr>
            <w:rFonts w:asciiTheme="majorHAnsi" w:eastAsiaTheme="majorHAnsi" w:hAnsiTheme="majorHAnsi" w:cs="굴림" w:hint="eastAsia"/>
            <w:b/>
            <w:bCs/>
            <w:color w:val="000000" w:themeColor="text1"/>
            <w:kern w:val="0"/>
            <w:szCs w:val="20"/>
          </w:rPr>
          <w:t>제</w:t>
        </w:r>
        <w:del w:id="214" w:author="나영 김" w:date="2026-02-02T09:09:00Z">
          <w:r w:rsidRPr="00A03429" w:rsidDel="00C2251B">
            <w:rPr>
              <w:rFonts w:asciiTheme="majorHAnsi" w:eastAsiaTheme="majorHAnsi" w:hAnsiTheme="majorHAnsi" w:cs="굴림"/>
              <w:b/>
              <w:bCs/>
              <w:color w:val="000000" w:themeColor="text1"/>
              <w:kern w:val="0"/>
              <w:szCs w:val="20"/>
            </w:rPr>
            <w:delText xml:space="preserve"> </w:delText>
          </w:r>
        </w:del>
        <w:r w:rsidRPr="00A03429">
          <w:rPr>
            <w:rFonts w:asciiTheme="majorHAnsi" w:eastAsiaTheme="majorHAnsi" w:hAnsiTheme="majorHAnsi" w:cs="굴림"/>
            <w:b/>
            <w:bCs/>
            <w:color w:val="000000" w:themeColor="text1"/>
            <w:kern w:val="0"/>
            <w:szCs w:val="20"/>
          </w:rPr>
          <w:t xml:space="preserve">12 조 </w:t>
        </w:r>
        <w:r>
          <w:rPr>
            <w:rFonts w:asciiTheme="majorHAnsi" w:eastAsiaTheme="majorHAnsi" w:hAnsiTheme="majorHAnsi" w:cs="굴림"/>
            <w:b/>
            <w:bCs/>
            <w:color w:val="000000" w:themeColor="text1"/>
            <w:kern w:val="0"/>
            <w:szCs w:val="20"/>
          </w:rPr>
          <w:t>(</w:t>
        </w:r>
        <w:r w:rsidRPr="00A03429">
          <w:rPr>
            <w:rFonts w:asciiTheme="majorHAnsi" w:eastAsiaTheme="majorHAnsi" w:hAnsiTheme="majorHAnsi" w:cs="굴림"/>
            <w:b/>
            <w:bCs/>
            <w:color w:val="000000" w:themeColor="text1"/>
            <w:kern w:val="0"/>
            <w:szCs w:val="20"/>
          </w:rPr>
          <w:t>동의의 철회</w:t>
        </w:r>
        <w:r>
          <w:rPr>
            <w:rFonts w:asciiTheme="majorHAnsi" w:eastAsiaTheme="majorHAnsi" w:hAnsiTheme="majorHAnsi" w:cs="굴림"/>
            <w:b/>
            <w:bCs/>
            <w:color w:val="000000" w:themeColor="text1"/>
            <w:kern w:val="0"/>
            <w:szCs w:val="20"/>
          </w:rPr>
          <w:t>)</w:t>
        </w:r>
      </w:ins>
    </w:p>
    <w:p w14:paraId="0335663D" w14:textId="15279A9E" w:rsidR="00A03429" w:rsidRPr="00A03429" w:rsidRDefault="00A03429" w:rsidP="00A03429">
      <w:pPr>
        <w:rPr>
          <w:ins w:id="215" w:author="김나영" w:date="2026-01-30T10:27:00Z"/>
          <w:rFonts w:asciiTheme="majorHAnsi" w:eastAsiaTheme="majorHAnsi" w:hAnsiTheme="majorHAnsi" w:cs="굴림"/>
          <w:bCs/>
          <w:color w:val="000000" w:themeColor="text1"/>
          <w:kern w:val="0"/>
          <w:szCs w:val="20"/>
          <w:rPrChange w:id="216" w:author="김나영" w:date="2026-01-30T10:27:00Z">
            <w:rPr>
              <w:ins w:id="217" w:author="김나영" w:date="2026-01-30T10:27:00Z"/>
              <w:rFonts w:asciiTheme="majorHAnsi" w:eastAsiaTheme="majorHAnsi" w:hAnsiTheme="majorHAnsi" w:cs="굴림"/>
              <w:b/>
              <w:bCs/>
              <w:color w:val="000000" w:themeColor="text1"/>
              <w:kern w:val="0"/>
              <w:szCs w:val="20"/>
            </w:rPr>
          </w:rPrChange>
        </w:rPr>
      </w:pPr>
      <w:ins w:id="218" w:author="김나영" w:date="2026-01-30T10:27:00Z">
        <w:r w:rsidRPr="00A03429">
          <w:rPr>
            <w:rFonts w:asciiTheme="majorHAnsi" w:eastAsiaTheme="majorHAnsi" w:hAnsiTheme="majorHAnsi" w:cs="굴림" w:hint="eastAsia"/>
            <w:bCs/>
            <w:color w:val="000000" w:themeColor="text1"/>
            <w:kern w:val="0"/>
            <w:szCs w:val="20"/>
            <w:rPrChange w:id="219" w:author="김나영" w:date="2026-01-30T10:27:00Z">
              <w:rPr>
                <w:rFonts w:asciiTheme="majorHAnsi" w:eastAsiaTheme="majorHAnsi" w:hAnsiTheme="majorHAnsi" w:cs="굴림" w:hint="eastAsia"/>
                <w:b/>
                <w:bCs/>
                <w:color w:val="000000" w:themeColor="text1"/>
                <w:kern w:val="0"/>
                <w:szCs w:val="20"/>
              </w:rPr>
            </w:rPrChange>
          </w:rPr>
          <w:t>회사는</w:t>
        </w:r>
        <w:r w:rsidRPr="00A03429">
          <w:rPr>
            <w:rFonts w:asciiTheme="majorHAnsi" w:eastAsiaTheme="majorHAnsi" w:hAnsiTheme="majorHAnsi" w:cs="굴림"/>
            <w:bCs/>
            <w:color w:val="000000" w:themeColor="text1"/>
            <w:kern w:val="0"/>
            <w:szCs w:val="20"/>
            <w:rPrChange w:id="220" w:author="김나영" w:date="2026-01-30T10:27:00Z">
              <w:rPr>
                <w:rFonts w:asciiTheme="majorHAnsi" w:eastAsiaTheme="majorHAnsi" w:hAnsiTheme="majorHAnsi" w:cs="굴림"/>
                <w:b/>
                <w:bCs/>
                <w:color w:val="000000" w:themeColor="text1"/>
                <w:kern w:val="0"/>
                <w:szCs w:val="20"/>
              </w:rPr>
            </w:rPrChange>
          </w:rPr>
          <w:t xml:space="preserve"> 이용자가 서비스 화면에서 자신의 개인정보에 대한 수집, 이용 또는 제공에 대한 동의를 철회할 수 있도록 필요한 조치를 취해야 합니다.</w:t>
        </w:r>
      </w:ins>
    </w:p>
    <w:p w14:paraId="7164594E" w14:textId="4E2BD91F" w:rsidR="008504BB" w:rsidRPr="00511EAD"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w:t>
      </w:r>
      <w:ins w:id="221" w:author="김나영" w:date="2026-01-30T10:26:00Z">
        <w:r w:rsidR="00A03429">
          <w:rPr>
            <w:rFonts w:asciiTheme="majorHAnsi" w:eastAsiaTheme="majorHAnsi" w:hAnsiTheme="majorHAnsi" w:cs="굴림"/>
            <w:b/>
            <w:bCs/>
            <w:color w:val="000000" w:themeColor="text1"/>
            <w:kern w:val="0"/>
            <w:szCs w:val="20"/>
          </w:rPr>
          <w:t>3</w:t>
        </w:r>
      </w:ins>
      <w:del w:id="222" w:author="김나영" w:date="2026-01-30T10:26:00Z">
        <w:r w:rsidRPr="00451051" w:rsidDel="00A03429">
          <w:rPr>
            <w:rFonts w:asciiTheme="majorHAnsi" w:eastAsiaTheme="majorHAnsi" w:hAnsiTheme="majorHAnsi" w:cs="굴림"/>
            <w:b/>
            <w:bCs/>
            <w:color w:val="000000" w:themeColor="text1"/>
            <w:kern w:val="0"/>
            <w:szCs w:val="20"/>
          </w:rPr>
          <w:delText>2</w:delText>
        </w:r>
      </w:del>
      <w:r w:rsidRPr="00451051">
        <w:rPr>
          <w:rFonts w:asciiTheme="majorHAnsi" w:eastAsiaTheme="majorHAnsi" w:hAnsiTheme="majorHAnsi" w:cs="굴림"/>
          <w:b/>
          <w:bCs/>
          <w:color w:val="000000" w:themeColor="text1"/>
          <w:kern w:val="0"/>
          <w:szCs w:val="20"/>
        </w:rPr>
        <w:t>조(이용자의 불만사항 접수 및 처리절차)</w:t>
      </w:r>
    </w:p>
    <w:p w14:paraId="27501329"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불만사항은 일반전화, 이메일, 1:1 문의 등을 통해 접수합니다.</w:t>
      </w:r>
    </w:p>
    <w:p w14:paraId="0BC0B6B4" w14:textId="2167D481" w:rsid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접수된 사항을 신속하게 처리하며, 처리가 곤란한 경우 그 사유와 일정을 통보합니다.</w:t>
      </w:r>
    </w:p>
    <w:p w14:paraId="65650EDD" w14:textId="04B3C245" w:rsidR="0037550C" w:rsidRPr="00451051" w:rsidRDefault="0037550C" w:rsidP="00451051">
      <w:pPr>
        <w:rPr>
          <w:rFonts w:asciiTheme="majorHAnsi" w:eastAsiaTheme="majorHAnsi" w:hAnsiTheme="majorHAnsi" w:cs="굴림"/>
          <w:color w:val="000000" w:themeColor="text1"/>
          <w:kern w:val="0"/>
          <w:szCs w:val="20"/>
        </w:rPr>
      </w:pPr>
      <w:r w:rsidRPr="0037550C">
        <w:rPr>
          <w:rFonts w:asciiTheme="majorHAnsi" w:eastAsiaTheme="majorHAnsi" w:hAnsiTheme="majorHAnsi" w:cs="굴림"/>
          <w:color w:val="000000" w:themeColor="text1"/>
          <w:kern w:val="0"/>
          <w:szCs w:val="20"/>
        </w:rPr>
        <w:t>③ 고객센터의 운영 시간 및 상담 채널(전화, 1:1 문의 등)은 홈페이지 내 공지사항 또는 고객센터</w:t>
      </w:r>
      <w:r>
        <w:rPr>
          <w:rFonts w:asciiTheme="majorHAnsi" w:eastAsiaTheme="majorHAnsi" w:hAnsiTheme="majorHAnsi" w:cs="굴림"/>
          <w:color w:val="000000" w:themeColor="text1"/>
          <w:kern w:val="0"/>
          <w:szCs w:val="20"/>
        </w:rPr>
        <w:br/>
      </w:r>
      <w:r w:rsidRPr="0037550C">
        <w:rPr>
          <w:rFonts w:asciiTheme="majorHAnsi" w:eastAsiaTheme="majorHAnsi" w:hAnsiTheme="majorHAnsi" w:cs="굴림"/>
          <w:color w:val="000000" w:themeColor="text1"/>
          <w:kern w:val="0"/>
          <w:szCs w:val="20"/>
        </w:rPr>
        <w:t xml:space="preserve">안내 페이지에 따릅니다. 운영 시간 외 접수된 문의는 </w:t>
      </w:r>
      <w:proofErr w:type="spellStart"/>
      <w:r w:rsidRPr="0037550C">
        <w:rPr>
          <w:rFonts w:asciiTheme="majorHAnsi" w:eastAsiaTheme="majorHAnsi" w:hAnsiTheme="majorHAnsi" w:cs="굴림"/>
          <w:color w:val="000000" w:themeColor="text1"/>
          <w:kern w:val="0"/>
          <w:szCs w:val="20"/>
        </w:rPr>
        <w:t>익영업일에</w:t>
      </w:r>
      <w:proofErr w:type="spellEnd"/>
      <w:r w:rsidRPr="0037550C">
        <w:rPr>
          <w:rFonts w:asciiTheme="majorHAnsi" w:eastAsiaTheme="majorHAnsi" w:hAnsiTheme="majorHAnsi" w:cs="굴림"/>
          <w:color w:val="000000" w:themeColor="text1"/>
          <w:kern w:val="0"/>
          <w:szCs w:val="20"/>
        </w:rPr>
        <w:t xml:space="preserve"> 순차적으로 처리됩니다.</w:t>
      </w:r>
    </w:p>
    <w:p w14:paraId="1036F3C1" w14:textId="3E23DEAA" w:rsidR="008504BB" w:rsidRPr="00511EAD" w:rsidDel="00A03429" w:rsidRDefault="00451051" w:rsidP="00451051">
      <w:pPr>
        <w:rPr>
          <w:del w:id="223" w:author="김나영" w:date="2026-01-30T10:26:00Z"/>
          <w:rFonts w:asciiTheme="majorHAnsi" w:eastAsiaTheme="majorHAnsi" w:hAnsiTheme="majorHAnsi" w:cs="굴림"/>
          <w:b/>
          <w:bCs/>
          <w:color w:val="000000" w:themeColor="text1"/>
          <w:kern w:val="0"/>
          <w:szCs w:val="20"/>
        </w:rPr>
      </w:pPr>
      <w:del w:id="224" w:author="김나영" w:date="2026-01-30T10:26:00Z">
        <w:r w:rsidRPr="00451051" w:rsidDel="00A03429">
          <w:rPr>
            <w:rFonts w:asciiTheme="majorHAnsi" w:eastAsiaTheme="majorHAnsi" w:hAnsiTheme="majorHAnsi" w:cs="굴림"/>
            <w:b/>
            <w:bCs/>
            <w:color w:val="000000" w:themeColor="text1"/>
            <w:kern w:val="0"/>
            <w:szCs w:val="20"/>
          </w:rPr>
          <w:delText>제13조(서비스 제공이 불가능한 경우의 처리방안)</w:delText>
        </w:r>
      </w:del>
    </w:p>
    <w:p w14:paraId="78420723" w14:textId="779585EC" w:rsidR="008504BB" w:rsidDel="00A03429" w:rsidRDefault="00451051" w:rsidP="00451051">
      <w:pPr>
        <w:rPr>
          <w:del w:id="225" w:author="김나영" w:date="2026-01-30T10:26:00Z"/>
          <w:rFonts w:asciiTheme="majorHAnsi" w:eastAsiaTheme="majorHAnsi" w:hAnsiTheme="majorHAnsi" w:cs="굴림"/>
          <w:color w:val="000000" w:themeColor="text1"/>
          <w:kern w:val="0"/>
          <w:szCs w:val="20"/>
        </w:rPr>
      </w:pPr>
      <w:del w:id="226" w:author="김나영" w:date="2026-01-30T10:26:00Z">
        <w:r w:rsidRPr="00451051" w:rsidDel="00A03429">
          <w:rPr>
            <w:rFonts w:asciiTheme="majorHAnsi" w:eastAsiaTheme="majorHAnsi" w:hAnsiTheme="majorHAnsi" w:cs="굴림"/>
            <w:color w:val="000000" w:themeColor="text1"/>
            <w:kern w:val="0"/>
            <w:szCs w:val="20"/>
          </w:rPr>
          <w:delText>① 천재지변 등을 제외한 서비스 제공이 불가능한 경우 고객사에게 사전 공지(안내)를 하여야 합니다.</w:delText>
        </w:r>
      </w:del>
    </w:p>
    <w:p w14:paraId="7B2DD2F5" w14:textId="4CF1F0AC" w:rsidR="00451051" w:rsidRDefault="00451051" w:rsidP="00451051">
      <w:pPr>
        <w:rPr>
          <w:rFonts w:asciiTheme="majorHAnsi" w:eastAsiaTheme="majorHAnsi" w:hAnsiTheme="majorHAnsi" w:cs="굴림"/>
          <w:color w:val="000000" w:themeColor="text1"/>
          <w:kern w:val="0"/>
          <w:szCs w:val="20"/>
        </w:rPr>
      </w:pPr>
      <w:del w:id="227" w:author="김나영" w:date="2026-01-30T10:26:00Z">
        <w:r w:rsidRPr="00451051" w:rsidDel="00A03429">
          <w:rPr>
            <w:rFonts w:asciiTheme="majorHAnsi" w:eastAsiaTheme="majorHAnsi" w:hAnsiTheme="majorHAnsi" w:cs="굴림"/>
            <w:color w:val="000000" w:themeColor="text1"/>
            <w:kern w:val="0"/>
            <w:szCs w:val="20"/>
          </w:rPr>
          <w:delText>② 회사는 사업의 전부 또는 일부를 휴업하거나 폐업하려면 그 휴업 또는 폐업 예정일 30일까지 그 내용을 고객사에게 이메일, 홈페이지 등을 이용하여 공지합니다.</w:delText>
        </w:r>
      </w:del>
    </w:p>
    <w:p w14:paraId="08E79B0E" w14:textId="64D8613F" w:rsidR="008504BB" w:rsidDel="00DE113A" w:rsidRDefault="008504BB" w:rsidP="00451051">
      <w:pPr>
        <w:rPr>
          <w:del w:id="228" w:author="김나영" w:date="2026-01-30T10:22:00Z"/>
          <w:rFonts w:asciiTheme="majorHAnsi" w:eastAsiaTheme="majorHAnsi" w:hAnsiTheme="majorHAnsi" w:cs="굴림"/>
          <w:color w:val="000000" w:themeColor="text1"/>
          <w:kern w:val="0"/>
          <w:szCs w:val="20"/>
        </w:rPr>
      </w:pPr>
    </w:p>
    <w:p w14:paraId="4190DACE" w14:textId="5C17936A" w:rsidR="008504BB" w:rsidDel="00DE113A" w:rsidRDefault="008504BB" w:rsidP="00451051">
      <w:pPr>
        <w:rPr>
          <w:del w:id="229" w:author="김나영" w:date="2026-01-30T10:22:00Z"/>
          <w:rFonts w:asciiTheme="majorHAnsi" w:eastAsiaTheme="majorHAnsi" w:hAnsiTheme="majorHAnsi" w:cs="굴림"/>
          <w:color w:val="000000" w:themeColor="text1"/>
          <w:kern w:val="0"/>
          <w:szCs w:val="20"/>
        </w:rPr>
      </w:pPr>
    </w:p>
    <w:p w14:paraId="08002C4B" w14:textId="0F7F2812" w:rsidR="008504BB" w:rsidDel="00DE113A" w:rsidRDefault="008504BB" w:rsidP="00451051">
      <w:pPr>
        <w:rPr>
          <w:del w:id="230" w:author="김나영" w:date="2026-01-30T10:22:00Z"/>
          <w:rFonts w:asciiTheme="majorHAnsi" w:eastAsiaTheme="majorHAnsi" w:hAnsiTheme="majorHAnsi" w:cs="굴림"/>
          <w:color w:val="000000" w:themeColor="text1"/>
          <w:kern w:val="0"/>
          <w:szCs w:val="20"/>
        </w:rPr>
      </w:pPr>
    </w:p>
    <w:p w14:paraId="3BC05666" w14:textId="1C30F6DC" w:rsidR="008504BB" w:rsidDel="00DE113A" w:rsidRDefault="008504BB" w:rsidP="00451051">
      <w:pPr>
        <w:rPr>
          <w:del w:id="231" w:author="김나영" w:date="2026-01-30T10:22:00Z"/>
          <w:rFonts w:asciiTheme="majorHAnsi" w:eastAsiaTheme="majorHAnsi" w:hAnsiTheme="majorHAnsi" w:cs="굴림"/>
          <w:color w:val="000000" w:themeColor="text1"/>
          <w:kern w:val="0"/>
          <w:szCs w:val="20"/>
        </w:rPr>
      </w:pPr>
    </w:p>
    <w:p w14:paraId="3442CAE2" w14:textId="1D7B11DE" w:rsidR="008504BB" w:rsidDel="00DE113A" w:rsidRDefault="008504BB" w:rsidP="00451051">
      <w:pPr>
        <w:rPr>
          <w:del w:id="232" w:author="김나영" w:date="2026-01-30T10:22:00Z"/>
          <w:rFonts w:asciiTheme="majorHAnsi" w:eastAsiaTheme="majorHAnsi" w:hAnsiTheme="majorHAnsi" w:cs="굴림"/>
          <w:color w:val="000000" w:themeColor="text1"/>
          <w:kern w:val="0"/>
          <w:szCs w:val="20"/>
        </w:rPr>
      </w:pPr>
    </w:p>
    <w:p w14:paraId="75E09B80" w14:textId="1569311E" w:rsidR="008504BB" w:rsidDel="00DE113A" w:rsidRDefault="008504BB" w:rsidP="00451051">
      <w:pPr>
        <w:rPr>
          <w:del w:id="233" w:author="김나영" w:date="2026-01-30T10:22:00Z"/>
          <w:rFonts w:asciiTheme="majorHAnsi" w:eastAsiaTheme="majorHAnsi" w:hAnsiTheme="majorHAnsi" w:cs="굴림"/>
          <w:color w:val="000000" w:themeColor="text1"/>
          <w:kern w:val="0"/>
          <w:szCs w:val="20"/>
        </w:rPr>
      </w:pPr>
    </w:p>
    <w:p w14:paraId="3D92AC6C" w14:textId="7F8DF99A" w:rsidR="008504BB" w:rsidDel="00DE113A" w:rsidRDefault="008504BB" w:rsidP="00451051">
      <w:pPr>
        <w:rPr>
          <w:del w:id="234" w:author="김나영" w:date="2026-01-30T10:22:00Z"/>
          <w:rFonts w:asciiTheme="majorHAnsi" w:eastAsiaTheme="majorHAnsi" w:hAnsiTheme="majorHAnsi" w:cs="굴림"/>
          <w:color w:val="000000" w:themeColor="text1"/>
          <w:kern w:val="0"/>
          <w:szCs w:val="20"/>
        </w:rPr>
      </w:pPr>
    </w:p>
    <w:p w14:paraId="3AE00703" w14:textId="77777777" w:rsidR="008504BB" w:rsidRDefault="008504BB" w:rsidP="00451051">
      <w:pPr>
        <w:rPr>
          <w:rFonts w:asciiTheme="majorHAnsi" w:eastAsiaTheme="majorHAnsi" w:hAnsiTheme="majorHAnsi" w:cs="굴림"/>
          <w:color w:val="000000" w:themeColor="text1"/>
          <w:kern w:val="0"/>
          <w:szCs w:val="20"/>
        </w:rPr>
      </w:pPr>
    </w:p>
    <w:p w14:paraId="2802EA5B" w14:textId="7EA3A0C0" w:rsidR="00451051" w:rsidRPr="00451051" w:rsidRDefault="00451051" w:rsidP="008504BB">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w:t>
      </w:r>
      <w:ins w:id="235" w:author="김나영" w:date="2026-01-30T10:27:00Z">
        <w:r w:rsidR="00A03429">
          <w:rPr>
            <w:rFonts w:asciiTheme="majorHAnsi" w:eastAsiaTheme="majorHAnsi" w:hAnsiTheme="majorHAnsi" w:cs="굴림"/>
            <w:b/>
            <w:bCs/>
            <w:color w:val="000000" w:themeColor="text1"/>
            <w:kern w:val="0"/>
            <w:sz w:val="24"/>
            <w:szCs w:val="24"/>
          </w:rPr>
          <w:t>5</w:t>
        </w:r>
      </w:ins>
      <w:del w:id="236" w:author="김나영" w:date="2026-01-30T10:27:00Z">
        <w:r w:rsidRPr="00451051" w:rsidDel="00A03429">
          <w:rPr>
            <w:rFonts w:asciiTheme="majorHAnsi" w:eastAsiaTheme="majorHAnsi" w:hAnsiTheme="majorHAnsi" w:cs="굴림"/>
            <w:b/>
            <w:bCs/>
            <w:color w:val="000000" w:themeColor="text1"/>
            <w:kern w:val="0"/>
            <w:sz w:val="24"/>
            <w:szCs w:val="24"/>
          </w:rPr>
          <w:delText>4</w:delText>
        </w:r>
      </w:del>
      <w:r w:rsidRPr="00451051">
        <w:rPr>
          <w:rFonts w:asciiTheme="majorHAnsi" w:eastAsiaTheme="majorHAnsi" w:hAnsiTheme="majorHAnsi" w:cs="굴림"/>
          <w:b/>
          <w:bCs/>
          <w:color w:val="000000" w:themeColor="text1"/>
          <w:kern w:val="0"/>
          <w:sz w:val="24"/>
          <w:szCs w:val="24"/>
        </w:rPr>
        <w:t>장 서비스의 이용</w:t>
      </w:r>
    </w:p>
    <w:p w14:paraId="27487937"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제14조 (서비스의 제공 및 변경)</w:t>
      </w:r>
    </w:p>
    <w:p w14:paraId="675BE331" w14:textId="0EF437C0"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회사는 회원에게 문자(SMS, LMS, MMS), </w:t>
      </w:r>
      <w:ins w:id="237" w:author="김나영" w:date="2026-01-30T10:39:00Z">
        <w:r w:rsidR="00837DD4">
          <w:rPr>
            <w:rFonts w:asciiTheme="majorHAnsi" w:eastAsiaTheme="majorHAnsi" w:hAnsiTheme="majorHAnsi" w:cs="굴림" w:hint="eastAsia"/>
            <w:color w:val="000000" w:themeColor="text1"/>
            <w:kern w:val="0"/>
            <w:szCs w:val="20"/>
          </w:rPr>
          <w:t xml:space="preserve">카카오 </w:t>
        </w:r>
      </w:ins>
      <w:proofErr w:type="spellStart"/>
      <w:r w:rsidRPr="00451051">
        <w:rPr>
          <w:rFonts w:asciiTheme="majorHAnsi" w:eastAsiaTheme="majorHAnsi" w:hAnsiTheme="majorHAnsi" w:cs="굴림"/>
          <w:color w:val="000000" w:themeColor="text1"/>
          <w:kern w:val="0"/>
          <w:szCs w:val="20"/>
        </w:rPr>
        <w:t>알림톡</w:t>
      </w:r>
      <w:proofErr w:type="spellEnd"/>
      <w:r w:rsidRPr="00451051">
        <w:rPr>
          <w:rFonts w:asciiTheme="majorHAnsi" w:eastAsiaTheme="majorHAnsi" w:hAnsiTheme="majorHAnsi" w:cs="굴림"/>
          <w:color w:val="000000" w:themeColor="text1"/>
          <w:kern w:val="0"/>
          <w:szCs w:val="20"/>
        </w:rPr>
        <w:t>,</w:t>
      </w:r>
      <w:ins w:id="238" w:author="김나영" w:date="2026-01-30T10:39:00Z">
        <w:r w:rsidR="00837DD4">
          <w:rPr>
            <w:rFonts w:asciiTheme="majorHAnsi" w:eastAsiaTheme="majorHAnsi" w:hAnsiTheme="majorHAnsi" w:cs="굴림"/>
            <w:color w:val="000000" w:themeColor="text1"/>
            <w:kern w:val="0"/>
            <w:szCs w:val="20"/>
          </w:rPr>
          <w:t xml:space="preserve"> </w:t>
        </w:r>
        <w:r w:rsidR="00837DD4">
          <w:rPr>
            <w:rFonts w:asciiTheme="majorHAnsi" w:eastAsiaTheme="majorHAnsi" w:hAnsiTheme="majorHAnsi" w:cs="굴림" w:hint="eastAsia"/>
            <w:color w:val="000000" w:themeColor="text1"/>
            <w:kern w:val="0"/>
            <w:szCs w:val="20"/>
          </w:rPr>
          <w:t>카카오</w:t>
        </w:r>
      </w:ins>
      <w:r w:rsidRPr="00451051">
        <w:rPr>
          <w:rFonts w:asciiTheme="majorHAnsi" w:eastAsiaTheme="majorHAnsi" w:hAnsiTheme="majorHAnsi" w:cs="굴림"/>
          <w:color w:val="000000" w:themeColor="text1"/>
          <w:kern w:val="0"/>
          <w:szCs w:val="20"/>
        </w:rPr>
        <w:t xml:space="preserve"> </w:t>
      </w:r>
      <w:r w:rsidR="00AF2833">
        <w:rPr>
          <w:rFonts w:asciiTheme="majorHAnsi" w:eastAsiaTheme="majorHAnsi" w:hAnsiTheme="majorHAnsi" w:cs="굴림"/>
          <w:color w:val="000000" w:themeColor="text1"/>
          <w:kern w:val="0"/>
          <w:szCs w:val="20"/>
        </w:rPr>
        <w:t>브랜드 메시지</w:t>
      </w:r>
      <w:r w:rsidRPr="00451051">
        <w:rPr>
          <w:rFonts w:asciiTheme="majorHAnsi" w:eastAsiaTheme="majorHAnsi" w:hAnsiTheme="majorHAnsi" w:cs="굴림"/>
          <w:color w:val="000000" w:themeColor="text1"/>
          <w:kern w:val="0"/>
          <w:szCs w:val="20"/>
        </w:rPr>
        <w:t xml:space="preserve"> 등 메시지 발송 및 부가 서비스를 제공합니다.</w:t>
      </w:r>
    </w:p>
    <w:p w14:paraId="561BFDE0" w14:textId="3DE5A5C4" w:rsidR="008504BB" w:rsidRDefault="00451051" w:rsidP="00451051">
      <w:pPr>
        <w:rPr>
          <w:ins w:id="239" w:author="김나영" w:date="2026-05-11T11:13: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서비스는 연중무휴, 1일 24시간 제공을 원칙으로 합니다.</w:t>
      </w:r>
    </w:p>
    <w:p w14:paraId="2E152240" w14:textId="09F8DA79" w:rsidR="000343A4" w:rsidRPr="000343A4" w:rsidRDefault="000343A4" w:rsidP="00451051">
      <w:pPr>
        <w:rPr>
          <w:ins w:id="240" w:author="김나영" w:date="2026-01-30T10:46:00Z"/>
          <w:rFonts w:asciiTheme="majorHAnsi" w:eastAsiaTheme="majorHAnsi" w:hAnsiTheme="majorHAnsi" w:cs="굴림"/>
          <w:color w:val="000000" w:themeColor="text1"/>
          <w:kern w:val="0"/>
          <w:szCs w:val="20"/>
        </w:rPr>
      </w:pPr>
      <w:ins w:id="241" w:author="김나영" w:date="2026-05-11T11:13:00Z">
        <w:r w:rsidRPr="008504BB">
          <w:rPr>
            <w:rFonts w:asciiTheme="majorHAnsi" w:eastAsiaTheme="majorHAnsi" w:hAnsiTheme="majorHAnsi" w:cs="굴림"/>
            <w:color w:val="000000" w:themeColor="text1"/>
            <w:kern w:val="0"/>
            <w:szCs w:val="20"/>
          </w:rPr>
          <w:t>③</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회사는 서비스의 제공에 필요한 경우</w:t>
        </w:r>
      </w:ins>
      <w:ins w:id="242" w:author="김나영" w:date="2026-05-11T13:30:00Z">
        <w:r w:rsidR="00C0589A">
          <w:rPr>
            <w:rFonts w:asciiTheme="majorHAnsi" w:eastAsiaTheme="majorHAnsi" w:hAnsiTheme="majorHAnsi" w:cs="굴림"/>
            <w:color w:val="000000" w:themeColor="text1"/>
            <w:kern w:val="0"/>
            <w:szCs w:val="20"/>
          </w:rPr>
          <w:t xml:space="preserve"> </w:t>
        </w:r>
        <w:r w:rsidR="000E7E74">
          <w:rPr>
            <w:rFonts w:asciiTheme="majorHAnsi" w:eastAsiaTheme="majorHAnsi" w:hAnsiTheme="majorHAnsi" w:cs="굴림" w:hint="eastAsia"/>
            <w:color w:val="000000" w:themeColor="text1"/>
            <w:kern w:val="0"/>
            <w:szCs w:val="20"/>
          </w:rPr>
          <w:t xml:space="preserve">매월 </w:t>
        </w:r>
        <w:proofErr w:type="spellStart"/>
        <w:r w:rsidR="000E7E74">
          <w:rPr>
            <w:rFonts w:asciiTheme="majorHAnsi" w:eastAsiaTheme="majorHAnsi" w:hAnsiTheme="majorHAnsi" w:cs="굴림" w:hint="eastAsia"/>
            <w:color w:val="000000" w:themeColor="text1"/>
            <w:kern w:val="0"/>
            <w:szCs w:val="20"/>
          </w:rPr>
          <w:t>셋째주</w:t>
        </w:r>
        <w:proofErr w:type="spellEnd"/>
        <w:r w:rsidR="000E7E74">
          <w:rPr>
            <w:rFonts w:asciiTheme="majorHAnsi" w:eastAsiaTheme="majorHAnsi" w:hAnsiTheme="majorHAnsi" w:cs="굴림" w:hint="eastAsia"/>
            <w:color w:val="000000" w:themeColor="text1"/>
            <w:kern w:val="0"/>
            <w:szCs w:val="20"/>
          </w:rPr>
          <w:t xml:space="preserve"> 토요일 정기점검을 실시하며,</w:t>
        </w:r>
        <w:r w:rsidR="000E7E74">
          <w:rPr>
            <w:rFonts w:asciiTheme="majorHAnsi" w:eastAsiaTheme="majorHAnsi" w:hAnsiTheme="majorHAnsi" w:cs="굴림"/>
            <w:color w:val="000000" w:themeColor="text1"/>
            <w:kern w:val="0"/>
            <w:szCs w:val="20"/>
          </w:rPr>
          <w:t xml:space="preserve"> </w:t>
        </w:r>
        <w:r w:rsidR="000E7E74">
          <w:rPr>
            <w:rFonts w:asciiTheme="majorHAnsi" w:eastAsiaTheme="majorHAnsi" w:hAnsiTheme="majorHAnsi" w:cs="굴림" w:hint="eastAsia"/>
            <w:color w:val="000000" w:themeColor="text1"/>
            <w:kern w:val="0"/>
            <w:szCs w:val="20"/>
          </w:rPr>
          <w:t>정기점검시간</w:t>
        </w:r>
        <w:r w:rsidR="000E7E74">
          <w:rPr>
            <w:rFonts w:asciiTheme="majorHAnsi" w:eastAsiaTheme="majorHAnsi" w:hAnsiTheme="majorHAnsi" w:cs="굴림" w:hint="eastAsia"/>
            <w:color w:val="000000" w:themeColor="text1"/>
            <w:kern w:val="0"/>
            <w:szCs w:val="20"/>
          </w:rPr>
          <w:lastRenderedPageBreak/>
          <w:t>은</w:t>
        </w:r>
      </w:ins>
      <w:ins w:id="243" w:author="김나영" w:date="2026-05-11T13:31:00Z">
        <w:r w:rsidR="000E7E74">
          <w:rPr>
            <w:rFonts w:asciiTheme="majorHAnsi" w:eastAsiaTheme="majorHAnsi" w:hAnsiTheme="majorHAnsi" w:cs="굴림" w:hint="eastAsia"/>
            <w:color w:val="000000" w:themeColor="text1"/>
            <w:kern w:val="0"/>
            <w:szCs w:val="20"/>
          </w:rPr>
          <w:t xml:space="preserve"> 웹사이트 내에 게시해 회원에게 안내합니다.</w:t>
        </w:r>
      </w:ins>
      <w:ins w:id="244" w:author="김나영" w:date="2026-05-11T11:13:00Z">
        <w:r>
          <w:rPr>
            <w:rFonts w:asciiTheme="majorHAnsi" w:eastAsiaTheme="majorHAnsi" w:hAnsiTheme="majorHAnsi" w:cs="굴림"/>
            <w:color w:val="000000" w:themeColor="text1"/>
            <w:kern w:val="0"/>
            <w:szCs w:val="20"/>
          </w:rPr>
          <w:t xml:space="preserve"> </w:t>
        </w:r>
      </w:ins>
    </w:p>
    <w:p w14:paraId="668AFAC7" w14:textId="7F502D90" w:rsidR="00993BB6" w:rsidRPr="008504BB" w:rsidRDefault="00993BB6" w:rsidP="00993BB6">
      <w:pPr>
        <w:rPr>
          <w:ins w:id="245" w:author="김나영" w:date="2026-01-30T10:47:00Z"/>
          <w:rFonts w:asciiTheme="majorHAnsi" w:eastAsiaTheme="majorHAnsi" w:hAnsiTheme="majorHAnsi" w:cs="굴림"/>
          <w:b/>
          <w:bCs/>
          <w:color w:val="000000" w:themeColor="text1"/>
          <w:kern w:val="0"/>
          <w:szCs w:val="20"/>
        </w:rPr>
      </w:pPr>
      <w:ins w:id="246" w:author="김나영" w:date="2026-01-30T10:47:00Z">
        <w:r w:rsidRPr="00451051">
          <w:rPr>
            <w:rFonts w:asciiTheme="majorHAnsi" w:eastAsiaTheme="majorHAnsi" w:hAnsiTheme="majorHAnsi" w:cs="굴림"/>
            <w:b/>
            <w:bCs/>
            <w:color w:val="000000" w:themeColor="text1"/>
            <w:kern w:val="0"/>
            <w:szCs w:val="20"/>
          </w:rPr>
          <w:t>제15조</w:t>
        </w:r>
      </w:ins>
      <w:ins w:id="247" w:author="김나영" w:date="2026-01-30T10:50:00Z">
        <w:r>
          <w:rPr>
            <w:rFonts w:asciiTheme="majorHAnsi" w:eastAsiaTheme="majorHAnsi" w:hAnsiTheme="majorHAnsi" w:cs="굴림" w:hint="eastAsia"/>
            <w:b/>
            <w:bCs/>
            <w:color w:val="000000" w:themeColor="text1"/>
            <w:kern w:val="0"/>
            <w:szCs w:val="20"/>
          </w:rPr>
          <w:t xml:space="preserve"> </w:t>
        </w:r>
      </w:ins>
      <w:ins w:id="248" w:author="김나영" w:date="2026-01-30T10:47:00Z">
        <w:r w:rsidRPr="00451051">
          <w:rPr>
            <w:rFonts w:asciiTheme="majorHAnsi" w:eastAsiaTheme="majorHAnsi" w:hAnsiTheme="majorHAnsi" w:cs="굴림"/>
            <w:b/>
            <w:bCs/>
            <w:color w:val="000000" w:themeColor="text1"/>
            <w:kern w:val="0"/>
            <w:szCs w:val="20"/>
          </w:rPr>
          <w:t xml:space="preserve">(서비스의 </w:t>
        </w:r>
        <w:r>
          <w:rPr>
            <w:rFonts w:asciiTheme="majorHAnsi" w:eastAsiaTheme="majorHAnsi" w:hAnsiTheme="majorHAnsi" w:cs="굴림" w:hint="eastAsia"/>
            <w:b/>
            <w:bCs/>
            <w:color w:val="000000" w:themeColor="text1"/>
            <w:kern w:val="0"/>
            <w:szCs w:val="20"/>
          </w:rPr>
          <w:t xml:space="preserve">변경 및 </w:t>
        </w:r>
        <w:r w:rsidRPr="00451051">
          <w:rPr>
            <w:rFonts w:asciiTheme="majorHAnsi" w:eastAsiaTheme="majorHAnsi" w:hAnsiTheme="majorHAnsi" w:cs="굴림"/>
            <w:b/>
            <w:bCs/>
            <w:color w:val="000000" w:themeColor="text1"/>
            <w:kern w:val="0"/>
            <w:szCs w:val="20"/>
          </w:rPr>
          <w:t>중단)</w:t>
        </w:r>
      </w:ins>
    </w:p>
    <w:p w14:paraId="567999F3" w14:textId="7CC397AE" w:rsidR="00993BB6" w:rsidRPr="00D53E40" w:rsidDel="00993BB6" w:rsidRDefault="00993BB6" w:rsidP="00451051">
      <w:pPr>
        <w:rPr>
          <w:del w:id="249" w:author="김나영" w:date="2026-01-30T10:47:00Z"/>
          <w:rFonts w:asciiTheme="majorHAnsi" w:eastAsiaTheme="majorHAnsi" w:hAnsiTheme="majorHAnsi" w:cs="굴림"/>
          <w:color w:val="000000" w:themeColor="text1"/>
          <w:kern w:val="0"/>
          <w:szCs w:val="20"/>
        </w:rPr>
      </w:pPr>
    </w:p>
    <w:p w14:paraId="3CA2234F" w14:textId="18BF1248" w:rsidR="007722C1" w:rsidDel="00837DD4" w:rsidRDefault="00993BB6">
      <w:pPr>
        <w:rPr>
          <w:del w:id="250" w:author="김나영" w:date="2026-01-30T10:39:00Z"/>
          <w:rFonts w:asciiTheme="majorHAnsi" w:eastAsiaTheme="majorHAnsi" w:hAnsiTheme="majorHAnsi" w:cs="굴림"/>
          <w:color w:val="000000" w:themeColor="text1"/>
          <w:kern w:val="0"/>
          <w:szCs w:val="20"/>
        </w:rPr>
      </w:pPr>
      <w:ins w:id="251" w:author="김나영" w:date="2026-01-30T10:47:00Z">
        <w:r w:rsidRPr="00451051">
          <w:rPr>
            <w:rFonts w:asciiTheme="majorHAnsi" w:eastAsiaTheme="majorHAnsi" w:hAnsiTheme="majorHAnsi" w:cs="굴림"/>
            <w:color w:val="000000" w:themeColor="text1"/>
            <w:kern w:val="0"/>
            <w:szCs w:val="20"/>
          </w:rPr>
          <w:t>①</w:t>
        </w:r>
      </w:ins>
      <w:del w:id="252" w:author="김나영" w:date="2026-01-30T10:47:00Z">
        <w:r w:rsidR="00451051" w:rsidRPr="00451051" w:rsidDel="00993BB6">
          <w:rPr>
            <w:rFonts w:asciiTheme="majorHAnsi" w:eastAsiaTheme="majorHAnsi" w:hAnsiTheme="majorHAnsi" w:cs="굴림"/>
            <w:color w:val="000000" w:themeColor="text1"/>
            <w:kern w:val="0"/>
            <w:szCs w:val="20"/>
          </w:rPr>
          <w:delText>③</w:delText>
        </w:r>
      </w:del>
      <w:r w:rsidR="00451051" w:rsidRPr="00451051">
        <w:rPr>
          <w:rFonts w:asciiTheme="majorHAnsi" w:eastAsiaTheme="majorHAnsi" w:hAnsiTheme="majorHAnsi" w:cs="굴림"/>
          <w:color w:val="000000" w:themeColor="text1"/>
          <w:kern w:val="0"/>
          <w:szCs w:val="20"/>
        </w:rPr>
        <w:t> </w:t>
      </w:r>
      <w:del w:id="253" w:author="김나영" w:date="2026-01-30T10:39:00Z">
        <w:r w:rsidR="008504BB" w:rsidRPr="008504BB" w:rsidDel="00837DD4">
          <w:rPr>
            <w:rFonts w:asciiTheme="majorHAnsi" w:eastAsiaTheme="majorHAnsi" w:hAnsiTheme="majorHAnsi" w:cs="굴림"/>
            <w:color w:val="000000" w:themeColor="text1"/>
            <w:kern w:val="0"/>
            <w:szCs w:val="20"/>
          </w:rPr>
          <w:delText>선거 회원의 서비스 이용 조건은 다음과 같습니다.</w:delText>
        </w:r>
      </w:del>
    </w:p>
    <w:p w14:paraId="32A0B0DF" w14:textId="07EDC6F2" w:rsidR="007722C1" w:rsidDel="00837DD4" w:rsidRDefault="008504BB">
      <w:pPr>
        <w:rPr>
          <w:del w:id="254" w:author="김나영" w:date="2026-01-30T10:39:00Z"/>
          <w:rFonts w:asciiTheme="majorHAnsi" w:eastAsiaTheme="majorHAnsi" w:hAnsiTheme="majorHAnsi" w:cs="굴림"/>
          <w:color w:val="000000" w:themeColor="text1"/>
          <w:kern w:val="0"/>
          <w:szCs w:val="20"/>
        </w:rPr>
        <w:pPrChange w:id="255" w:author="김나영" w:date="2026-01-30T10:39:00Z">
          <w:pPr>
            <w:ind w:leftChars="100" w:left="200"/>
          </w:pPr>
        </w:pPrChange>
      </w:pPr>
      <w:del w:id="256" w:author="김나영" w:date="2026-01-30T10:39:00Z">
        <w:r w:rsidRPr="008504BB" w:rsidDel="00837DD4">
          <w:rPr>
            <w:rFonts w:asciiTheme="majorHAnsi" w:eastAsiaTheme="majorHAnsi" w:hAnsiTheme="majorHAnsi" w:cs="굴림"/>
            <w:color w:val="000000" w:themeColor="text1"/>
            <w:kern w:val="0"/>
            <w:szCs w:val="20"/>
          </w:rPr>
          <w:delText>1. 선거 문자를 제외한 일반 문자 발송, 카카오톡 발송, 일반 주소록 이용은 제한됩니다.</w:delText>
        </w:r>
      </w:del>
    </w:p>
    <w:p w14:paraId="3274A5D4" w14:textId="4721CD2D" w:rsidR="008504BB" w:rsidRPr="00AF2833" w:rsidDel="00837DD4" w:rsidRDefault="008504BB">
      <w:pPr>
        <w:rPr>
          <w:del w:id="257" w:author="김나영" w:date="2026-01-30T10:39:00Z"/>
          <w:rFonts w:asciiTheme="majorHAnsi" w:eastAsiaTheme="majorHAnsi" w:hAnsiTheme="majorHAnsi" w:cs="굴림"/>
          <w:color w:val="000000" w:themeColor="text1"/>
          <w:kern w:val="0"/>
          <w:szCs w:val="20"/>
        </w:rPr>
        <w:pPrChange w:id="258" w:author="김나영" w:date="2026-01-30T10:39:00Z">
          <w:pPr>
            <w:ind w:leftChars="100" w:left="200"/>
          </w:pPr>
        </w:pPrChange>
      </w:pPr>
      <w:del w:id="259" w:author="김나영" w:date="2026-01-30T10:39:00Z">
        <w:r w:rsidRPr="008504BB" w:rsidDel="00837DD4">
          <w:rPr>
            <w:rFonts w:asciiTheme="majorHAnsi" w:eastAsiaTheme="majorHAnsi" w:hAnsiTheme="majorHAnsi" w:cs="굴림"/>
            <w:color w:val="000000" w:themeColor="text1"/>
            <w:kern w:val="0"/>
            <w:szCs w:val="20"/>
          </w:rPr>
          <w:delText xml:space="preserve">2. </w:delText>
        </w:r>
        <w:r w:rsidR="00AF2833" w:rsidRPr="00AF2833" w:rsidDel="00837DD4">
          <w:rPr>
            <w:rFonts w:asciiTheme="majorHAnsi" w:eastAsiaTheme="majorHAnsi" w:hAnsiTheme="majorHAnsi" w:cs="굴림"/>
            <w:color w:val="000000" w:themeColor="text1"/>
            <w:kern w:val="0"/>
            <w:szCs w:val="20"/>
          </w:rPr>
          <w:delText>선거 문자 발송 서비스는 해당 선거 종료 후 1개월(또는 회사가 정한 서비스 기간)까지만 제공됩니다. 해당 기간이 만료되면 선거 회원은 개인 회원으로 전환되며, 선거 운동 목적으로 등록했던 주소록, 증빙서류 등 일체의 정보는 웹사이트 내 노출이 중단되고 즉시 파기</w:delText>
        </w:r>
        <w:r w:rsidR="00AF2833" w:rsidDel="00837DD4">
          <w:rPr>
            <w:rFonts w:asciiTheme="majorHAnsi" w:eastAsiaTheme="majorHAnsi" w:hAnsiTheme="majorHAnsi" w:cs="굴림" w:hint="eastAsia"/>
            <w:color w:val="000000" w:themeColor="text1"/>
            <w:kern w:val="0"/>
            <w:szCs w:val="20"/>
          </w:rPr>
          <w:delText>됩니다.</w:delText>
        </w:r>
        <w:r w:rsidRPr="00AF2833" w:rsidDel="00837DD4">
          <w:rPr>
            <w:rFonts w:asciiTheme="majorHAnsi" w:eastAsiaTheme="majorHAnsi" w:hAnsiTheme="majorHAnsi" w:cs="굴림"/>
            <w:color w:val="000000" w:themeColor="text1"/>
            <w:kern w:val="0"/>
            <w:szCs w:val="20"/>
          </w:rPr>
          <w:br/>
          <w:delText>이후 다른 선거</w:delText>
        </w:r>
        <w:r w:rsidRPr="00AF2833" w:rsidDel="00837DD4">
          <w:rPr>
            <w:rFonts w:asciiTheme="majorHAnsi" w:eastAsiaTheme="majorHAnsi" w:hAnsiTheme="majorHAnsi" w:cs="굴림" w:hint="eastAsia"/>
            <w:color w:val="000000" w:themeColor="text1"/>
            <w:kern w:val="0"/>
            <w:szCs w:val="20"/>
          </w:rPr>
          <w:delText>서</w:delText>
        </w:r>
        <w:r w:rsidRPr="00AF2833" w:rsidDel="00837DD4">
          <w:rPr>
            <w:rFonts w:asciiTheme="majorHAnsi" w:eastAsiaTheme="majorHAnsi" w:hAnsiTheme="majorHAnsi" w:cs="굴림"/>
            <w:color w:val="000000" w:themeColor="text1"/>
            <w:kern w:val="0"/>
            <w:szCs w:val="20"/>
          </w:rPr>
          <w:delText>비스를 이용하기 위해서는 재전환 절차를 거쳐야 합니다.</w:delText>
        </w:r>
      </w:del>
    </w:p>
    <w:p w14:paraId="72625CFA" w14:textId="76C90FAF" w:rsidR="00511EAD" w:rsidRDefault="00451051" w:rsidP="00D53E40">
      <w:pPr>
        <w:rPr>
          <w:rFonts w:asciiTheme="majorHAnsi" w:eastAsiaTheme="majorHAnsi" w:hAnsiTheme="majorHAnsi" w:cs="굴림"/>
          <w:color w:val="000000" w:themeColor="text1"/>
          <w:kern w:val="0"/>
          <w:szCs w:val="20"/>
        </w:rPr>
      </w:pPr>
      <w:del w:id="260" w:author="김나영" w:date="2026-01-30T10:39:00Z">
        <w:r w:rsidRPr="00451051" w:rsidDel="00837DD4">
          <w:rPr>
            <w:rFonts w:asciiTheme="majorHAnsi" w:eastAsiaTheme="majorHAnsi" w:hAnsiTheme="majorHAnsi" w:cs="굴림"/>
            <w:color w:val="000000" w:themeColor="text1"/>
            <w:kern w:val="0"/>
            <w:szCs w:val="20"/>
          </w:rPr>
          <w:delText xml:space="preserve">④ </w:delText>
        </w:r>
      </w:del>
      <w:r w:rsidRPr="00451051">
        <w:rPr>
          <w:rFonts w:asciiTheme="majorHAnsi" w:eastAsiaTheme="majorHAnsi" w:hAnsiTheme="majorHAnsi" w:cs="굴림"/>
          <w:color w:val="000000" w:themeColor="text1"/>
          <w:kern w:val="0"/>
          <w:szCs w:val="20"/>
        </w:rPr>
        <w:t>회사는 서비스 품질 향상 및 운영 상 필요에 따라 서비스의 전부 또는 일부를 변경, 추가, 중단할 수 있습니다.</w:t>
      </w:r>
    </w:p>
    <w:p w14:paraId="3B31A8AC" w14:textId="30EF97FB" w:rsidR="00511EAD" w:rsidDel="00993BB6" w:rsidRDefault="00993BB6">
      <w:pPr>
        <w:rPr>
          <w:del w:id="261" w:author="김나영" w:date="2026-01-30T10:48:00Z"/>
          <w:rFonts w:asciiTheme="majorHAnsi" w:eastAsiaTheme="majorHAnsi" w:hAnsiTheme="majorHAnsi" w:cs="굴림"/>
          <w:color w:val="000000" w:themeColor="text1"/>
          <w:kern w:val="0"/>
          <w:szCs w:val="20"/>
        </w:rPr>
      </w:pPr>
      <w:ins w:id="262" w:author="김나영" w:date="2026-01-30T10:47:00Z">
        <w:r w:rsidRPr="00451051">
          <w:rPr>
            <w:rFonts w:asciiTheme="majorHAnsi" w:eastAsiaTheme="majorHAnsi" w:hAnsiTheme="majorHAnsi" w:cs="굴림"/>
            <w:color w:val="000000" w:themeColor="text1"/>
            <w:kern w:val="0"/>
            <w:szCs w:val="20"/>
          </w:rPr>
          <w:t>②</w:t>
        </w:r>
      </w:ins>
      <w:del w:id="263" w:author="김나영" w:date="2026-01-30T10:47:00Z">
        <w:r w:rsidR="00511EAD" w:rsidRPr="00511EAD" w:rsidDel="00993BB6">
          <w:rPr>
            <w:rFonts w:asciiTheme="majorHAnsi" w:eastAsiaTheme="majorHAnsi" w:hAnsiTheme="majorHAnsi" w:cs="굴림" w:hint="eastAsia"/>
            <w:color w:val="000000" w:themeColor="text1"/>
            <w:kern w:val="0"/>
            <w:szCs w:val="20"/>
          </w:rPr>
          <w:delText>⑤</w:delText>
        </w:r>
      </w:del>
      <w:r w:rsidR="00511EAD">
        <w:rPr>
          <w:rFonts w:asciiTheme="majorHAnsi" w:eastAsiaTheme="majorHAnsi" w:hAnsiTheme="majorHAnsi" w:cs="굴림" w:hint="eastAsia"/>
          <w:color w:val="000000" w:themeColor="text1"/>
          <w:kern w:val="0"/>
          <w:szCs w:val="20"/>
        </w:rPr>
        <w:t xml:space="preserve"> </w:t>
      </w:r>
      <w:del w:id="264" w:author="김나영" w:date="2026-01-30T10:48:00Z">
        <w:r w:rsidR="00511EAD" w:rsidRPr="00511EAD" w:rsidDel="00993BB6">
          <w:rPr>
            <w:rFonts w:asciiTheme="majorHAnsi" w:eastAsiaTheme="majorHAnsi" w:hAnsiTheme="majorHAnsi" w:cs="굴림"/>
            <w:color w:val="000000" w:themeColor="text1"/>
            <w:kern w:val="0"/>
            <w:szCs w:val="20"/>
          </w:rPr>
          <w:delText xml:space="preserve">알림톡 및 </w:delText>
        </w:r>
        <w:r w:rsidR="00AF2833" w:rsidDel="00993BB6">
          <w:rPr>
            <w:rFonts w:asciiTheme="majorHAnsi" w:eastAsiaTheme="majorHAnsi" w:hAnsiTheme="majorHAnsi" w:cs="굴림"/>
            <w:color w:val="000000" w:themeColor="text1"/>
            <w:kern w:val="0"/>
            <w:szCs w:val="20"/>
          </w:rPr>
          <w:delText>브랜드 메시지</w:delText>
        </w:r>
        <w:r w:rsidR="00511EAD" w:rsidRPr="00511EAD" w:rsidDel="00993BB6">
          <w:rPr>
            <w:rFonts w:asciiTheme="majorHAnsi" w:eastAsiaTheme="majorHAnsi" w:hAnsiTheme="majorHAnsi" w:cs="굴림"/>
            <w:color w:val="000000" w:themeColor="text1"/>
            <w:kern w:val="0"/>
            <w:szCs w:val="20"/>
          </w:rPr>
          <w:delText xml:space="preserve"> 템플릿의 등록과 검수는 카카오의 정책 및 기준을 따르며, 카카오의 검수 반려로 인해 템플릿 사용이 불가능하거나 지연되는 경우 회사는 이에 대한 책임을 부담하지 않습니다.</w:delText>
        </w:r>
      </w:del>
    </w:p>
    <w:p w14:paraId="5BA77A44" w14:textId="1F3D6842" w:rsidR="0010644A" w:rsidDel="00A03429" w:rsidRDefault="0010644A">
      <w:pPr>
        <w:rPr>
          <w:del w:id="265" w:author="김나영" w:date="2026-01-30T10:29:00Z"/>
          <w:rFonts w:asciiTheme="majorHAnsi" w:eastAsiaTheme="majorHAnsi" w:hAnsiTheme="majorHAnsi" w:cs="굴림"/>
          <w:b/>
          <w:bCs/>
          <w:color w:val="000000" w:themeColor="text1"/>
          <w:kern w:val="0"/>
          <w:szCs w:val="20"/>
        </w:rPr>
      </w:pPr>
      <w:del w:id="266" w:author="김나영" w:date="2026-01-30T10:29:00Z">
        <w:r w:rsidRPr="0010644A" w:rsidDel="00A03429">
          <w:rPr>
            <w:rFonts w:asciiTheme="majorHAnsi" w:eastAsiaTheme="majorHAnsi" w:hAnsiTheme="majorHAnsi" w:cs="굴림"/>
            <w:b/>
            <w:bCs/>
            <w:color w:val="000000" w:themeColor="text1"/>
            <w:kern w:val="0"/>
            <w:szCs w:val="20"/>
          </w:rPr>
          <w:delText>제14조의2 (회원 등급 및 혜택)</w:delText>
        </w:r>
      </w:del>
    </w:p>
    <w:p w14:paraId="4D5BCEFD" w14:textId="3809CA15" w:rsidR="009B52FC" w:rsidDel="00A03429" w:rsidRDefault="009B52FC">
      <w:pPr>
        <w:rPr>
          <w:del w:id="267" w:author="김나영" w:date="2026-01-30T10:29:00Z"/>
          <w:rFonts w:asciiTheme="majorHAnsi" w:eastAsiaTheme="majorHAnsi" w:hAnsiTheme="majorHAnsi" w:cs="굴림"/>
          <w:color w:val="000000" w:themeColor="text1"/>
          <w:kern w:val="0"/>
          <w:szCs w:val="20"/>
        </w:rPr>
      </w:pPr>
      <w:del w:id="268" w:author="김나영" w:date="2026-01-30T10:29:00Z">
        <w:r w:rsidRPr="009B52FC" w:rsidDel="00A03429">
          <w:rPr>
            <w:rFonts w:asciiTheme="majorHAnsi" w:eastAsiaTheme="majorHAnsi" w:hAnsiTheme="majorHAnsi" w:cs="굴림"/>
            <w:color w:val="000000" w:themeColor="text1"/>
            <w:kern w:val="0"/>
            <w:szCs w:val="20"/>
          </w:rPr>
          <w:delText>① 회사는 회원의 전월 이용 실적(발송량 등)을 기준으로 회원 등급을 산정하여 구분할 수 있습니다. 모든 신규 회원은 '일반' 등급으로 시작합니다.</w:delText>
        </w:r>
      </w:del>
    </w:p>
    <w:p w14:paraId="1EBC4CC8" w14:textId="58F1AC35" w:rsidR="009B52FC" w:rsidDel="00A03429" w:rsidRDefault="009B52FC">
      <w:pPr>
        <w:rPr>
          <w:del w:id="269" w:author="김나영" w:date="2026-01-30T10:29:00Z"/>
          <w:rFonts w:asciiTheme="majorHAnsi" w:eastAsiaTheme="majorHAnsi" w:hAnsiTheme="majorHAnsi" w:cs="굴림"/>
          <w:color w:val="000000" w:themeColor="text1"/>
          <w:kern w:val="0"/>
          <w:szCs w:val="20"/>
        </w:rPr>
      </w:pPr>
      <w:del w:id="270" w:author="김나영" w:date="2026-01-30T10:29:00Z">
        <w:r w:rsidRPr="009B52FC" w:rsidDel="00A03429">
          <w:rPr>
            <w:rFonts w:asciiTheme="majorHAnsi" w:eastAsiaTheme="majorHAnsi" w:hAnsiTheme="majorHAnsi" w:cs="굴림"/>
            <w:color w:val="000000" w:themeColor="text1"/>
            <w:kern w:val="0"/>
            <w:szCs w:val="20"/>
          </w:rPr>
          <w:delText>② 회사는 'VIP' 등급 등 우수 회원에게 포인트 충전 시 마일리지 추가 적립 등의 혜택을 제공할 수 있습니다.</w:delText>
        </w:r>
      </w:del>
    </w:p>
    <w:p w14:paraId="75BB5F13" w14:textId="6DB95C9E" w:rsidR="009B52FC" w:rsidDel="00A03429" w:rsidRDefault="009B52FC">
      <w:pPr>
        <w:rPr>
          <w:del w:id="271" w:author="김나영" w:date="2026-01-30T10:29:00Z"/>
          <w:rFonts w:asciiTheme="majorHAnsi" w:eastAsiaTheme="majorHAnsi" w:hAnsiTheme="majorHAnsi" w:cs="굴림"/>
          <w:color w:val="000000" w:themeColor="text1"/>
          <w:kern w:val="0"/>
          <w:szCs w:val="20"/>
        </w:rPr>
      </w:pPr>
      <w:del w:id="272" w:author="김나영" w:date="2026-01-30T10:29:00Z">
        <w:r w:rsidRPr="009B52FC" w:rsidDel="00A03429">
          <w:rPr>
            <w:rFonts w:asciiTheme="majorHAnsi" w:eastAsiaTheme="majorHAnsi" w:hAnsiTheme="majorHAnsi" w:cs="굴림"/>
            <w:color w:val="000000" w:themeColor="text1"/>
            <w:kern w:val="0"/>
            <w:szCs w:val="20"/>
          </w:rPr>
          <w:delText>③ 구체적인 등급 산정 기준, 유지 조건 및 혜택은 서비스 화면 내 공지사항 등을 통해 별도로 고지하며, 회사의 정책에 따라 변경될 수 있습니다.</w:delText>
        </w:r>
      </w:del>
    </w:p>
    <w:p w14:paraId="6407C96E" w14:textId="487DAAF0" w:rsidR="00AF2833" w:rsidDel="00A03429" w:rsidRDefault="00AF2833">
      <w:pPr>
        <w:rPr>
          <w:del w:id="273" w:author="김나영" w:date="2026-01-30T10:29:00Z"/>
          <w:rFonts w:asciiTheme="majorHAnsi" w:eastAsiaTheme="majorHAnsi" w:hAnsiTheme="majorHAnsi" w:cs="굴림"/>
          <w:b/>
          <w:bCs/>
          <w:color w:val="000000" w:themeColor="text1"/>
          <w:kern w:val="0"/>
          <w:szCs w:val="20"/>
        </w:rPr>
      </w:pPr>
      <w:del w:id="274" w:author="김나영" w:date="2026-01-30T10:29:00Z">
        <w:r w:rsidRPr="00AF2833" w:rsidDel="00A03429">
          <w:rPr>
            <w:rFonts w:asciiTheme="majorHAnsi" w:eastAsiaTheme="majorHAnsi" w:hAnsiTheme="majorHAnsi" w:cs="굴림"/>
            <w:b/>
            <w:bCs/>
            <w:color w:val="000000" w:themeColor="text1"/>
            <w:kern w:val="0"/>
            <w:szCs w:val="20"/>
          </w:rPr>
          <w:delText>제14조의3 (주소록의 이용 및 관리)</w:delText>
        </w:r>
      </w:del>
    </w:p>
    <w:p w14:paraId="32970DED" w14:textId="24E1B84D" w:rsidR="00AF2833" w:rsidDel="00A03429" w:rsidRDefault="00AF2833">
      <w:pPr>
        <w:rPr>
          <w:del w:id="275" w:author="김나영" w:date="2026-01-30T10:29:00Z"/>
          <w:rFonts w:asciiTheme="majorHAnsi" w:eastAsiaTheme="majorHAnsi" w:hAnsiTheme="majorHAnsi" w:cs="굴림"/>
          <w:color w:val="000000" w:themeColor="text1"/>
          <w:kern w:val="0"/>
          <w:szCs w:val="20"/>
        </w:rPr>
      </w:pPr>
      <w:del w:id="276" w:author="김나영" w:date="2026-01-30T10:29:00Z">
        <w:r w:rsidRPr="00AF2833" w:rsidDel="00A03429">
          <w:rPr>
            <w:rFonts w:asciiTheme="majorHAnsi" w:eastAsiaTheme="majorHAnsi" w:hAnsiTheme="majorHAnsi" w:cs="굴림"/>
            <w:color w:val="000000" w:themeColor="text1"/>
            <w:kern w:val="0"/>
            <w:szCs w:val="20"/>
          </w:rPr>
          <w:delText>① 회원은 이용자 편의를 위해 수신자의 성명, 전화번호, 변수(치환값) 등을 저장하여 주소록 기능을 이용할 수 있습니다. 단, 동일한 계정 내에 중복된 전화번호는 등록되지 않습니다.</w:delText>
        </w:r>
      </w:del>
    </w:p>
    <w:p w14:paraId="11F0F3BB" w14:textId="63BA539D" w:rsidR="00AF2833" w:rsidDel="00A03429" w:rsidRDefault="00AF2833">
      <w:pPr>
        <w:rPr>
          <w:del w:id="277" w:author="김나영" w:date="2026-01-30T10:29:00Z"/>
          <w:rFonts w:asciiTheme="majorHAnsi" w:eastAsiaTheme="majorHAnsi" w:hAnsiTheme="majorHAnsi" w:cs="굴림"/>
          <w:color w:val="000000" w:themeColor="text1"/>
          <w:kern w:val="0"/>
          <w:szCs w:val="20"/>
        </w:rPr>
      </w:pPr>
      <w:del w:id="278" w:author="김나영" w:date="2026-01-30T10:29:00Z">
        <w:r w:rsidRPr="00AF2833" w:rsidDel="00A03429">
          <w:rPr>
            <w:rFonts w:asciiTheme="majorHAnsi" w:eastAsiaTheme="majorHAnsi" w:hAnsiTheme="majorHAnsi" w:cs="굴림"/>
            <w:color w:val="000000" w:themeColor="text1"/>
            <w:kern w:val="0"/>
            <w:szCs w:val="20"/>
          </w:rPr>
          <w:delText>② 회원이 엑셀 파일 업로드 방식을 통해 대량의 주소록을 등록하는 경우, 회사는 중복된 번호나 형식이 올바르지 않은 데이터(오탈자 등)를 시스템에서 자동으로 제외하고 나머지 데이터만 등록 처리할 수 있으며, 이에 대해 회사는 별도의 책임을 지지 않습니다.</w:delText>
        </w:r>
      </w:del>
    </w:p>
    <w:p w14:paraId="49ABDD5F" w14:textId="55BB8461" w:rsidR="00AF2833" w:rsidDel="00A03429" w:rsidRDefault="00AF2833">
      <w:pPr>
        <w:rPr>
          <w:del w:id="279" w:author="김나영" w:date="2026-01-30T10:29:00Z"/>
          <w:rFonts w:asciiTheme="majorHAnsi" w:eastAsiaTheme="majorHAnsi" w:hAnsiTheme="majorHAnsi" w:cs="굴림"/>
          <w:color w:val="000000" w:themeColor="text1"/>
          <w:kern w:val="0"/>
          <w:szCs w:val="20"/>
        </w:rPr>
      </w:pPr>
      <w:del w:id="280" w:author="김나영" w:date="2026-01-30T10:29:00Z">
        <w:r w:rsidRPr="00AF2833" w:rsidDel="00A03429">
          <w:rPr>
            <w:rFonts w:asciiTheme="majorHAnsi" w:eastAsiaTheme="majorHAnsi" w:hAnsiTheme="majorHAnsi" w:cs="굴림"/>
            <w:color w:val="000000" w:themeColor="text1"/>
            <w:kern w:val="0"/>
            <w:szCs w:val="20"/>
          </w:rPr>
          <w:delText>③ 주소록에 등록된 '변수' 정보가 비어있는(Null) 경우, 메시지 발송 시 해당 영역은 공백으로 처리되어 발송됩니다.</w:delText>
        </w:r>
      </w:del>
    </w:p>
    <w:p w14:paraId="3F3DACCF" w14:textId="5D095CD5" w:rsidR="00AF2833" w:rsidDel="00A03429" w:rsidRDefault="00AF2833">
      <w:pPr>
        <w:rPr>
          <w:del w:id="281" w:author="김나영" w:date="2026-01-30T10:29:00Z"/>
          <w:rFonts w:asciiTheme="majorHAnsi" w:eastAsiaTheme="majorHAnsi" w:hAnsiTheme="majorHAnsi" w:cs="굴림"/>
          <w:color w:val="000000" w:themeColor="text1"/>
          <w:kern w:val="0"/>
          <w:szCs w:val="20"/>
        </w:rPr>
      </w:pPr>
      <w:del w:id="282" w:author="김나영" w:date="2026-01-30T10:29:00Z">
        <w:r w:rsidRPr="00AF2833" w:rsidDel="00A03429">
          <w:rPr>
            <w:rFonts w:asciiTheme="majorHAnsi" w:eastAsiaTheme="majorHAnsi" w:hAnsiTheme="majorHAnsi" w:cs="굴림"/>
            <w:color w:val="000000" w:themeColor="text1"/>
            <w:kern w:val="0"/>
            <w:szCs w:val="20"/>
          </w:rPr>
          <w:delText>④ 회원이 주소록 또는 그룹에서 특정 전화번호를 삭제하더라도, 이미 예약 발송이 설정된 내역에서는 해당 번호가 삭제되지 않으며 예정된 시간에 발송됩니다. 예약 발송을 취소하려면 반드시 '예약 내역' 메뉴에서 별도로 취소 처리를 하여야 합니다.</w:delText>
        </w:r>
      </w:del>
    </w:p>
    <w:p w14:paraId="64721D94" w14:textId="7CD362FA" w:rsidR="00AF2833" w:rsidDel="00A03429" w:rsidRDefault="00AF2833">
      <w:pPr>
        <w:rPr>
          <w:del w:id="283" w:author="김나영" w:date="2026-01-30T10:29:00Z"/>
          <w:rFonts w:asciiTheme="majorHAnsi" w:eastAsiaTheme="majorHAnsi" w:hAnsiTheme="majorHAnsi" w:cs="굴림"/>
          <w:color w:val="000000" w:themeColor="text1"/>
          <w:kern w:val="0"/>
          <w:szCs w:val="20"/>
        </w:rPr>
      </w:pPr>
      <w:del w:id="284" w:author="김나영" w:date="2026-01-30T10:29:00Z">
        <w:r w:rsidRPr="00AF2833" w:rsidDel="00A03429">
          <w:rPr>
            <w:rFonts w:asciiTheme="majorHAnsi" w:eastAsiaTheme="majorHAnsi" w:hAnsiTheme="majorHAnsi" w:cs="굴림"/>
            <w:color w:val="000000" w:themeColor="text1"/>
            <w:kern w:val="0"/>
            <w:szCs w:val="20"/>
          </w:rPr>
          <w:delText>⑤ 회사는 회원이 등록한 주소록 내의 수신자 정보(수신거부 여부 등)를 시스템적으로 분류하여 표시할 수 있으나, 해당 정보의 최신성 및 정확성을 완전히 보증하지는 않습니다.</w:delText>
        </w:r>
      </w:del>
    </w:p>
    <w:p w14:paraId="2E5C0075" w14:textId="34CE39C5" w:rsidR="008504BB" w:rsidRPr="008504BB" w:rsidDel="00993BB6" w:rsidRDefault="00451051">
      <w:pPr>
        <w:rPr>
          <w:del w:id="285" w:author="김나영" w:date="2026-01-30T10:47:00Z"/>
          <w:rFonts w:asciiTheme="majorHAnsi" w:eastAsiaTheme="majorHAnsi" w:hAnsiTheme="majorHAnsi" w:cs="굴림"/>
          <w:b/>
          <w:bCs/>
          <w:color w:val="000000" w:themeColor="text1"/>
          <w:kern w:val="0"/>
          <w:szCs w:val="20"/>
        </w:rPr>
      </w:pPr>
      <w:del w:id="286" w:author="김나영" w:date="2026-01-30T10:47:00Z">
        <w:r w:rsidRPr="00451051" w:rsidDel="00993BB6">
          <w:rPr>
            <w:rFonts w:asciiTheme="majorHAnsi" w:eastAsiaTheme="majorHAnsi" w:hAnsiTheme="majorHAnsi" w:cs="굴림"/>
            <w:b/>
            <w:bCs/>
            <w:color w:val="000000" w:themeColor="text1"/>
            <w:kern w:val="0"/>
            <w:szCs w:val="20"/>
          </w:rPr>
          <w:delText>제15조(서비스의 중단)</w:delText>
        </w:r>
      </w:del>
    </w:p>
    <w:p w14:paraId="6E9F9EDC" w14:textId="45C9F9E0" w:rsidR="008504BB" w:rsidRDefault="00451051" w:rsidP="00993BB6">
      <w:pPr>
        <w:rPr>
          <w:ins w:id="287" w:author="김나영" w:date="2026-01-30T10:49:00Z"/>
          <w:rFonts w:asciiTheme="majorHAnsi" w:eastAsiaTheme="majorHAnsi" w:hAnsiTheme="majorHAnsi" w:cs="굴림"/>
          <w:color w:val="000000" w:themeColor="text1"/>
          <w:kern w:val="0"/>
          <w:szCs w:val="20"/>
        </w:rPr>
      </w:pPr>
      <w:del w:id="288" w:author="김나영" w:date="2026-01-30T10:47:00Z">
        <w:r w:rsidRPr="00451051" w:rsidDel="00993BB6">
          <w:rPr>
            <w:rFonts w:asciiTheme="majorHAnsi" w:eastAsiaTheme="majorHAnsi" w:hAnsiTheme="majorHAnsi" w:cs="굴림"/>
            <w:color w:val="000000" w:themeColor="text1"/>
            <w:kern w:val="0"/>
            <w:szCs w:val="20"/>
          </w:rPr>
          <w:delText>①</w:delText>
        </w:r>
      </w:del>
      <w:del w:id="289" w:author="김나영" w:date="2026-01-30T10:48:00Z">
        <w:r w:rsidRPr="00451051" w:rsidDel="00993BB6">
          <w:rPr>
            <w:rFonts w:asciiTheme="majorHAnsi" w:eastAsiaTheme="majorHAnsi" w:hAnsiTheme="majorHAnsi" w:cs="굴림"/>
            <w:color w:val="000000" w:themeColor="text1"/>
            <w:kern w:val="0"/>
            <w:szCs w:val="20"/>
          </w:rPr>
          <w:delText xml:space="preserve"> </w:delText>
        </w:r>
      </w:del>
      <w:r w:rsidRPr="00451051">
        <w:rPr>
          <w:rFonts w:asciiTheme="majorHAnsi" w:eastAsiaTheme="majorHAnsi" w:hAnsiTheme="majorHAnsi" w:cs="굴림"/>
          <w:color w:val="000000" w:themeColor="text1"/>
          <w:kern w:val="0"/>
          <w:szCs w:val="20"/>
        </w:rPr>
        <w:t>회사는 정기 점검, 긴급 점검, 시스템 교체 등 부득이한 사유가 있는 경우 서비스의 전부 또는 일부를 중단할 수 있습니다.</w:t>
      </w:r>
    </w:p>
    <w:p w14:paraId="7083D439" w14:textId="3BE5F0B5" w:rsidR="00993BB6" w:rsidRDefault="00993BB6" w:rsidP="00D53E40">
      <w:pPr>
        <w:rPr>
          <w:rFonts w:asciiTheme="majorHAnsi" w:eastAsiaTheme="majorHAnsi" w:hAnsiTheme="majorHAnsi" w:cs="굴림"/>
          <w:color w:val="000000" w:themeColor="text1"/>
          <w:kern w:val="0"/>
          <w:szCs w:val="20"/>
        </w:rPr>
      </w:pPr>
      <w:ins w:id="290" w:author="김나영" w:date="2026-01-30T10:50:00Z">
        <w:r w:rsidRPr="008504BB">
          <w:rPr>
            <w:rFonts w:asciiTheme="majorHAnsi" w:eastAsiaTheme="majorHAnsi" w:hAnsiTheme="majorHAnsi" w:cs="굴림"/>
            <w:color w:val="000000" w:themeColor="text1"/>
            <w:kern w:val="0"/>
            <w:szCs w:val="20"/>
          </w:rPr>
          <w:t>③</w:t>
        </w:r>
        <w:r>
          <w:rPr>
            <w:rFonts w:asciiTheme="majorHAnsi" w:eastAsiaTheme="majorHAnsi" w:hAnsiTheme="majorHAnsi" w:cs="굴림"/>
            <w:color w:val="000000" w:themeColor="text1"/>
            <w:kern w:val="0"/>
            <w:szCs w:val="20"/>
          </w:rPr>
          <w:t xml:space="preserve"> </w:t>
        </w:r>
      </w:ins>
      <w:ins w:id="291" w:author="김나영" w:date="2026-01-30T10:49:00Z">
        <w:r>
          <w:rPr>
            <w:rFonts w:asciiTheme="majorHAnsi" w:eastAsiaTheme="majorHAnsi" w:hAnsiTheme="majorHAnsi" w:cs="굴림" w:hint="eastAsia"/>
            <w:color w:val="000000" w:themeColor="text1"/>
            <w:kern w:val="0"/>
            <w:szCs w:val="20"/>
          </w:rPr>
          <w:t>회사는 무료로 제공되는 서비스</w:t>
        </w:r>
      </w:ins>
      <w:ins w:id="292" w:author="김나영" w:date="2026-01-30T10:50:00Z">
        <w:r>
          <w:rPr>
            <w:rFonts w:asciiTheme="majorHAnsi" w:eastAsiaTheme="majorHAnsi" w:hAnsiTheme="majorHAnsi" w:cs="굴림" w:hint="eastAsia"/>
            <w:color w:val="000000" w:themeColor="text1"/>
            <w:kern w:val="0"/>
            <w:szCs w:val="20"/>
          </w:rPr>
          <w:t xml:space="preserve">의 </w:t>
        </w:r>
      </w:ins>
      <w:ins w:id="293" w:author="김나영" w:date="2026-01-30T10:49:00Z">
        <w:r>
          <w:rPr>
            <w:rFonts w:asciiTheme="majorHAnsi" w:eastAsiaTheme="majorHAnsi" w:hAnsiTheme="majorHAnsi" w:cs="굴림" w:hint="eastAsia"/>
            <w:color w:val="000000" w:themeColor="text1"/>
            <w:kern w:val="0"/>
            <w:szCs w:val="20"/>
          </w:rPr>
          <w:t>일부 또는 전부를 회사의 정책 및 운영의 필요상 수정,</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중단,</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 xml:space="preserve">변경할 수 있으며 이에 </w:t>
        </w:r>
      </w:ins>
      <w:ins w:id="294" w:author="김나영" w:date="2026-01-30T10:50:00Z">
        <w:r>
          <w:rPr>
            <w:rFonts w:asciiTheme="majorHAnsi" w:eastAsiaTheme="majorHAnsi" w:hAnsiTheme="majorHAnsi" w:cs="굴림" w:hint="eastAsia"/>
            <w:color w:val="000000" w:themeColor="text1"/>
            <w:kern w:val="0"/>
            <w:szCs w:val="20"/>
          </w:rPr>
          <w:t>대하여 관련법에 특별한 규정이 없는 한 이용자에게 별도의 보상을 하지 않습니다.</w:t>
        </w:r>
      </w:ins>
    </w:p>
    <w:p w14:paraId="05C13794" w14:textId="61BCD56D" w:rsidR="00451051" w:rsidRPr="00451051" w:rsidDel="00993BB6" w:rsidRDefault="00451051" w:rsidP="00451051">
      <w:pPr>
        <w:rPr>
          <w:del w:id="295" w:author="김나영" w:date="2026-01-30T10:47:00Z"/>
          <w:rFonts w:asciiTheme="majorHAnsi" w:eastAsiaTheme="majorHAnsi" w:hAnsiTheme="majorHAnsi" w:cs="굴림"/>
          <w:color w:val="000000" w:themeColor="text1"/>
          <w:kern w:val="0"/>
          <w:szCs w:val="20"/>
        </w:rPr>
      </w:pPr>
      <w:del w:id="296" w:author="김나영" w:date="2026-01-30T10:47:00Z">
        <w:r w:rsidRPr="00451051" w:rsidDel="00993BB6">
          <w:rPr>
            <w:rFonts w:asciiTheme="majorHAnsi" w:eastAsiaTheme="majorHAnsi" w:hAnsiTheme="majorHAnsi" w:cs="굴림"/>
            <w:color w:val="000000" w:themeColor="text1"/>
            <w:kern w:val="0"/>
            <w:szCs w:val="20"/>
          </w:rPr>
          <w:delText>② 정기 점검은 최소 N일 전 공지하며, 긴급 점검은 사후 공지할 수 있습니다.</w:delText>
        </w:r>
      </w:del>
    </w:p>
    <w:p w14:paraId="217B7D57" w14:textId="77777777" w:rsidR="008504BB" w:rsidRP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제16조 (서비스 이용의 제한 및 정지)</w:t>
      </w:r>
    </w:p>
    <w:p w14:paraId="607DEF92" w14:textId="1BDA31A0"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회사는 </w:t>
      </w:r>
      <w:del w:id="297" w:author="김나영" w:date="2026-01-30T10:51:00Z">
        <w:r w:rsidRPr="00451051" w:rsidDel="00993BB6">
          <w:rPr>
            <w:rFonts w:asciiTheme="majorHAnsi" w:eastAsiaTheme="majorHAnsi" w:hAnsiTheme="majorHAnsi" w:cs="굴림"/>
            <w:color w:val="000000" w:themeColor="text1"/>
            <w:kern w:val="0"/>
            <w:szCs w:val="20"/>
          </w:rPr>
          <w:delText>회원이</w:delText>
        </w:r>
      </w:del>
      <w:ins w:id="298" w:author="김나영" w:date="2026-01-30T10:51:00Z">
        <w:r w:rsidR="00993BB6">
          <w:rPr>
            <w:rFonts w:asciiTheme="majorHAnsi" w:eastAsiaTheme="majorHAnsi" w:hAnsiTheme="majorHAnsi" w:cs="굴림" w:hint="eastAsia"/>
            <w:color w:val="000000" w:themeColor="text1"/>
            <w:kern w:val="0"/>
            <w:szCs w:val="20"/>
          </w:rPr>
          <w:t>이용자가</w:t>
        </w:r>
      </w:ins>
      <w:r w:rsidRPr="00451051">
        <w:rPr>
          <w:rFonts w:asciiTheme="majorHAnsi" w:eastAsiaTheme="majorHAnsi" w:hAnsiTheme="majorHAnsi" w:cs="굴림"/>
          <w:color w:val="000000" w:themeColor="text1"/>
          <w:kern w:val="0"/>
          <w:szCs w:val="20"/>
        </w:rPr>
        <w:t xml:space="preserve"> 다음 중 하나에 해당하는 경우 서비스의 이용을 제한하거나 정지할 수 있습니다.</w:t>
      </w:r>
    </w:p>
    <w:p w14:paraId="5A5CA6D4" w14:textId="77777777" w:rsidR="00451051" w:rsidRPr="00451051" w:rsidRDefault="00451051" w:rsidP="00451051">
      <w:pPr>
        <w:numPr>
          <w:ilvl w:val="0"/>
          <w:numId w:val="38"/>
        </w:numPr>
        <w:rPr>
          <w:rFonts w:asciiTheme="majorHAnsi" w:eastAsiaTheme="majorHAnsi" w:hAnsiTheme="majorHAnsi" w:cs="굴림"/>
          <w:color w:val="000000" w:themeColor="text1"/>
          <w:kern w:val="0"/>
          <w:szCs w:val="20"/>
        </w:rPr>
      </w:pPr>
      <w:proofErr w:type="spellStart"/>
      <w:r w:rsidRPr="00451051">
        <w:rPr>
          <w:rFonts w:asciiTheme="majorHAnsi" w:eastAsiaTheme="majorHAnsi" w:hAnsiTheme="majorHAnsi" w:cs="굴림"/>
          <w:color w:val="000000" w:themeColor="text1"/>
          <w:kern w:val="0"/>
          <w:szCs w:val="20"/>
        </w:rPr>
        <w:t>방송통신위원회ㆍ한국인터넷진흥원</w:t>
      </w:r>
      <w:proofErr w:type="spellEnd"/>
      <w:r w:rsidRPr="00451051">
        <w:rPr>
          <w:rFonts w:asciiTheme="majorHAnsi" w:eastAsiaTheme="majorHAnsi" w:hAnsiTheme="majorHAnsi" w:cs="굴림"/>
          <w:color w:val="000000" w:themeColor="text1"/>
          <w:kern w:val="0"/>
          <w:szCs w:val="20"/>
        </w:rPr>
        <w:t xml:space="preserve"> 등 관계기관이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전송 사실을 확인하여 이용정지를 요청하는 경우</w:t>
      </w:r>
    </w:p>
    <w:p w14:paraId="2F78F759" w14:textId="58560659" w:rsidR="00451051" w:rsidRDefault="00451051" w:rsidP="00451051">
      <w:pPr>
        <w:numPr>
          <w:ilvl w:val="0"/>
          <w:numId w:val="38"/>
        </w:numPr>
        <w:rPr>
          <w:ins w:id="299" w:author="김나영" w:date="2026-01-30T10:52: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수신자의 스팸 신고가 급증하거나 스팸 발송이 확인된 경우</w:t>
      </w:r>
    </w:p>
    <w:p w14:paraId="773E7386" w14:textId="6F0DFFBE" w:rsidR="00993BB6" w:rsidRDefault="00993BB6" w:rsidP="00451051">
      <w:pPr>
        <w:numPr>
          <w:ilvl w:val="0"/>
          <w:numId w:val="38"/>
        </w:numPr>
        <w:rPr>
          <w:ins w:id="300" w:author="김나영" w:date="2026-01-30T10:52:00Z"/>
          <w:rFonts w:asciiTheme="majorHAnsi" w:eastAsiaTheme="majorHAnsi" w:hAnsiTheme="majorHAnsi" w:cs="굴림"/>
          <w:color w:val="000000" w:themeColor="text1"/>
          <w:kern w:val="0"/>
          <w:szCs w:val="20"/>
        </w:rPr>
      </w:pPr>
      <w:ins w:id="301" w:author="김나영" w:date="2026-01-30T10:53:00Z">
        <w:r>
          <w:rPr>
            <w:rFonts w:asciiTheme="majorHAnsi" w:eastAsiaTheme="majorHAnsi" w:hAnsiTheme="majorHAnsi" w:cs="굴림" w:hint="eastAsia"/>
            <w:color w:val="000000" w:themeColor="text1"/>
            <w:kern w:val="0"/>
            <w:szCs w:val="20"/>
          </w:rPr>
          <w:t>이용자가</w:t>
        </w:r>
      </w:ins>
      <w:ins w:id="302" w:author="김나영" w:date="2026-01-30T10:52:00Z">
        <w:r w:rsidRPr="00993BB6">
          <w:rPr>
            <w:rFonts w:asciiTheme="majorHAnsi" w:eastAsiaTheme="majorHAnsi" w:hAnsiTheme="majorHAnsi" w:cs="굴림"/>
            <w:color w:val="000000" w:themeColor="text1"/>
            <w:kern w:val="0"/>
            <w:szCs w:val="20"/>
          </w:rPr>
          <w:t xml:space="preserve"> 발송하는 메시지로 인하여 회사의 서비스 제공에 장애를 야기하거나 야기할 우려가 있는 경우</w:t>
        </w:r>
      </w:ins>
    </w:p>
    <w:p w14:paraId="3AEEC048" w14:textId="5D67297D" w:rsidR="00993BB6" w:rsidRDefault="00993BB6" w:rsidP="00451051">
      <w:pPr>
        <w:numPr>
          <w:ilvl w:val="0"/>
          <w:numId w:val="38"/>
        </w:numPr>
        <w:rPr>
          <w:ins w:id="303" w:author="김나영" w:date="2026-01-30T10:52:00Z"/>
          <w:rFonts w:asciiTheme="majorHAnsi" w:eastAsiaTheme="majorHAnsi" w:hAnsiTheme="majorHAnsi" w:cs="굴림"/>
          <w:color w:val="000000" w:themeColor="text1"/>
          <w:kern w:val="0"/>
          <w:szCs w:val="20"/>
        </w:rPr>
      </w:pPr>
      <w:ins w:id="304" w:author="김나영" w:date="2026-01-30T10:53:00Z">
        <w:r>
          <w:rPr>
            <w:rFonts w:asciiTheme="majorHAnsi" w:eastAsiaTheme="majorHAnsi" w:hAnsiTheme="majorHAnsi" w:cs="굴림" w:hint="eastAsia"/>
            <w:color w:val="000000" w:themeColor="text1"/>
            <w:kern w:val="0"/>
            <w:szCs w:val="20"/>
          </w:rPr>
          <w:t>이용자</w:t>
        </w:r>
      </w:ins>
      <w:ins w:id="305" w:author="김나영" w:date="2026-01-30T10:52:00Z">
        <w:r w:rsidRPr="00993BB6">
          <w:rPr>
            <w:rFonts w:asciiTheme="majorHAnsi" w:eastAsiaTheme="majorHAnsi" w:hAnsiTheme="majorHAnsi" w:cs="굴림" w:hint="eastAsia"/>
            <w:color w:val="000000" w:themeColor="text1"/>
            <w:kern w:val="0"/>
            <w:szCs w:val="20"/>
          </w:rPr>
          <w:t>에게</w:t>
        </w:r>
        <w:r w:rsidRPr="00993BB6">
          <w:rPr>
            <w:rFonts w:asciiTheme="majorHAnsi" w:eastAsiaTheme="majorHAnsi" w:hAnsiTheme="majorHAnsi" w:cs="굴림"/>
            <w:color w:val="000000" w:themeColor="text1"/>
            <w:kern w:val="0"/>
            <w:szCs w:val="20"/>
          </w:rPr>
          <w:t xml:space="preserve"> 제공하는 서비스가 </w:t>
        </w:r>
        <w:proofErr w:type="spellStart"/>
        <w:r w:rsidRPr="00993BB6">
          <w:rPr>
            <w:rFonts w:asciiTheme="majorHAnsi" w:eastAsiaTheme="majorHAnsi" w:hAnsiTheme="majorHAnsi" w:cs="굴림"/>
            <w:color w:val="000000" w:themeColor="text1"/>
            <w:kern w:val="0"/>
            <w:szCs w:val="20"/>
          </w:rPr>
          <w:t>스팸메시지ㆍ불법스팸메시지</w:t>
        </w:r>
        <w:proofErr w:type="spellEnd"/>
        <w:r w:rsidRPr="00993BB6">
          <w:rPr>
            <w:rFonts w:asciiTheme="majorHAnsi" w:eastAsiaTheme="majorHAnsi" w:hAnsiTheme="majorHAnsi" w:cs="굴림"/>
            <w:color w:val="000000" w:themeColor="text1"/>
            <w:kern w:val="0"/>
            <w:szCs w:val="20"/>
          </w:rPr>
          <w:t xml:space="preserve"> 발송에 이용되고 있는 경우</w:t>
        </w:r>
      </w:ins>
    </w:p>
    <w:p w14:paraId="3AFEB6FC" w14:textId="24B3E5B7" w:rsidR="00993BB6" w:rsidRDefault="00993BB6" w:rsidP="00451051">
      <w:pPr>
        <w:numPr>
          <w:ilvl w:val="0"/>
          <w:numId w:val="38"/>
        </w:numPr>
        <w:rPr>
          <w:ins w:id="306" w:author="김나영" w:date="2026-01-30T10:52:00Z"/>
          <w:rFonts w:asciiTheme="majorHAnsi" w:eastAsiaTheme="majorHAnsi" w:hAnsiTheme="majorHAnsi" w:cs="굴림"/>
          <w:color w:val="000000" w:themeColor="text1"/>
          <w:kern w:val="0"/>
          <w:szCs w:val="20"/>
        </w:rPr>
      </w:pPr>
      <w:ins w:id="307" w:author="김나영" w:date="2026-01-30T10:52:00Z">
        <w:r w:rsidRPr="00993BB6">
          <w:rPr>
            <w:rFonts w:asciiTheme="majorHAnsi" w:eastAsiaTheme="majorHAnsi" w:hAnsiTheme="majorHAnsi" w:cs="굴림" w:hint="eastAsia"/>
            <w:color w:val="000000" w:themeColor="text1"/>
            <w:kern w:val="0"/>
            <w:szCs w:val="20"/>
          </w:rPr>
          <w:t>과학기술정보통신부장관</w:t>
        </w:r>
        <w:r w:rsidRPr="00993BB6">
          <w:rPr>
            <w:rFonts w:asciiTheme="majorHAnsi" w:eastAsiaTheme="majorHAnsi" w:hAnsiTheme="majorHAnsi" w:cs="굴림"/>
            <w:color w:val="000000" w:themeColor="text1"/>
            <w:kern w:val="0"/>
            <w:szCs w:val="20"/>
          </w:rPr>
          <w:t xml:space="preserve"> 또는 한국인터넷진흥원 등 관련 기관이 발신번호 </w:t>
        </w:r>
        <w:proofErr w:type="spellStart"/>
        <w:r w:rsidRPr="00993BB6">
          <w:rPr>
            <w:rFonts w:asciiTheme="majorHAnsi" w:eastAsiaTheme="majorHAnsi" w:hAnsiTheme="majorHAnsi" w:cs="굴림"/>
            <w:color w:val="000000" w:themeColor="text1"/>
            <w:kern w:val="0"/>
            <w:szCs w:val="20"/>
          </w:rPr>
          <w:t>변작</w:t>
        </w:r>
        <w:proofErr w:type="spellEnd"/>
        <w:r w:rsidRPr="00993BB6">
          <w:rPr>
            <w:rFonts w:asciiTheme="majorHAnsi" w:eastAsiaTheme="majorHAnsi" w:hAnsiTheme="majorHAnsi" w:cs="굴림"/>
            <w:color w:val="000000" w:themeColor="text1"/>
            <w:kern w:val="0"/>
            <w:szCs w:val="20"/>
          </w:rPr>
          <w:t xml:space="preserve"> 등을 확인하여 이용정지를 요청하는 경우</w:t>
        </w:r>
      </w:ins>
    </w:p>
    <w:p w14:paraId="24805E4C" w14:textId="6123FAE2" w:rsidR="00993BB6" w:rsidRPr="00451051" w:rsidRDefault="00993BB6" w:rsidP="00451051">
      <w:pPr>
        <w:numPr>
          <w:ilvl w:val="0"/>
          <w:numId w:val="38"/>
        </w:numPr>
        <w:rPr>
          <w:rFonts w:asciiTheme="majorHAnsi" w:eastAsiaTheme="majorHAnsi" w:hAnsiTheme="majorHAnsi" w:cs="굴림"/>
          <w:color w:val="000000" w:themeColor="text1"/>
          <w:kern w:val="0"/>
          <w:szCs w:val="20"/>
        </w:rPr>
      </w:pPr>
      <w:ins w:id="308" w:author="김나영" w:date="2026-01-30T10:52:00Z">
        <w:r w:rsidRPr="00993BB6">
          <w:rPr>
            <w:rFonts w:asciiTheme="majorHAnsi" w:eastAsiaTheme="majorHAnsi" w:hAnsiTheme="majorHAnsi" w:cs="굴림" w:hint="eastAsia"/>
            <w:color w:val="000000" w:themeColor="text1"/>
            <w:kern w:val="0"/>
            <w:szCs w:val="20"/>
          </w:rPr>
          <w:t>회사</w:t>
        </w:r>
        <w:r w:rsidRPr="00993BB6">
          <w:rPr>
            <w:rFonts w:asciiTheme="majorHAnsi" w:eastAsiaTheme="majorHAnsi" w:hAnsiTheme="majorHAnsi" w:cs="굴림"/>
            <w:color w:val="000000" w:themeColor="text1"/>
            <w:kern w:val="0"/>
            <w:szCs w:val="20"/>
          </w:rPr>
          <w:t xml:space="preserve"> 서비스의 안정적 운영을 방해할 목적으로 다량의 정보를 발송하거나 정보통신설비의 오동작 또는 시스템 보유 정보 파괴를 유발시키거나 유포하는 경우</w:t>
        </w:r>
      </w:ins>
    </w:p>
    <w:p w14:paraId="4EB5CD20" w14:textId="3C5CA18B" w:rsidR="00451051" w:rsidRDefault="00451051" w:rsidP="00451051">
      <w:pPr>
        <w:numPr>
          <w:ilvl w:val="0"/>
          <w:numId w:val="38"/>
        </w:numPr>
        <w:rPr>
          <w:ins w:id="309" w:author="김나영" w:date="2026-01-30T10:52:00Z"/>
          <w:rFonts w:asciiTheme="majorHAnsi" w:eastAsiaTheme="majorHAnsi" w:hAnsiTheme="majorHAnsi" w:cs="굴림"/>
          <w:color w:val="000000" w:themeColor="text1"/>
          <w:kern w:val="0"/>
          <w:szCs w:val="20"/>
        </w:rPr>
      </w:pPr>
      <w:del w:id="310" w:author="김나영" w:date="2026-01-30T10:52:00Z">
        <w:r w:rsidRPr="00451051" w:rsidDel="00993BB6">
          <w:rPr>
            <w:rFonts w:asciiTheme="majorHAnsi" w:eastAsiaTheme="majorHAnsi" w:hAnsiTheme="majorHAnsi" w:cs="굴림" w:hint="eastAsia"/>
            <w:color w:val="000000" w:themeColor="text1"/>
            <w:kern w:val="0"/>
            <w:szCs w:val="20"/>
          </w:rPr>
          <w:delText>회원이</w:delText>
        </w:r>
      </w:del>
      <w:ins w:id="311" w:author="김나영" w:date="2026-01-30T10:52:00Z">
        <w:r w:rsidR="00993BB6">
          <w:rPr>
            <w:rFonts w:asciiTheme="majorHAnsi" w:eastAsiaTheme="majorHAnsi" w:hAnsiTheme="majorHAnsi" w:cs="굴림" w:hint="eastAsia"/>
            <w:color w:val="000000" w:themeColor="text1"/>
            <w:kern w:val="0"/>
            <w:szCs w:val="20"/>
          </w:rPr>
          <w:t>이용자가</w:t>
        </w:r>
      </w:ins>
      <w:r w:rsidRPr="00451051">
        <w:rPr>
          <w:rFonts w:asciiTheme="majorHAnsi" w:eastAsiaTheme="majorHAnsi" w:hAnsiTheme="majorHAnsi" w:cs="굴림"/>
          <w:color w:val="000000" w:themeColor="text1"/>
          <w:kern w:val="0"/>
          <w:szCs w:val="20"/>
        </w:rPr>
        <w:t xml:space="preserve"> 발신번호를 </w:t>
      </w:r>
      <w:proofErr w:type="spellStart"/>
      <w:r w:rsidRPr="00451051">
        <w:rPr>
          <w:rFonts w:asciiTheme="majorHAnsi" w:eastAsiaTheme="majorHAnsi" w:hAnsiTheme="majorHAnsi" w:cs="굴림"/>
          <w:color w:val="000000" w:themeColor="text1"/>
          <w:kern w:val="0"/>
          <w:szCs w:val="20"/>
        </w:rPr>
        <w:t>변작하는</w:t>
      </w:r>
      <w:proofErr w:type="spellEnd"/>
      <w:r w:rsidRPr="00451051">
        <w:rPr>
          <w:rFonts w:asciiTheme="majorHAnsi" w:eastAsiaTheme="majorHAnsi" w:hAnsiTheme="majorHAnsi" w:cs="굴림"/>
          <w:color w:val="000000" w:themeColor="text1"/>
          <w:kern w:val="0"/>
          <w:szCs w:val="20"/>
        </w:rPr>
        <w:t xml:space="preserve"> 등 거짓으로 표시한 경우</w:t>
      </w:r>
    </w:p>
    <w:p w14:paraId="48AE2B7C" w14:textId="5EA46085" w:rsidR="00993BB6" w:rsidRDefault="00993BB6" w:rsidP="00451051">
      <w:pPr>
        <w:numPr>
          <w:ilvl w:val="0"/>
          <w:numId w:val="38"/>
        </w:numPr>
        <w:rPr>
          <w:ins w:id="312" w:author="김나영" w:date="2026-09-10T14:45:00Z"/>
          <w:rFonts w:asciiTheme="majorHAnsi" w:eastAsiaTheme="majorHAnsi" w:hAnsiTheme="majorHAnsi" w:cs="굴림"/>
          <w:color w:val="000000" w:themeColor="text1"/>
          <w:kern w:val="0"/>
          <w:szCs w:val="20"/>
        </w:rPr>
      </w:pPr>
      <w:ins w:id="313" w:author="김나영" w:date="2026-01-30T10:53:00Z">
        <w:r w:rsidRPr="00993BB6">
          <w:rPr>
            <w:rFonts w:asciiTheme="majorHAnsi" w:eastAsiaTheme="majorHAnsi" w:hAnsiTheme="majorHAnsi" w:cs="굴림" w:hint="eastAsia"/>
            <w:color w:val="000000" w:themeColor="text1"/>
            <w:kern w:val="0"/>
            <w:szCs w:val="20"/>
          </w:rPr>
          <w:t>기타</w:t>
        </w:r>
        <w:r w:rsidRPr="00993BB6">
          <w:rPr>
            <w:rFonts w:asciiTheme="majorHAnsi" w:eastAsiaTheme="majorHAnsi" w:hAnsiTheme="majorHAnsi" w:cs="굴림"/>
            <w:color w:val="000000" w:themeColor="text1"/>
            <w:kern w:val="0"/>
            <w:szCs w:val="20"/>
          </w:rPr>
          <w:t xml:space="preserve"> 관련 법령 또는 이 약관에서 금지하는 행위를 하거나 회사가 정한 이용조건에 위배되는 행위를 한 경우</w:t>
        </w:r>
      </w:ins>
    </w:p>
    <w:p w14:paraId="6317C91F" w14:textId="1EFA94AB" w:rsidR="005949FF" w:rsidRPr="005949FF" w:rsidRDefault="005949FF" w:rsidP="00451051">
      <w:pPr>
        <w:numPr>
          <w:ilvl w:val="0"/>
          <w:numId w:val="38"/>
        </w:numPr>
        <w:rPr>
          <w:rFonts w:asciiTheme="majorHAnsi" w:eastAsiaTheme="majorHAnsi" w:hAnsiTheme="majorHAnsi" w:cs="굴림"/>
          <w:b/>
          <w:color w:val="FF0000"/>
          <w:kern w:val="0"/>
          <w:szCs w:val="20"/>
          <w:rPrChange w:id="314" w:author="김나영" w:date="2026-09-10T14:45:00Z">
            <w:rPr>
              <w:rFonts w:asciiTheme="majorHAnsi" w:eastAsiaTheme="majorHAnsi" w:hAnsiTheme="majorHAnsi" w:cs="굴림"/>
              <w:color w:val="000000" w:themeColor="text1"/>
              <w:kern w:val="0"/>
              <w:szCs w:val="20"/>
            </w:rPr>
          </w:rPrChange>
        </w:rPr>
      </w:pPr>
      <w:ins w:id="315" w:author="김나영" w:date="2026-09-10T14:45:00Z">
        <w:r w:rsidRPr="005949FF">
          <w:rPr>
            <w:rFonts w:asciiTheme="majorHAnsi" w:eastAsiaTheme="majorHAnsi" w:hAnsiTheme="majorHAnsi" w:cs="굴림" w:hint="eastAsia"/>
            <w:b/>
            <w:color w:val="FF0000"/>
            <w:kern w:val="0"/>
            <w:szCs w:val="20"/>
            <w:rPrChange w:id="316" w:author="김나영" w:date="2026-09-10T14:45:00Z">
              <w:rPr>
                <w:rFonts w:asciiTheme="majorHAnsi" w:eastAsiaTheme="majorHAnsi" w:hAnsiTheme="majorHAnsi" w:cs="굴림" w:hint="eastAsia"/>
                <w:color w:val="000000" w:themeColor="text1"/>
                <w:kern w:val="0"/>
                <w:szCs w:val="20"/>
              </w:rPr>
            </w:rPrChange>
          </w:rPr>
          <w:t>전송자격인증을</w:t>
        </w:r>
        <w:r w:rsidRPr="005949FF">
          <w:rPr>
            <w:rFonts w:asciiTheme="majorHAnsi" w:eastAsiaTheme="majorHAnsi" w:hAnsiTheme="majorHAnsi" w:cs="굴림"/>
            <w:b/>
            <w:color w:val="FF0000"/>
            <w:kern w:val="0"/>
            <w:szCs w:val="20"/>
            <w:rPrChange w:id="317" w:author="김나영" w:date="2026-09-10T14:45:00Z">
              <w:rPr>
                <w:rFonts w:asciiTheme="majorHAnsi" w:eastAsiaTheme="majorHAnsi" w:hAnsiTheme="majorHAnsi" w:cs="굴림"/>
                <w:color w:val="000000" w:themeColor="text1"/>
                <w:kern w:val="0"/>
                <w:szCs w:val="20"/>
              </w:rPr>
            </w:rPrChange>
          </w:rPr>
          <w:t xml:space="preserve"> 받지 않은 문자재판매사업자가 서비스를 이용하거나, 이용 중 전송자격인증이 취소·정지된 경우</w:t>
        </w:r>
      </w:ins>
    </w:p>
    <w:p w14:paraId="74285E32" w14:textId="7969FBA2" w:rsidR="008504BB" w:rsidDel="00993BB6" w:rsidRDefault="00451051" w:rsidP="00451051">
      <w:pPr>
        <w:numPr>
          <w:ilvl w:val="0"/>
          <w:numId w:val="38"/>
        </w:numPr>
        <w:rPr>
          <w:del w:id="318" w:author="김나영" w:date="2026-01-30T10:53:00Z"/>
          <w:rFonts w:asciiTheme="majorHAnsi" w:eastAsiaTheme="majorHAnsi" w:hAnsiTheme="majorHAnsi" w:cs="굴림"/>
          <w:color w:val="000000" w:themeColor="text1"/>
          <w:kern w:val="0"/>
          <w:szCs w:val="20"/>
        </w:rPr>
      </w:pPr>
      <w:del w:id="319" w:author="김나영" w:date="2026-01-30T10:53:00Z">
        <w:r w:rsidRPr="00451051" w:rsidDel="00993BB6">
          <w:rPr>
            <w:rFonts w:asciiTheme="majorHAnsi" w:eastAsiaTheme="majorHAnsi" w:hAnsiTheme="majorHAnsi" w:cs="굴림"/>
            <w:color w:val="000000" w:themeColor="text1"/>
            <w:kern w:val="0"/>
            <w:szCs w:val="20"/>
          </w:rPr>
          <w:delText>1년 이상 로그인하지 않아 휴면 계정으로 분류된 경우</w:delText>
        </w:r>
      </w:del>
    </w:p>
    <w:p w14:paraId="42632BCF" w14:textId="77777777"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회사는 이용제한 및 정지를 하고자 하는 경우에는 그 사유, 일시 및 기간을 정하여 회원에게 통지합니다. 단, 긴급한 경우 사전 통지 없이 제한할 수 있습니다.</w:t>
      </w:r>
    </w:p>
    <w:p w14:paraId="2F8B1C84" w14:textId="1E83D3DB" w:rsidR="00451051"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③ 스팸 발송, 명의 도용 등으로 영구 정지된 경우, 보유한 포인트 및 마일리지는 소멸되며 환불되지 않습니다.</w:t>
      </w:r>
    </w:p>
    <w:p w14:paraId="6CECE2F8" w14:textId="016DB825" w:rsidR="008504BB" w:rsidRDefault="008504BB" w:rsidP="008504BB">
      <w:pPr>
        <w:rPr>
          <w:rFonts w:asciiTheme="majorHAnsi" w:eastAsiaTheme="majorHAnsi" w:hAnsiTheme="majorHAnsi" w:cs="굴림"/>
          <w:b/>
          <w:bCs/>
          <w:color w:val="000000" w:themeColor="text1"/>
          <w:kern w:val="0"/>
          <w:szCs w:val="20"/>
        </w:rPr>
      </w:pPr>
      <w:r w:rsidRPr="008504BB">
        <w:rPr>
          <w:rFonts w:asciiTheme="majorHAnsi" w:eastAsiaTheme="majorHAnsi" w:hAnsiTheme="majorHAnsi" w:cs="굴림"/>
          <w:b/>
          <w:bCs/>
          <w:color w:val="000000" w:themeColor="text1"/>
          <w:kern w:val="0"/>
          <w:szCs w:val="20"/>
        </w:rPr>
        <w:t xml:space="preserve">제16조의2 (휴면 </w:t>
      </w:r>
      <w:del w:id="320" w:author="나영 김" w:date="2026-02-02T09:10:00Z">
        <w:r w:rsidRPr="008504BB" w:rsidDel="00C2251B">
          <w:rPr>
            <w:rFonts w:asciiTheme="majorHAnsi" w:eastAsiaTheme="majorHAnsi" w:hAnsiTheme="majorHAnsi" w:cs="굴림" w:hint="eastAsia"/>
            <w:b/>
            <w:bCs/>
            <w:color w:val="000000" w:themeColor="text1"/>
            <w:kern w:val="0"/>
            <w:szCs w:val="20"/>
          </w:rPr>
          <w:delText>계정</w:delText>
        </w:r>
      </w:del>
      <w:ins w:id="321" w:author="나영 김" w:date="2026-02-02T09:10:00Z">
        <w:r w:rsidR="00C2251B">
          <w:rPr>
            <w:rFonts w:asciiTheme="majorHAnsi" w:eastAsiaTheme="majorHAnsi" w:hAnsiTheme="majorHAnsi" w:cs="굴림" w:hint="eastAsia"/>
            <w:b/>
            <w:bCs/>
            <w:color w:val="000000" w:themeColor="text1"/>
            <w:kern w:val="0"/>
            <w:szCs w:val="20"/>
          </w:rPr>
          <w:t>회원</w:t>
        </w:r>
      </w:ins>
      <w:r w:rsidRPr="008504BB">
        <w:rPr>
          <w:rFonts w:asciiTheme="majorHAnsi" w:eastAsiaTheme="majorHAnsi" w:hAnsiTheme="majorHAnsi" w:cs="굴림"/>
          <w:b/>
          <w:bCs/>
          <w:color w:val="000000" w:themeColor="text1"/>
          <w:kern w:val="0"/>
          <w:szCs w:val="20"/>
        </w:rPr>
        <w:t>의 관리)</w:t>
      </w:r>
    </w:p>
    <w:p w14:paraId="265D00A1" w14:textId="04D76BFF" w:rsidR="00C85AA3" w:rsidRDefault="008504BB" w:rsidP="008504BB">
      <w:pPr>
        <w:rPr>
          <w:ins w:id="322" w:author="김나영" w:date="2026-01-30T11:13:00Z"/>
          <w:rFonts w:asciiTheme="majorHAnsi" w:eastAsiaTheme="majorHAnsi" w:hAnsiTheme="majorHAnsi" w:cs="굴림"/>
          <w:color w:val="000000" w:themeColor="text1"/>
          <w:kern w:val="0"/>
          <w:szCs w:val="20"/>
        </w:rPr>
      </w:pPr>
      <w:r w:rsidRPr="008504BB">
        <w:rPr>
          <w:rFonts w:asciiTheme="majorHAnsi" w:eastAsiaTheme="majorHAnsi" w:hAnsiTheme="majorHAnsi" w:cs="굴림"/>
          <w:color w:val="000000" w:themeColor="text1"/>
          <w:kern w:val="0"/>
          <w:szCs w:val="20"/>
        </w:rPr>
        <w:t xml:space="preserve">① </w:t>
      </w:r>
      <w:ins w:id="323" w:author="김나영" w:date="2026-01-30T11:13:00Z">
        <w:r w:rsidR="00C85AA3" w:rsidRPr="00C85AA3">
          <w:rPr>
            <w:rFonts w:asciiTheme="majorHAnsi" w:eastAsiaTheme="majorHAnsi" w:hAnsiTheme="majorHAnsi" w:cs="굴림" w:hint="eastAsia"/>
            <w:color w:val="000000" w:themeColor="text1"/>
            <w:kern w:val="0"/>
            <w:szCs w:val="20"/>
          </w:rPr>
          <w:t>회사는</w:t>
        </w:r>
        <w:r w:rsidR="00C85AA3" w:rsidRPr="00C85AA3">
          <w:rPr>
            <w:rFonts w:asciiTheme="majorHAnsi" w:eastAsiaTheme="majorHAnsi" w:hAnsiTheme="majorHAnsi" w:cs="굴림"/>
            <w:color w:val="000000" w:themeColor="text1"/>
            <w:kern w:val="0"/>
            <w:szCs w:val="20"/>
          </w:rPr>
          <w:t xml:space="preserve"> 이용자의 정보가 부당한 목적으로 사용되는 것을 방지하고 보다 원활한 서비스 제공을 위하여 </w:t>
        </w:r>
        <w:r w:rsidR="00C85AA3">
          <w:rPr>
            <w:rFonts w:asciiTheme="majorHAnsi" w:eastAsiaTheme="majorHAnsi" w:hAnsiTheme="majorHAnsi" w:cs="굴림"/>
            <w:color w:val="000000" w:themeColor="text1"/>
            <w:kern w:val="0"/>
            <w:szCs w:val="20"/>
          </w:rPr>
          <w:t>12</w:t>
        </w:r>
        <w:r w:rsidR="00C85AA3" w:rsidRPr="00C85AA3">
          <w:rPr>
            <w:rFonts w:asciiTheme="majorHAnsi" w:eastAsiaTheme="majorHAnsi" w:hAnsiTheme="majorHAnsi" w:cs="굴림"/>
            <w:color w:val="000000" w:themeColor="text1"/>
            <w:kern w:val="0"/>
            <w:szCs w:val="20"/>
          </w:rPr>
          <w:t xml:space="preserve">개월 이상 계속해서 로그인을 포함한 서비스 이용이 없는 </w:t>
        </w:r>
        <w:del w:id="324" w:author="나영 김" w:date="2026-02-02T09:10:00Z">
          <w:r w:rsidR="00C85AA3" w:rsidRPr="00C85AA3" w:rsidDel="00C2251B">
            <w:rPr>
              <w:rFonts w:asciiTheme="majorHAnsi" w:eastAsiaTheme="majorHAnsi" w:hAnsiTheme="majorHAnsi" w:cs="굴림" w:hint="eastAsia"/>
              <w:color w:val="000000" w:themeColor="text1"/>
              <w:kern w:val="0"/>
              <w:szCs w:val="20"/>
            </w:rPr>
            <w:delText>아이디를</w:delText>
          </w:r>
        </w:del>
      </w:ins>
      <w:ins w:id="325" w:author="나영 김" w:date="2026-02-02T09:10:00Z">
        <w:r w:rsidR="00C2251B">
          <w:rPr>
            <w:rFonts w:asciiTheme="majorHAnsi" w:eastAsiaTheme="majorHAnsi" w:hAnsiTheme="majorHAnsi" w:cs="굴림" w:hint="eastAsia"/>
            <w:color w:val="000000" w:themeColor="text1"/>
            <w:kern w:val="0"/>
            <w:szCs w:val="20"/>
          </w:rPr>
          <w:t>계정을</w:t>
        </w:r>
      </w:ins>
      <w:ins w:id="326" w:author="김나영" w:date="2026-01-30T11:13:00Z">
        <w:r w:rsidR="00C85AA3" w:rsidRPr="00C85AA3">
          <w:rPr>
            <w:rFonts w:asciiTheme="majorHAnsi" w:eastAsiaTheme="majorHAnsi" w:hAnsiTheme="majorHAnsi" w:cs="굴림"/>
            <w:color w:val="000000" w:themeColor="text1"/>
            <w:kern w:val="0"/>
            <w:szCs w:val="20"/>
          </w:rPr>
          <w:t xml:space="preserve"> 휴면</w:t>
        </w:r>
        <w:del w:id="327" w:author="나영 김" w:date="2026-02-02T09:10:00Z">
          <w:r w:rsidR="00C85AA3" w:rsidRPr="00C85AA3" w:rsidDel="00C2251B">
            <w:rPr>
              <w:rFonts w:asciiTheme="majorHAnsi" w:eastAsiaTheme="majorHAnsi" w:hAnsiTheme="majorHAnsi" w:cs="굴림"/>
              <w:color w:val="000000" w:themeColor="text1"/>
              <w:kern w:val="0"/>
              <w:szCs w:val="20"/>
            </w:rPr>
            <w:delText>아이디</w:delText>
          </w:r>
        </w:del>
      </w:ins>
      <w:ins w:id="328" w:author="나영 김" w:date="2026-02-02T09:10:00Z">
        <w:r w:rsidR="00C2251B">
          <w:rPr>
            <w:rFonts w:asciiTheme="majorHAnsi" w:eastAsiaTheme="majorHAnsi" w:hAnsiTheme="majorHAnsi" w:cs="굴림" w:hint="eastAsia"/>
            <w:color w:val="000000" w:themeColor="text1"/>
            <w:kern w:val="0"/>
            <w:szCs w:val="20"/>
          </w:rPr>
          <w:t xml:space="preserve"> 회원으</w:t>
        </w:r>
      </w:ins>
      <w:ins w:id="329" w:author="김나영" w:date="2026-01-30T11:13:00Z">
        <w:r w:rsidR="00C85AA3" w:rsidRPr="00C85AA3">
          <w:rPr>
            <w:rFonts w:asciiTheme="majorHAnsi" w:eastAsiaTheme="majorHAnsi" w:hAnsiTheme="majorHAnsi" w:cs="굴림"/>
            <w:color w:val="000000" w:themeColor="text1"/>
            <w:kern w:val="0"/>
            <w:szCs w:val="20"/>
          </w:rPr>
          <w:t>로 분류하고 서비스 이용을 정지할 수 있습니다.</w:t>
        </w:r>
      </w:ins>
    </w:p>
    <w:p w14:paraId="49A24DB8" w14:textId="44FD6C6F" w:rsidR="008504BB" w:rsidRDefault="00C85AA3" w:rsidP="008504BB">
      <w:pPr>
        <w:rPr>
          <w:rFonts w:asciiTheme="majorHAnsi" w:eastAsiaTheme="majorHAnsi" w:hAnsiTheme="majorHAnsi" w:cs="굴림"/>
          <w:color w:val="000000" w:themeColor="text1"/>
          <w:kern w:val="0"/>
          <w:szCs w:val="20"/>
        </w:rPr>
      </w:pPr>
      <w:ins w:id="330" w:author="김나영" w:date="2026-01-30T11:13:00Z">
        <w:r w:rsidRPr="008504BB">
          <w:rPr>
            <w:rFonts w:asciiTheme="majorHAnsi" w:eastAsiaTheme="majorHAnsi" w:hAnsiTheme="majorHAnsi" w:cs="굴림"/>
            <w:color w:val="000000" w:themeColor="text1"/>
            <w:kern w:val="0"/>
            <w:szCs w:val="20"/>
          </w:rPr>
          <w:t>②</w:t>
        </w:r>
      </w:ins>
      <w:r w:rsidR="008504BB" w:rsidRPr="008504BB">
        <w:rPr>
          <w:rFonts w:asciiTheme="majorHAnsi" w:eastAsiaTheme="majorHAnsi" w:hAnsiTheme="majorHAnsi" w:cs="굴림"/>
          <w:color w:val="000000" w:themeColor="text1"/>
          <w:kern w:val="0"/>
          <w:szCs w:val="20"/>
        </w:rPr>
        <w:t>회사는 휴면 전환 예정일 30일 전 및 7일 전에 회원에게 통지하며, 휴면 회원의 계정 정보는 전환일로부터 최대 5년 동안 별도 분리하여 보관합니다.</w:t>
      </w:r>
    </w:p>
    <w:p w14:paraId="0A669FBE" w14:textId="1E7356A2" w:rsidR="008504BB" w:rsidRDefault="00C85AA3" w:rsidP="008504BB">
      <w:pPr>
        <w:rPr>
          <w:rFonts w:asciiTheme="majorHAnsi" w:eastAsiaTheme="majorHAnsi" w:hAnsiTheme="majorHAnsi" w:cs="굴림"/>
          <w:color w:val="000000" w:themeColor="text1"/>
          <w:kern w:val="0"/>
          <w:szCs w:val="20"/>
        </w:rPr>
      </w:pPr>
      <w:ins w:id="331" w:author="김나영" w:date="2026-01-30T11:13:00Z">
        <w:r w:rsidRPr="008504BB">
          <w:rPr>
            <w:rFonts w:asciiTheme="majorHAnsi" w:eastAsiaTheme="majorHAnsi" w:hAnsiTheme="majorHAnsi" w:cs="굴림"/>
            <w:color w:val="000000" w:themeColor="text1"/>
            <w:kern w:val="0"/>
            <w:szCs w:val="20"/>
          </w:rPr>
          <w:t>③</w:t>
        </w:r>
      </w:ins>
      <w:del w:id="332" w:author="김나영" w:date="2026-01-30T11:13:00Z">
        <w:r w:rsidR="008504BB" w:rsidRPr="008504BB" w:rsidDel="00C85AA3">
          <w:rPr>
            <w:rFonts w:asciiTheme="majorHAnsi" w:eastAsiaTheme="majorHAnsi" w:hAnsiTheme="majorHAnsi" w:cs="굴림"/>
            <w:color w:val="000000" w:themeColor="text1"/>
            <w:kern w:val="0"/>
            <w:szCs w:val="20"/>
          </w:rPr>
          <w:delText>②</w:delText>
        </w:r>
      </w:del>
      <w:r w:rsidR="008504BB" w:rsidRPr="008504BB">
        <w:rPr>
          <w:rFonts w:asciiTheme="majorHAnsi" w:eastAsiaTheme="majorHAnsi" w:hAnsiTheme="majorHAnsi" w:cs="굴림"/>
          <w:color w:val="000000" w:themeColor="text1"/>
          <w:kern w:val="0"/>
          <w:szCs w:val="20"/>
        </w:rPr>
        <w:t xml:space="preserve"> 휴면 회원이 보유한 포인트 및 마일리지의 소멸 예정일 30일 전, 7일 전, 1일 전에 만료 안내를 통지합니다. (마케팅 수신 동의 여부와 무관하게 발송)</w:t>
      </w:r>
    </w:p>
    <w:p w14:paraId="38F95DA5" w14:textId="4E035014" w:rsidR="008504BB" w:rsidRPr="008504BB" w:rsidDel="003D6C23" w:rsidRDefault="00C85AA3" w:rsidP="008504BB">
      <w:pPr>
        <w:rPr>
          <w:del w:id="333" w:author="김나영" w:date="2026-01-30T11:06:00Z"/>
          <w:rFonts w:asciiTheme="majorHAnsi" w:eastAsiaTheme="majorHAnsi" w:hAnsiTheme="majorHAnsi" w:cs="굴림"/>
          <w:color w:val="000000" w:themeColor="text1"/>
          <w:kern w:val="0"/>
          <w:szCs w:val="20"/>
        </w:rPr>
      </w:pPr>
      <w:ins w:id="334" w:author="김나영" w:date="2026-01-30T11:13:00Z">
        <w:r w:rsidRPr="007722C1">
          <w:rPr>
            <w:rFonts w:asciiTheme="majorHAnsi" w:eastAsiaTheme="majorHAnsi" w:hAnsiTheme="majorHAnsi" w:cs="굴림"/>
            <w:color w:val="000000" w:themeColor="text1"/>
            <w:kern w:val="0"/>
            <w:szCs w:val="20"/>
          </w:rPr>
          <w:t>④</w:t>
        </w:r>
      </w:ins>
      <w:del w:id="335" w:author="김나영" w:date="2026-01-30T11:13:00Z">
        <w:r w:rsidR="008504BB" w:rsidRPr="008504BB" w:rsidDel="00C85AA3">
          <w:rPr>
            <w:rFonts w:asciiTheme="majorHAnsi" w:eastAsiaTheme="majorHAnsi" w:hAnsiTheme="majorHAnsi" w:cs="굴림"/>
            <w:color w:val="000000" w:themeColor="text1"/>
            <w:kern w:val="0"/>
            <w:szCs w:val="20"/>
          </w:rPr>
          <w:delText>③</w:delText>
        </w:r>
      </w:del>
      <w:r w:rsidR="008504BB" w:rsidRPr="008504BB">
        <w:rPr>
          <w:rFonts w:asciiTheme="majorHAnsi" w:eastAsiaTheme="majorHAnsi" w:hAnsiTheme="majorHAnsi" w:cs="굴림"/>
          <w:color w:val="000000" w:themeColor="text1"/>
          <w:kern w:val="0"/>
          <w:szCs w:val="20"/>
        </w:rPr>
        <w:t xml:space="preserve"> 휴면 회원은 로그인을 통해 휴면 상태를 해제할 수 있습니다.</w:t>
      </w:r>
    </w:p>
    <w:p w14:paraId="4283C86F" w14:textId="77777777" w:rsidR="008504BB" w:rsidRPr="00451051" w:rsidRDefault="008504BB" w:rsidP="008504BB">
      <w:pPr>
        <w:rPr>
          <w:rFonts w:asciiTheme="majorHAnsi" w:eastAsiaTheme="majorHAnsi" w:hAnsiTheme="majorHAnsi" w:cs="굴림"/>
          <w:color w:val="000000" w:themeColor="text1"/>
          <w:kern w:val="0"/>
          <w:szCs w:val="20"/>
        </w:rPr>
      </w:pPr>
    </w:p>
    <w:p w14:paraId="4A0A2F51"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제17조 (계약해지)</w:t>
      </w:r>
    </w:p>
    <w:p w14:paraId="06D1D045" w14:textId="6A188744"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이용자는 언제든지 탈퇴를 요청할 수 있습니다. 단, 다음의 경우 탈퇴 처리가 지연될 수 있습니다.</w:t>
      </w:r>
    </w:p>
    <w:p w14:paraId="3A2F9227" w14:textId="77777777" w:rsidR="00451051" w:rsidRPr="00451051" w:rsidRDefault="00451051" w:rsidP="00451051">
      <w:pPr>
        <w:numPr>
          <w:ilvl w:val="0"/>
          <w:numId w:val="39"/>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예약 발송이 남아있는 경우</w:t>
      </w:r>
    </w:p>
    <w:p w14:paraId="79A86714" w14:textId="5B593640" w:rsidR="008504BB" w:rsidRPr="008504BB" w:rsidRDefault="00451051" w:rsidP="008504BB">
      <w:pPr>
        <w:numPr>
          <w:ilvl w:val="0"/>
          <w:numId w:val="39"/>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환불 가능한 잔액에 대한 환불 신청을 하지 않은 경우</w:t>
      </w:r>
    </w:p>
    <w:p w14:paraId="3E855FB5" w14:textId="7D7A1121" w:rsidR="008504BB" w:rsidDel="00C85AA3" w:rsidRDefault="00451051" w:rsidP="008504BB">
      <w:pPr>
        <w:rPr>
          <w:del w:id="336" w:author="김나영" w:date="2026-01-30T11:14:00Z"/>
          <w:rFonts w:asciiTheme="majorHAnsi" w:eastAsiaTheme="majorHAnsi" w:hAnsiTheme="majorHAnsi" w:cs="굴림"/>
          <w:color w:val="000000" w:themeColor="text1"/>
          <w:kern w:val="0"/>
          <w:szCs w:val="20"/>
        </w:rPr>
      </w:pPr>
      <w:del w:id="337" w:author="김나영" w:date="2026-01-30T11:14:00Z">
        <w:r w:rsidRPr="00451051" w:rsidDel="00C85AA3">
          <w:rPr>
            <w:rFonts w:asciiTheme="majorHAnsi" w:eastAsiaTheme="majorHAnsi" w:hAnsiTheme="majorHAnsi" w:cs="굴림"/>
            <w:color w:val="000000" w:themeColor="text1"/>
            <w:kern w:val="0"/>
            <w:szCs w:val="20"/>
          </w:rPr>
          <w:delText>② 사업자 회원의 대표 계정 탈퇴 시, 소속된 담당자 계정도 일괄 탈퇴 처리됩니다.</w:delText>
        </w:r>
      </w:del>
    </w:p>
    <w:p w14:paraId="01DEE501" w14:textId="4B83C6DE" w:rsidR="008504BB" w:rsidRDefault="00610CA6" w:rsidP="008504BB">
      <w:pPr>
        <w:rPr>
          <w:ins w:id="338" w:author="김나영" w:date="2026-01-30T11:25:00Z"/>
          <w:rFonts w:asciiTheme="majorHAnsi" w:eastAsiaTheme="majorHAnsi" w:hAnsiTheme="majorHAnsi" w:cs="굴림"/>
          <w:color w:val="000000" w:themeColor="text1"/>
          <w:kern w:val="0"/>
          <w:szCs w:val="20"/>
        </w:rPr>
      </w:pPr>
      <w:ins w:id="339" w:author="김나영" w:date="2026-09-10T16:53:00Z">
        <w:r w:rsidRPr="00451051">
          <w:rPr>
            <w:rFonts w:asciiTheme="majorHAnsi" w:eastAsiaTheme="majorHAnsi" w:hAnsiTheme="majorHAnsi" w:cs="굴림"/>
            <w:color w:val="000000" w:themeColor="text1"/>
            <w:kern w:val="0"/>
            <w:szCs w:val="20"/>
          </w:rPr>
          <w:t>②</w:t>
        </w:r>
      </w:ins>
      <w:del w:id="340" w:author="김나영" w:date="2026-09-10T16:53:00Z">
        <w:r w:rsidR="00451051" w:rsidRPr="00451051" w:rsidDel="00610CA6">
          <w:rPr>
            <w:rFonts w:asciiTheme="majorHAnsi" w:eastAsiaTheme="majorHAnsi" w:hAnsiTheme="majorHAnsi" w:cs="굴림"/>
            <w:color w:val="000000" w:themeColor="text1"/>
            <w:kern w:val="0"/>
            <w:szCs w:val="20"/>
          </w:rPr>
          <w:delText>③</w:delText>
        </w:r>
      </w:del>
      <w:r w:rsidR="00451051" w:rsidRPr="00451051">
        <w:rPr>
          <w:rFonts w:asciiTheme="majorHAnsi" w:eastAsiaTheme="majorHAnsi" w:hAnsiTheme="majorHAnsi" w:cs="굴림"/>
          <w:color w:val="000000" w:themeColor="text1"/>
          <w:kern w:val="0"/>
          <w:szCs w:val="20"/>
        </w:rPr>
        <w:t xml:space="preserve"> </w:t>
      </w:r>
      <w:ins w:id="341" w:author="김나영" w:date="2026-09-10T17:17:00Z">
        <w:r w:rsidR="00FC4DD4" w:rsidRPr="00FC4DD4">
          <w:rPr>
            <w:rFonts w:asciiTheme="majorHAnsi" w:eastAsiaTheme="majorHAnsi" w:hAnsiTheme="majorHAnsi" w:cs="굴림" w:hint="eastAsia"/>
            <w:b/>
            <w:color w:val="FF0000"/>
            <w:kern w:val="0"/>
            <w:szCs w:val="20"/>
            <w:rPrChange w:id="342" w:author="김나영" w:date="2026-09-10T17:17:00Z">
              <w:rPr>
                <w:rFonts w:asciiTheme="majorHAnsi" w:eastAsiaTheme="majorHAnsi" w:hAnsiTheme="majorHAnsi" w:cs="굴림" w:hint="eastAsia"/>
                <w:color w:val="000000" w:themeColor="text1"/>
                <w:kern w:val="0"/>
                <w:szCs w:val="20"/>
              </w:rPr>
            </w:rPrChange>
          </w:rPr>
          <w:t>회사는</w:t>
        </w:r>
        <w:r w:rsidR="00FC4DD4" w:rsidRPr="00FC4DD4">
          <w:rPr>
            <w:rFonts w:asciiTheme="majorHAnsi" w:eastAsiaTheme="majorHAnsi" w:hAnsiTheme="majorHAnsi" w:cs="굴림"/>
            <w:b/>
            <w:color w:val="FF0000"/>
            <w:kern w:val="0"/>
            <w:szCs w:val="20"/>
            <w:rPrChange w:id="343" w:author="김나영" w:date="2026-09-10T17:17:00Z">
              <w:rPr>
                <w:rFonts w:asciiTheme="majorHAnsi" w:eastAsiaTheme="majorHAnsi" w:hAnsiTheme="majorHAnsi" w:cs="굴림"/>
                <w:color w:val="000000" w:themeColor="text1"/>
                <w:kern w:val="0"/>
                <w:szCs w:val="20"/>
              </w:rPr>
            </w:rPrChange>
          </w:rPr>
          <w:t xml:space="preserve"> 이용자가 다음 각 호의 어느 하나에 해당하는 경우 사전 통지 없이 즉시 이용계약을 해지하거나 서비스 이용을 영구 정지할 수 있습니다.</w:t>
        </w:r>
        <w:r w:rsidR="00FC4DD4" w:rsidRPr="00FC4DD4">
          <w:rPr>
            <w:rFonts w:asciiTheme="majorHAnsi" w:eastAsiaTheme="majorHAnsi" w:hAnsiTheme="majorHAnsi" w:cs="굴림"/>
            <w:color w:val="000000" w:themeColor="text1"/>
            <w:kern w:val="0"/>
            <w:szCs w:val="20"/>
          </w:rPr>
          <w:t xml:space="preserve"> </w:t>
        </w:r>
      </w:ins>
      <w:del w:id="344" w:author="김나영" w:date="2026-09-10T17:17:00Z">
        <w:r w:rsidR="00451051" w:rsidRPr="00451051" w:rsidDel="00FC4DD4">
          <w:rPr>
            <w:rFonts w:asciiTheme="majorHAnsi" w:eastAsiaTheme="majorHAnsi" w:hAnsiTheme="majorHAnsi" w:cs="굴림"/>
            <w:color w:val="000000" w:themeColor="text1"/>
            <w:kern w:val="0"/>
            <w:szCs w:val="20"/>
          </w:rPr>
          <w:delText>회사는 이용자가 타인의 명의 도용, 스팸 전송, 발신번호 변작 등 중대한 약관 위반 행위를 한 경우 이용자의 동의 없이 이용계약을 해지할 수 있습니다.</w:delText>
        </w:r>
      </w:del>
    </w:p>
    <w:p w14:paraId="6EC47909" w14:textId="7831890B" w:rsidR="00FA7FDD" w:rsidRPr="00FA7FDD" w:rsidRDefault="00FA7FDD">
      <w:pPr>
        <w:numPr>
          <w:ilvl w:val="0"/>
          <w:numId w:val="55"/>
        </w:numPr>
        <w:rPr>
          <w:ins w:id="345" w:author="김나영" w:date="2026-01-30T11:25:00Z"/>
          <w:rFonts w:asciiTheme="majorHAnsi" w:eastAsiaTheme="majorHAnsi" w:hAnsiTheme="majorHAnsi" w:cs="굴림"/>
          <w:color w:val="000000" w:themeColor="text1"/>
          <w:kern w:val="0"/>
          <w:szCs w:val="20"/>
        </w:rPr>
        <w:pPrChange w:id="346" w:author="김나영" w:date="2026-05-15T16:01:00Z">
          <w:pPr/>
        </w:pPrChange>
      </w:pPr>
      <w:ins w:id="347" w:author="김나영" w:date="2026-01-30T11:25:00Z">
        <w:r w:rsidRPr="00FA7FDD">
          <w:rPr>
            <w:rFonts w:asciiTheme="majorHAnsi" w:eastAsiaTheme="majorHAnsi" w:hAnsiTheme="majorHAnsi" w:cs="굴림"/>
            <w:color w:val="000000" w:themeColor="text1"/>
            <w:kern w:val="0"/>
            <w:szCs w:val="20"/>
          </w:rPr>
          <w:t xml:space="preserve">회사는 주민등록법을 위반한 명의도용 및 결제도용, 저작권법을 위반한 불법프로그램의 제공 및 운영방해, 정보통신망법을 위반한 </w:t>
        </w:r>
      </w:ins>
      <w:proofErr w:type="spellStart"/>
      <w:ins w:id="348" w:author="김나영" w:date="2026-09-10T17:00:00Z">
        <w:r w:rsidR="0077333D" w:rsidRPr="0077333D">
          <w:rPr>
            <w:rFonts w:asciiTheme="majorHAnsi" w:eastAsiaTheme="majorHAnsi" w:hAnsiTheme="majorHAnsi" w:cs="굴림" w:hint="eastAsia"/>
            <w:b/>
            <w:color w:val="FF0000"/>
            <w:kern w:val="0"/>
            <w:szCs w:val="20"/>
            <w:rPrChange w:id="349" w:author="김나영" w:date="2026-09-10T17:00:00Z">
              <w:rPr>
                <w:rFonts w:asciiTheme="majorHAnsi" w:eastAsiaTheme="majorHAnsi" w:hAnsiTheme="majorHAnsi" w:cs="굴림" w:hint="eastAsia"/>
                <w:color w:val="000000" w:themeColor="text1"/>
                <w:kern w:val="0"/>
                <w:szCs w:val="20"/>
              </w:rPr>
            </w:rPrChange>
          </w:rPr>
          <w:t>불법스팸</w:t>
        </w:r>
        <w:proofErr w:type="spellEnd"/>
        <w:r w:rsidR="0077333D" w:rsidRPr="0077333D">
          <w:rPr>
            <w:rFonts w:asciiTheme="majorHAnsi" w:eastAsiaTheme="majorHAnsi" w:hAnsiTheme="majorHAnsi" w:cs="굴림"/>
            <w:b/>
            <w:color w:val="FF0000"/>
            <w:kern w:val="0"/>
            <w:szCs w:val="20"/>
            <w:rPrChange w:id="350" w:author="김나영" w:date="2026-09-10T17:00:00Z">
              <w:rPr>
                <w:rFonts w:asciiTheme="majorHAnsi" w:eastAsiaTheme="majorHAnsi" w:hAnsiTheme="majorHAnsi" w:cs="굴림"/>
                <w:color w:val="000000" w:themeColor="text1"/>
                <w:kern w:val="0"/>
                <w:szCs w:val="20"/>
              </w:rPr>
            </w:rPrChange>
          </w:rPr>
          <w:t xml:space="preserve"> 및 080 수신거부 번호의 임의 삭제·</w:t>
        </w:r>
        <w:proofErr w:type="spellStart"/>
        <w:r w:rsidR="0077333D" w:rsidRPr="0077333D">
          <w:rPr>
            <w:rFonts w:asciiTheme="majorHAnsi" w:eastAsiaTheme="majorHAnsi" w:hAnsiTheme="majorHAnsi" w:cs="굴림"/>
            <w:b/>
            <w:color w:val="FF0000"/>
            <w:kern w:val="0"/>
            <w:szCs w:val="20"/>
            <w:rPrChange w:id="351" w:author="김나영" w:date="2026-09-10T17:00:00Z">
              <w:rPr>
                <w:rFonts w:asciiTheme="majorHAnsi" w:eastAsiaTheme="majorHAnsi" w:hAnsiTheme="majorHAnsi" w:cs="굴림"/>
                <w:color w:val="000000" w:themeColor="text1"/>
                <w:kern w:val="0"/>
                <w:szCs w:val="20"/>
              </w:rPr>
            </w:rPrChange>
          </w:rPr>
          <w:t>변작</w:t>
        </w:r>
        <w:proofErr w:type="spellEnd"/>
        <w:r w:rsidR="0077333D" w:rsidRPr="0077333D">
          <w:rPr>
            <w:rFonts w:asciiTheme="majorHAnsi" w:eastAsiaTheme="majorHAnsi" w:hAnsiTheme="majorHAnsi" w:cs="굴림"/>
            <w:b/>
            <w:color w:val="FF0000"/>
            <w:kern w:val="0"/>
            <w:szCs w:val="20"/>
            <w:rPrChange w:id="352" w:author="김나영" w:date="2026-09-10T17:00:00Z">
              <w:rPr>
                <w:rFonts w:asciiTheme="majorHAnsi" w:eastAsiaTheme="majorHAnsi" w:hAnsiTheme="majorHAnsi" w:cs="굴림"/>
                <w:color w:val="000000" w:themeColor="text1"/>
                <w:kern w:val="0"/>
                <w:szCs w:val="20"/>
              </w:rPr>
            </w:rPrChange>
          </w:rPr>
          <w:t xml:space="preserve">·기술적 우회 발송, 접속권한 초과행위, 한국인터넷진흥원이 규정한 발신번호 </w:t>
        </w:r>
        <w:proofErr w:type="spellStart"/>
        <w:r w:rsidR="0077333D" w:rsidRPr="0077333D">
          <w:rPr>
            <w:rFonts w:asciiTheme="majorHAnsi" w:eastAsiaTheme="majorHAnsi" w:hAnsiTheme="majorHAnsi" w:cs="굴림"/>
            <w:b/>
            <w:color w:val="FF0000"/>
            <w:kern w:val="0"/>
            <w:szCs w:val="20"/>
            <w:rPrChange w:id="353" w:author="김나영" w:date="2026-09-10T17:00:00Z">
              <w:rPr>
                <w:rFonts w:asciiTheme="majorHAnsi" w:eastAsiaTheme="majorHAnsi" w:hAnsiTheme="majorHAnsi" w:cs="굴림"/>
                <w:color w:val="000000" w:themeColor="text1"/>
                <w:kern w:val="0"/>
                <w:szCs w:val="20"/>
              </w:rPr>
            </w:rPrChange>
          </w:rPr>
          <w:t>변작</w:t>
        </w:r>
        <w:proofErr w:type="spellEnd"/>
        <w:r w:rsidR="0077333D" w:rsidRPr="0077333D">
          <w:rPr>
            <w:rFonts w:asciiTheme="majorHAnsi" w:eastAsiaTheme="majorHAnsi" w:hAnsiTheme="majorHAnsi" w:cs="굴림"/>
            <w:b/>
            <w:color w:val="FF0000"/>
            <w:kern w:val="0"/>
            <w:szCs w:val="20"/>
            <w:rPrChange w:id="354" w:author="김나영" w:date="2026-09-10T17:00:00Z">
              <w:rPr>
                <w:rFonts w:asciiTheme="majorHAnsi" w:eastAsiaTheme="majorHAnsi" w:hAnsiTheme="majorHAnsi" w:cs="굴림"/>
                <w:color w:val="000000" w:themeColor="text1"/>
                <w:kern w:val="0"/>
                <w:szCs w:val="20"/>
              </w:rPr>
            </w:rPrChange>
          </w:rPr>
          <w:t xml:space="preserve"> 등 관련 법령을 위반한 경우 사전 통보 없이 즉시 이용계약을 해지하거나 영구 이용정지를 할 수 있습니다.</w:t>
        </w:r>
      </w:ins>
    </w:p>
    <w:p w14:paraId="276868C5" w14:textId="1590620E" w:rsidR="00FA7FDD" w:rsidRPr="00D53E40" w:rsidRDefault="00FA7FDD">
      <w:pPr>
        <w:numPr>
          <w:ilvl w:val="0"/>
          <w:numId w:val="55"/>
        </w:numPr>
        <w:rPr>
          <w:rFonts w:asciiTheme="majorHAnsi" w:eastAsiaTheme="majorHAnsi" w:hAnsiTheme="majorHAnsi" w:cs="굴림"/>
          <w:color w:val="000000" w:themeColor="text1"/>
          <w:kern w:val="0"/>
          <w:szCs w:val="20"/>
        </w:rPr>
        <w:pPrChange w:id="355" w:author="김나영" w:date="2026-05-15T16:01:00Z">
          <w:pPr/>
        </w:pPrChange>
      </w:pPr>
      <w:ins w:id="356" w:author="김나영" w:date="2026-01-30T11:25:00Z">
        <w:r w:rsidRPr="00FA7FDD">
          <w:rPr>
            <w:rFonts w:asciiTheme="majorHAnsi" w:eastAsiaTheme="majorHAnsi" w:hAnsiTheme="majorHAnsi" w:cs="굴림"/>
            <w:color w:val="000000" w:themeColor="text1"/>
            <w:kern w:val="0"/>
            <w:szCs w:val="20"/>
          </w:rPr>
          <w:t>서비스의 영구 이용정지 시에는 서비스 내의 포인트, 예치금, 혜택 및 권리 등도 모두 즉시 소멸되며 회사는 이에 대해 별도로 보상하지 않습니다.</w:t>
        </w:r>
      </w:ins>
    </w:p>
    <w:p w14:paraId="3C7712B7" w14:textId="4AD681FA" w:rsidR="008504BB" w:rsidRDefault="00610CA6" w:rsidP="008504BB">
      <w:pPr>
        <w:rPr>
          <w:rFonts w:asciiTheme="majorHAnsi" w:eastAsiaTheme="majorHAnsi" w:hAnsiTheme="majorHAnsi" w:cs="굴림"/>
          <w:color w:val="000000" w:themeColor="text1"/>
          <w:kern w:val="0"/>
          <w:szCs w:val="20"/>
        </w:rPr>
      </w:pPr>
      <w:ins w:id="357" w:author="김나영" w:date="2026-09-10T16:53:00Z">
        <w:r w:rsidRPr="008504BB">
          <w:rPr>
            <w:rFonts w:asciiTheme="majorHAnsi" w:eastAsiaTheme="majorHAnsi" w:hAnsiTheme="majorHAnsi" w:cs="굴림"/>
            <w:color w:val="000000" w:themeColor="text1"/>
            <w:kern w:val="0"/>
            <w:szCs w:val="20"/>
          </w:rPr>
          <w:t>③</w:t>
        </w:r>
      </w:ins>
      <w:del w:id="358" w:author="김나영" w:date="2026-09-10T16:53:00Z">
        <w:r w:rsidR="00451051" w:rsidRPr="00451051" w:rsidDel="00610CA6">
          <w:rPr>
            <w:rFonts w:asciiTheme="majorHAnsi" w:eastAsiaTheme="majorHAnsi" w:hAnsiTheme="majorHAnsi" w:cs="굴림"/>
            <w:color w:val="000000" w:themeColor="text1"/>
            <w:kern w:val="0"/>
            <w:szCs w:val="20"/>
          </w:rPr>
          <w:delText>④</w:delText>
        </w:r>
      </w:del>
      <w:r w:rsidR="00451051" w:rsidRPr="00451051">
        <w:rPr>
          <w:rFonts w:asciiTheme="majorHAnsi" w:eastAsiaTheme="majorHAnsi" w:hAnsiTheme="majorHAnsi" w:cs="굴림"/>
          <w:color w:val="000000" w:themeColor="text1"/>
          <w:kern w:val="0"/>
          <w:szCs w:val="20"/>
        </w:rPr>
        <w:t xml:space="preserve"> 해지 즉시 이용자의 모든 데이터는 소멸됩니다(단, 관련 법령에 따라 보관해야 하는 정보 제외).</w:t>
      </w:r>
    </w:p>
    <w:p w14:paraId="07C1DF3D" w14:textId="6B45E4AC" w:rsidR="008504BB" w:rsidRPr="00451051" w:rsidRDefault="00610CA6" w:rsidP="008504BB">
      <w:pPr>
        <w:rPr>
          <w:rFonts w:asciiTheme="majorHAnsi" w:eastAsiaTheme="majorHAnsi" w:hAnsiTheme="majorHAnsi" w:cs="굴림"/>
          <w:color w:val="000000" w:themeColor="text1"/>
          <w:kern w:val="0"/>
          <w:szCs w:val="20"/>
        </w:rPr>
      </w:pPr>
      <w:ins w:id="359" w:author="김나영" w:date="2026-09-10T16:53:00Z">
        <w:r w:rsidRPr="007722C1">
          <w:rPr>
            <w:rFonts w:asciiTheme="majorHAnsi" w:eastAsiaTheme="majorHAnsi" w:hAnsiTheme="majorHAnsi" w:cs="굴림"/>
            <w:color w:val="000000" w:themeColor="text1"/>
            <w:kern w:val="0"/>
            <w:szCs w:val="20"/>
          </w:rPr>
          <w:t>④</w:t>
        </w:r>
      </w:ins>
      <w:del w:id="360" w:author="김나영" w:date="2026-09-10T16:53:00Z">
        <w:r w:rsidR="008504BB" w:rsidRPr="008504BB" w:rsidDel="00610CA6">
          <w:rPr>
            <w:rFonts w:asciiTheme="majorHAnsi" w:eastAsiaTheme="majorHAnsi" w:hAnsiTheme="majorHAnsi" w:cs="굴림" w:hint="eastAsia"/>
            <w:color w:val="000000" w:themeColor="text1"/>
            <w:kern w:val="0"/>
            <w:szCs w:val="20"/>
          </w:rPr>
          <w:delText>⑤</w:delText>
        </w:r>
      </w:del>
      <w:r w:rsidR="008504BB">
        <w:rPr>
          <w:rFonts w:asciiTheme="majorHAnsi" w:eastAsiaTheme="majorHAnsi" w:hAnsiTheme="majorHAnsi" w:cs="굴림" w:hint="eastAsia"/>
          <w:color w:val="000000" w:themeColor="text1"/>
          <w:kern w:val="0"/>
          <w:szCs w:val="20"/>
        </w:rPr>
        <w:t xml:space="preserve"> </w:t>
      </w:r>
      <w:r w:rsidR="008504BB" w:rsidRPr="008504BB">
        <w:rPr>
          <w:rFonts w:asciiTheme="majorHAnsi" w:eastAsiaTheme="majorHAnsi" w:hAnsiTheme="majorHAnsi" w:cs="굴림"/>
          <w:color w:val="000000" w:themeColor="text1"/>
          <w:kern w:val="0"/>
          <w:szCs w:val="20"/>
        </w:rPr>
        <w:t>제1항 제2호에도 불구하고, 회원이 소액 잔액에 대한 권리를 포기하고 즉시 탈퇴를 희망하는 경우 잔액 소멸에 동의한 후 탈퇴할 수 있습니다.</w:t>
      </w:r>
    </w:p>
    <w:p w14:paraId="178D448E" w14:textId="77777777"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 xml:space="preserve">제18조 (문자 </w:t>
      </w:r>
      <w:proofErr w:type="spellStart"/>
      <w:r w:rsidRPr="00451051">
        <w:rPr>
          <w:rFonts w:asciiTheme="majorHAnsi" w:eastAsiaTheme="majorHAnsi" w:hAnsiTheme="majorHAnsi" w:cs="굴림"/>
          <w:b/>
          <w:bCs/>
          <w:color w:val="000000" w:themeColor="text1"/>
          <w:kern w:val="0"/>
          <w:szCs w:val="20"/>
        </w:rPr>
        <w:t>발송량</w:t>
      </w:r>
      <w:proofErr w:type="spellEnd"/>
      <w:r w:rsidRPr="00451051">
        <w:rPr>
          <w:rFonts w:asciiTheme="majorHAnsi" w:eastAsiaTheme="majorHAnsi" w:hAnsiTheme="majorHAnsi" w:cs="굴림"/>
          <w:b/>
          <w:bCs/>
          <w:color w:val="000000" w:themeColor="text1"/>
          <w:kern w:val="0"/>
          <w:szCs w:val="20"/>
        </w:rPr>
        <w:t xml:space="preserve"> 제한)</w:t>
      </w:r>
    </w:p>
    <w:p w14:paraId="70342F41" w14:textId="75FBD142" w:rsidR="00451051" w:rsidDel="00D41C0A" w:rsidRDefault="00FA7FDD" w:rsidP="00D41C0A">
      <w:pPr>
        <w:rPr>
          <w:del w:id="361" w:author="김나영" w:date="2026-03-26T16:30:00Z"/>
          <w:rFonts w:asciiTheme="majorHAnsi" w:eastAsiaTheme="majorHAnsi" w:hAnsiTheme="majorHAnsi" w:cs="굴림"/>
          <w:color w:val="000000" w:themeColor="text1"/>
          <w:kern w:val="0"/>
          <w:szCs w:val="20"/>
        </w:rPr>
      </w:pPr>
      <w:ins w:id="362" w:author="김나영" w:date="2026-01-30T11:28:00Z">
        <w:r w:rsidRPr="00451051">
          <w:rPr>
            <w:rFonts w:asciiTheme="majorHAnsi" w:eastAsiaTheme="majorHAnsi" w:hAnsiTheme="majorHAnsi" w:cs="굴림"/>
            <w:color w:val="000000" w:themeColor="text1"/>
            <w:kern w:val="0"/>
            <w:szCs w:val="20"/>
          </w:rPr>
          <w:lastRenderedPageBreak/>
          <w:t>①</w:t>
        </w:r>
        <w:r>
          <w:rPr>
            <w:rFonts w:asciiTheme="majorHAnsi" w:eastAsiaTheme="majorHAnsi" w:hAnsiTheme="majorHAnsi" w:cs="굴림"/>
            <w:color w:val="000000" w:themeColor="text1"/>
            <w:kern w:val="0"/>
            <w:szCs w:val="20"/>
          </w:rPr>
          <w:t xml:space="preserve"> </w:t>
        </w:r>
      </w:ins>
      <w:ins w:id="363" w:author="김나영" w:date="2026-03-26T16:30:00Z">
        <w:r w:rsidR="00D41C0A" w:rsidRPr="00D41C0A">
          <w:rPr>
            <w:rFonts w:asciiTheme="majorHAnsi" w:eastAsiaTheme="majorHAnsi" w:hAnsiTheme="majorHAnsi" w:cs="굴림" w:hint="eastAsia"/>
            <w:color w:val="000000" w:themeColor="text1"/>
            <w:kern w:val="0"/>
            <w:szCs w:val="20"/>
          </w:rPr>
          <w:t>정보통신망법에서</w:t>
        </w:r>
        <w:r w:rsidR="00D41C0A" w:rsidRPr="00D41C0A">
          <w:rPr>
            <w:rFonts w:asciiTheme="majorHAnsi" w:eastAsiaTheme="majorHAnsi" w:hAnsiTheme="majorHAnsi" w:cs="굴림"/>
            <w:color w:val="000000" w:themeColor="text1"/>
            <w:kern w:val="0"/>
            <w:szCs w:val="20"/>
          </w:rPr>
          <w:t xml:space="preserve"> 금지하는 대량의 </w:t>
        </w:r>
        <w:proofErr w:type="spellStart"/>
        <w:r w:rsidR="00D41C0A" w:rsidRPr="00D41C0A">
          <w:rPr>
            <w:rFonts w:asciiTheme="majorHAnsi" w:eastAsiaTheme="majorHAnsi" w:hAnsiTheme="majorHAnsi" w:cs="굴림"/>
            <w:color w:val="000000" w:themeColor="text1"/>
            <w:kern w:val="0"/>
            <w:szCs w:val="20"/>
          </w:rPr>
          <w:t>불법스팸</w:t>
        </w:r>
        <w:proofErr w:type="spellEnd"/>
        <w:r w:rsidR="00D41C0A" w:rsidRPr="00D41C0A">
          <w:rPr>
            <w:rFonts w:asciiTheme="majorHAnsi" w:eastAsiaTheme="majorHAnsi" w:hAnsiTheme="majorHAnsi" w:cs="굴림"/>
            <w:color w:val="000000" w:themeColor="text1"/>
            <w:kern w:val="0"/>
            <w:szCs w:val="20"/>
          </w:rPr>
          <w:t xml:space="preserve"> 전송을 방지하기 위하여 개인 이용자의 아이디 당 1일 500건을 초과하는 메시지(SMS, MMS, LMS 포함)를 전송할 수 없습니다. 단, 이용자가 제출하는 증빙서류 등을 통해 회사가 </w:t>
        </w:r>
        <w:proofErr w:type="spellStart"/>
        <w:r w:rsidR="00D41C0A" w:rsidRPr="00D41C0A">
          <w:rPr>
            <w:rFonts w:asciiTheme="majorHAnsi" w:eastAsiaTheme="majorHAnsi" w:hAnsiTheme="majorHAnsi" w:cs="굴림"/>
            <w:color w:val="000000" w:themeColor="text1"/>
            <w:kern w:val="0"/>
            <w:szCs w:val="20"/>
          </w:rPr>
          <w:t>불법스팸</w:t>
        </w:r>
        <w:proofErr w:type="spellEnd"/>
        <w:r w:rsidR="00D41C0A" w:rsidRPr="00D41C0A">
          <w:rPr>
            <w:rFonts w:asciiTheme="majorHAnsi" w:eastAsiaTheme="majorHAnsi" w:hAnsiTheme="majorHAnsi" w:cs="굴림"/>
            <w:color w:val="000000" w:themeColor="text1"/>
            <w:kern w:val="0"/>
            <w:szCs w:val="20"/>
          </w:rPr>
          <w:t xml:space="preserve"> 전송이 아님을 확인할 수 있는 경우 초과 전송이 가능합니다.</w:t>
        </w:r>
      </w:ins>
      <w:del w:id="364" w:author="김나영" w:date="2026-03-26T16:30:00Z">
        <w:r w:rsidR="00451051" w:rsidRPr="00451051" w:rsidDel="00D41C0A">
          <w:rPr>
            <w:rFonts w:asciiTheme="majorHAnsi" w:eastAsiaTheme="majorHAnsi" w:hAnsiTheme="majorHAnsi" w:cs="굴림"/>
            <w:color w:val="000000" w:themeColor="text1"/>
            <w:kern w:val="0"/>
            <w:szCs w:val="20"/>
          </w:rPr>
          <w:delText>회사는 스팸 방지 및 시스템 안정을 위해 다음과 같이 발송량을 제한합니다.</w:delText>
        </w:r>
      </w:del>
    </w:p>
    <w:p w14:paraId="5897D6F2" w14:textId="77777777" w:rsidR="00D41C0A" w:rsidRPr="00451051" w:rsidRDefault="00D41C0A" w:rsidP="00D41C0A">
      <w:pPr>
        <w:rPr>
          <w:ins w:id="365" w:author="김나영" w:date="2026-03-26T16:30:00Z"/>
          <w:rFonts w:asciiTheme="majorHAnsi" w:eastAsiaTheme="majorHAnsi" w:hAnsiTheme="majorHAnsi" w:cs="굴림"/>
          <w:color w:val="000000" w:themeColor="text1"/>
          <w:kern w:val="0"/>
          <w:szCs w:val="20"/>
        </w:rPr>
      </w:pPr>
    </w:p>
    <w:p w14:paraId="1D05C19C" w14:textId="6881CE8B" w:rsidR="00451051" w:rsidRPr="00451051" w:rsidDel="00D41C0A" w:rsidRDefault="00451051" w:rsidP="00D41C0A">
      <w:pPr>
        <w:rPr>
          <w:del w:id="366" w:author="김나영" w:date="2026-03-26T16:30:00Z"/>
          <w:rFonts w:asciiTheme="majorHAnsi" w:eastAsiaTheme="majorHAnsi" w:hAnsiTheme="majorHAnsi" w:cs="굴림"/>
          <w:color w:val="000000" w:themeColor="text1"/>
          <w:kern w:val="0"/>
          <w:szCs w:val="20"/>
        </w:rPr>
      </w:pPr>
      <w:del w:id="367" w:author="김나영" w:date="2026-03-26T16:30:00Z">
        <w:r w:rsidRPr="00451051" w:rsidDel="00D41C0A">
          <w:rPr>
            <w:rFonts w:asciiTheme="majorHAnsi" w:eastAsiaTheme="majorHAnsi" w:hAnsiTheme="majorHAnsi" w:cs="굴림"/>
            <w:color w:val="000000" w:themeColor="text1"/>
            <w:kern w:val="0"/>
            <w:szCs w:val="20"/>
          </w:rPr>
          <w:delText>개인 회원: 1일 500건 (단, 회사가 인정하는 적법한 증빙서류 제출 시 예외 허용)</w:delText>
        </w:r>
      </w:del>
    </w:p>
    <w:p w14:paraId="00E12DDB" w14:textId="2781A2CF" w:rsidR="00451051" w:rsidRPr="00451051" w:rsidDel="00D41C0A" w:rsidRDefault="00451051" w:rsidP="00D41C0A">
      <w:pPr>
        <w:rPr>
          <w:del w:id="368" w:author="김나영" w:date="2026-03-26T16:30:00Z"/>
          <w:rFonts w:asciiTheme="majorHAnsi" w:eastAsiaTheme="majorHAnsi" w:hAnsiTheme="majorHAnsi" w:cs="굴림"/>
          <w:color w:val="000000" w:themeColor="text1"/>
          <w:kern w:val="0"/>
          <w:szCs w:val="20"/>
        </w:rPr>
      </w:pPr>
      <w:del w:id="369" w:author="김나영" w:date="2026-03-26T16:30:00Z">
        <w:r w:rsidRPr="00451051" w:rsidDel="00D41C0A">
          <w:rPr>
            <w:rFonts w:asciiTheme="majorHAnsi" w:eastAsiaTheme="majorHAnsi" w:hAnsiTheme="majorHAnsi" w:cs="굴림"/>
            <w:color w:val="000000" w:themeColor="text1"/>
            <w:kern w:val="0"/>
            <w:szCs w:val="20"/>
          </w:rPr>
          <w:delText xml:space="preserve">사업자 회원: 1회 최대 </w:delText>
        </w:r>
      </w:del>
      <w:del w:id="370" w:author="김나영" w:date="2026-03-26T15:55:00Z">
        <w:r w:rsidRPr="00451051" w:rsidDel="00034F64">
          <w:rPr>
            <w:rFonts w:asciiTheme="majorHAnsi" w:eastAsiaTheme="majorHAnsi" w:hAnsiTheme="majorHAnsi" w:cs="굴림"/>
            <w:color w:val="000000" w:themeColor="text1"/>
            <w:kern w:val="0"/>
            <w:szCs w:val="20"/>
          </w:rPr>
          <w:delText>1,00</w:delText>
        </w:r>
      </w:del>
      <w:del w:id="371" w:author="김나영" w:date="2026-03-26T16:30:00Z">
        <w:r w:rsidRPr="00451051" w:rsidDel="00D41C0A">
          <w:rPr>
            <w:rFonts w:asciiTheme="majorHAnsi" w:eastAsiaTheme="majorHAnsi" w:hAnsiTheme="majorHAnsi" w:cs="굴림"/>
            <w:color w:val="000000" w:themeColor="text1"/>
            <w:kern w:val="0"/>
            <w:szCs w:val="20"/>
          </w:rPr>
          <w:delText>0,000건</w:delText>
        </w:r>
      </w:del>
    </w:p>
    <w:p w14:paraId="5FD4B134" w14:textId="66E0C9F1" w:rsidR="008504BB" w:rsidDel="00D41C0A" w:rsidRDefault="00451051" w:rsidP="00D41C0A">
      <w:pPr>
        <w:rPr>
          <w:del w:id="372" w:author="김나영" w:date="2026-03-26T16:30:00Z"/>
          <w:rFonts w:asciiTheme="majorHAnsi" w:eastAsiaTheme="majorHAnsi" w:hAnsiTheme="majorHAnsi" w:cs="굴림"/>
          <w:color w:val="000000" w:themeColor="text1"/>
          <w:kern w:val="0"/>
          <w:szCs w:val="20"/>
        </w:rPr>
      </w:pPr>
      <w:del w:id="373" w:author="김나영" w:date="2026-03-26T16:30:00Z">
        <w:r w:rsidRPr="00451051" w:rsidDel="00D41C0A">
          <w:rPr>
            <w:rFonts w:asciiTheme="majorHAnsi" w:eastAsiaTheme="majorHAnsi" w:hAnsiTheme="majorHAnsi" w:cs="굴림"/>
            <w:color w:val="000000" w:themeColor="text1"/>
            <w:kern w:val="0"/>
            <w:szCs w:val="20"/>
          </w:rPr>
          <w:delText>선거 회원: </w:delText>
        </w:r>
      </w:del>
      <w:del w:id="374" w:author="김나영" w:date="2026-03-26T15:55:00Z">
        <w:r w:rsidRPr="00451051" w:rsidDel="00E83EC5">
          <w:rPr>
            <w:rFonts w:asciiTheme="majorHAnsi" w:eastAsiaTheme="majorHAnsi" w:hAnsiTheme="majorHAnsi" w:cs="굴림"/>
            <w:color w:val="000000" w:themeColor="text1"/>
            <w:kern w:val="0"/>
            <w:szCs w:val="20"/>
          </w:rPr>
          <w:delText>발송량 제한 없음 (단, 자동 동보통신 횟수 8회 제한 등 공직선거법 준수)</w:delText>
        </w:r>
      </w:del>
    </w:p>
    <w:p w14:paraId="59A8D62A" w14:textId="7D9EFE04" w:rsidR="00451051" w:rsidRPr="00451051" w:rsidRDefault="00451051" w:rsidP="00D41C0A">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회사는 전항의 기준에도 불구하고 </w:t>
      </w:r>
      <w:proofErr w:type="spellStart"/>
      <w:r w:rsidRPr="00451051">
        <w:rPr>
          <w:rFonts w:asciiTheme="majorHAnsi" w:eastAsiaTheme="majorHAnsi" w:hAnsiTheme="majorHAnsi" w:cs="굴림"/>
          <w:color w:val="000000" w:themeColor="text1"/>
          <w:kern w:val="0"/>
          <w:szCs w:val="20"/>
        </w:rPr>
        <w:t>불법스팸</w:t>
      </w:r>
      <w:proofErr w:type="spellEnd"/>
      <w:r w:rsidRPr="00451051">
        <w:rPr>
          <w:rFonts w:asciiTheme="majorHAnsi" w:eastAsiaTheme="majorHAnsi" w:hAnsiTheme="majorHAnsi" w:cs="굴림"/>
          <w:color w:val="000000" w:themeColor="text1"/>
          <w:kern w:val="0"/>
          <w:szCs w:val="20"/>
        </w:rPr>
        <w:t xml:space="preserve"> 전송이 의심되거나 시스템 부하가 우려되는 경우 발송을 제한할 수 있습니다.</w:t>
      </w:r>
    </w:p>
    <w:p w14:paraId="5AD0B1D0" w14:textId="72012F5B"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제19조 (각종 자료의 저장기간)</w:t>
      </w:r>
    </w:p>
    <w:p w14:paraId="3D2CFE86" w14:textId="17D2F152"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서비스 제공 중 발생한 데이터에 대해 다음 기간 동안 보관 후 파기합니다.</w:t>
      </w:r>
    </w:p>
    <w:p w14:paraId="022D23E4" w14:textId="77777777" w:rsidR="00451051" w:rsidRPr="00451051" w:rsidRDefault="00451051" w:rsidP="00451051">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통신비밀보호법에 따른 로그인 기록: 3개월</w:t>
      </w:r>
    </w:p>
    <w:p w14:paraId="18C680B4" w14:textId="77777777" w:rsidR="00451051" w:rsidRPr="00451051" w:rsidRDefault="00451051" w:rsidP="00451051">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전자상거래법에 따른 대금 결제 및 공급 기록: 5년</w:t>
      </w:r>
    </w:p>
    <w:p w14:paraId="12442694" w14:textId="77777777" w:rsidR="00451051" w:rsidRPr="00451051" w:rsidRDefault="00451051" w:rsidP="00451051">
      <w:pPr>
        <w:numPr>
          <w:ilvl w:val="0"/>
          <w:numId w:val="41"/>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스팸 발송 등으로 차단된 메시지 전송 로그: 1년</w:t>
      </w:r>
    </w:p>
    <w:p w14:paraId="7616FF34" w14:textId="12ABEF5E" w:rsidR="008504BB" w:rsidRPr="008504BB" w:rsidRDefault="00D41C0A" w:rsidP="008504BB">
      <w:pPr>
        <w:numPr>
          <w:ilvl w:val="0"/>
          <w:numId w:val="41"/>
        </w:numPr>
        <w:rPr>
          <w:rFonts w:asciiTheme="majorHAnsi" w:eastAsiaTheme="majorHAnsi" w:hAnsiTheme="majorHAnsi" w:cs="굴림"/>
          <w:color w:val="000000" w:themeColor="text1"/>
          <w:kern w:val="0"/>
          <w:szCs w:val="20"/>
        </w:rPr>
      </w:pPr>
      <w:ins w:id="375" w:author="김나영" w:date="2026-03-26T16:24:00Z">
        <w:r>
          <w:rPr>
            <w:rFonts w:asciiTheme="majorHAnsi" w:eastAsiaTheme="majorHAnsi" w:hAnsiTheme="majorHAnsi" w:cs="굴림" w:hint="eastAsia"/>
            <w:color w:val="000000" w:themeColor="text1"/>
            <w:kern w:val="0"/>
            <w:szCs w:val="20"/>
          </w:rPr>
          <w:t xml:space="preserve">불량 이용자의 부정 이용 방지 및 무분별한 재가입 방지를 위한 </w:t>
        </w:r>
      </w:ins>
      <w:r w:rsidR="00451051" w:rsidRPr="00451051">
        <w:rPr>
          <w:rFonts w:asciiTheme="majorHAnsi" w:eastAsiaTheme="majorHAnsi" w:hAnsiTheme="majorHAnsi" w:cs="굴림"/>
          <w:color w:val="000000" w:themeColor="text1"/>
          <w:kern w:val="0"/>
          <w:szCs w:val="20"/>
        </w:rPr>
        <w:t xml:space="preserve">탈퇴 회원의 개인식별정보(재가입 방지용): 탈퇴일로부터 </w:t>
      </w:r>
      <w:del w:id="376" w:author="김나영" w:date="2026-05-15T16:02:00Z">
        <w:r w:rsidR="00451051" w:rsidRPr="00451051" w:rsidDel="003A1140">
          <w:rPr>
            <w:rFonts w:asciiTheme="majorHAnsi" w:eastAsiaTheme="majorHAnsi" w:hAnsiTheme="majorHAnsi" w:cs="굴림"/>
            <w:color w:val="000000" w:themeColor="text1"/>
            <w:kern w:val="0"/>
            <w:szCs w:val="20"/>
          </w:rPr>
          <w:delText>12</w:delText>
        </w:r>
      </w:del>
      <w:ins w:id="377" w:author="김나영" w:date="2026-05-15T16:02:00Z">
        <w:r w:rsidR="003A1140">
          <w:rPr>
            <w:rFonts w:asciiTheme="majorHAnsi" w:eastAsiaTheme="majorHAnsi" w:hAnsiTheme="majorHAnsi" w:cs="굴림"/>
            <w:color w:val="000000" w:themeColor="text1"/>
            <w:kern w:val="0"/>
            <w:szCs w:val="20"/>
          </w:rPr>
          <w:t>3</w:t>
        </w:r>
      </w:ins>
      <w:r w:rsidR="00451051" w:rsidRPr="00451051">
        <w:rPr>
          <w:rFonts w:asciiTheme="majorHAnsi" w:eastAsiaTheme="majorHAnsi" w:hAnsiTheme="majorHAnsi" w:cs="굴림"/>
          <w:color w:val="000000" w:themeColor="text1"/>
          <w:kern w:val="0"/>
          <w:szCs w:val="20"/>
        </w:rPr>
        <w:t>개월</w:t>
      </w:r>
    </w:p>
    <w:p w14:paraId="5B88B42F" w14:textId="5259A9D3" w:rsidR="00451051" w:rsidRDefault="00451051" w:rsidP="008504BB">
      <w:pPr>
        <w:rPr>
          <w:ins w:id="378" w:author="김나영" w:date="2026-01-30T11:30: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② 회원은 자료의 보관 기간이 경과하기 전에 발송 내역 등을 직접 백업해야 하며, 보관 기간 경과 후 데이터 삭제에 대해 회사는 책임지지 않습니다.</w:t>
      </w:r>
    </w:p>
    <w:p w14:paraId="0E3AFEA7" w14:textId="477A610F" w:rsidR="003955C7" w:rsidRPr="003955C7" w:rsidRDefault="003955C7" w:rsidP="003955C7">
      <w:pPr>
        <w:rPr>
          <w:ins w:id="379" w:author="김나영" w:date="2026-01-30T11:30:00Z"/>
          <w:rFonts w:asciiTheme="majorHAnsi" w:eastAsiaTheme="majorHAnsi" w:hAnsiTheme="majorHAnsi" w:cs="굴림"/>
          <w:b/>
          <w:color w:val="000000" w:themeColor="text1"/>
          <w:kern w:val="0"/>
          <w:szCs w:val="20"/>
          <w:rPrChange w:id="380" w:author="김나영" w:date="2026-01-30T11:30:00Z">
            <w:rPr>
              <w:ins w:id="381" w:author="김나영" w:date="2026-01-30T11:30:00Z"/>
              <w:rFonts w:asciiTheme="majorHAnsi" w:eastAsiaTheme="majorHAnsi" w:hAnsiTheme="majorHAnsi" w:cs="굴림"/>
              <w:color w:val="000000" w:themeColor="text1"/>
              <w:kern w:val="0"/>
              <w:szCs w:val="20"/>
            </w:rPr>
          </w:rPrChange>
        </w:rPr>
      </w:pPr>
      <w:ins w:id="382" w:author="김나영" w:date="2026-01-30T11:30:00Z">
        <w:r w:rsidRPr="003955C7">
          <w:rPr>
            <w:rFonts w:asciiTheme="majorHAnsi" w:eastAsiaTheme="majorHAnsi" w:hAnsiTheme="majorHAnsi" w:cs="굴림" w:hint="eastAsia"/>
            <w:b/>
            <w:color w:val="000000" w:themeColor="text1"/>
            <w:kern w:val="0"/>
            <w:szCs w:val="20"/>
            <w:rPrChange w:id="383" w:author="김나영" w:date="2026-01-30T11:30:00Z">
              <w:rPr>
                <w:rFonts w:asciiTheme="majorHAnsi" w:eastAsiaTheme="majorHAnsi" w:hAnsiTheme="majorHAnsi" w:cs="굴림" w:hint="eastAsia"/>
                <w:color w:val="000000" w:themeColor="text1"/>
                <w:kern w:val="0"/>
                <w:szCs w:val="20"/>
              </w:rPr>
            </w:rPrChange>
          </w:rPr>
          <w:t>제</w:t>
        </w:r>
        <w:r w:rsidRPr="003955C7">
          <w:rPr>
            <w:rFonts w:asciiTheme="majorHAnsi" w:eastAsiaTheme="majorHAnsi" w:hAnsiTheme="majorHAnsi" w:cs="굴림"/>
            <w:b/>
            <w:color w:val="000000" w:themeColor="text1"/>
            <w:kern w:val="0"/>
            <w:szCs w:val="20"/>
            <w:rPrChange w:id="384" w:author="김나영" w:date="2026-01-30T11:30:00Z">
              <w:rPr>
                <w:rFonts w:asciiTheme="majorHAnsi" w:eastAsiaTheme="majorHAnsi" w:hAnsiTheme="majorHAnsi" w:cs="굴림"/>
                <w:color w:val="000000" w:themeColor="text1"/>
                <w:kern w:val="0"/>
                <w:szCs w:val="20"/>
              </w:rPr>
            </w:rPrChange>
          </w:rPr>
          <w:t>2</w:t>
        </w:r>
      </w:ins>
      <w:ins w:id="385" w:author="김나영" w:date="2026-01-30T13:45:00Z">
        <w:r w:rsidR="00A16F30">
          <w:rPr>
            <w:rFonts w:asciiTheme="majorHAnsi" w:eastAsiaTheme="majorHAnsi" w:hAnsiTheme="majorHAnsi" w:cs="굴림"/>
            <w:b/>
            <w:color w:val="000000" w:themeColor="text1"/>
            <w:kern w:val="0"/>
            <w:szCs w:val="20"/>
          </w:rPr>
          <w:t>0</w:t>
        </w:r>
      </w:ins>
      <w:ins w:id="386" w:author="김나영" w:date="2026-01-30T11:30:00Z">
        <w:r w:rsidRPr="003955C7">
          <w:rPr>
            <w:rFonts w:asciiTheme="majorHAnsi" w:eastAsiaTheme="majorHAnsi" w:hAnsiTheme="majorHAnsi" w:cs="굴림"/>
            <w:b/>
            <w:color w:val="000000" w:themeColor="text1"/>
            <w:kern w:val="0"/>
            <w:szCs w:val="20"/>
            <w:rPrChange w:id="387" w:author="김나영" w:date="2026-01-30T11:30:00Z">
              <w:rPr>
                <w:rFonts w:asciiTheme="majorHAnsi" w:eastAsiaTheme="majorHAnsi" w:hAnsiTheme="majorHAnsi" w:cs="굴림"/>
                <w:color w:val="000000" w:themeColor="text1"/>
                <w:kern w:val="0"/>
                <w:szCs w:val="20"/>
              </w:rPr>
            </w:rPrChange>
          </w:rPr>
          <w:t>조 (게시물의 저작권)</w:t>
        </w:r>
      </w:ins>
    </w:p>
    <w:p w14:paraId="08481401" w14:textId="161BD56D" w:rsidR="003955C7" w:rsidRPr="003955C7" w:rsidRDefault="003955C7" w:rsidP="003955C7">
      <w:pPr>
        <w:rPr>
          <w:ins w:id="388" w:author="김나영" w:date="2026-01-30T11:30:00Z"/>
          <w:rFonts w:asciiTheme="majorHAnsi" w:eastAsiaTheme="majorHAnsi" w:hAnsiTheme="majorHAnsi" w:cs="굴림"/>
          <w:color w:val="000000" w:themeColor="text1"/>
          <w:kern w:val="0"/>
          <w:szCs w:val="20"/>
        </w:rPr>
      </w:pPr>
      <w:ins w:id="389" w:author="김나영" w:date="2026-01-30T11:30:00Z">
        <w:r w:rsidRPr="00451051">
          <w:rPr>
            <w:rFonts w:asciiTheme="majorHAnsi" w:eastAsiaTheme="majorHAnsi" w:hAnsiTheme="majorHAnsi" w:cs="굴림"/>
            <w:color w:val="000000" w:themeColor="text1"/>
            <w:kern w:val="0"/>
            <w:szCs w:val="20"/>
          </w:rPr>
          <w:t>①</w:t>
        </w:r>
        <w:r w:rsidRPr="003955C7">
          <w:rPr>
            <w:rFonts w:asciiTheme="majorHAnsi" w:eastAsiaTheme="majorHAnsi" w:hAnsiTheme="majorHAnsi" w:cs="굴림"/>
            <w:color w:val="000000" w:themeColor="text1"/>
            <w:kern w:val="0"/>
            <w:szCs w:val="20"/>
          </w:rPr>
          <w:t xml:space="preserve"> 서비스에 대한 저작권 및 지적재산권은 회사에 귀속됩니다.</w:t>
        </w:r>
      </w:ins>
    </w:p>
    <w:p w14:paraId="79F697F2" w14:textId="13790A6F" w:rsidR="003955C7" w:rsidRPr="003955C7" w:rsidRDefault="003955C7" w:rsidP="003955C7">
      <w:pPr>
        <w:rPr>
          <w:ins w:id="390" w:author="김나영" w:date="2026-01-30T11:30:00Z"/>
          <w:rFonts w:asciiTheme="majorHAnsi" w:eastAsiaTheme="majorHAnsi" w:hAnsiTheme="majorHAnsi" w:cs="굴림"/>
          <w:color w:val="000000" w:themeColor="text1"/>
          <w:kern w:val="0"/>
          <w:szCs w:val="20"/>
        </w:rPr>
      </w:pPr>
      <w:ins w:id="391" w:author="김나영" w:date="2026-01-30T11:30:00Z">
        <w:r w:rsidRPr="00451051">
          <w:rPr>
            <w:rFonts w:asciiTheme="majorHAnsi" w:eastAsiaTheme="majorHAnsi" w:hAnsiTheme="majorHAnsi" w:cs="굴림"/>
            <w:color w:val="000000" w:themeColor="text1"/>
            <w:kern w:val="0"/>
            <w:szCs w:val="20"/>
          </w:rPr>
          <w:t>②</w:t>
        </w:r>
        <w:r w:rsidRPr="003955C7">
          <w:rPr>
            <w:rFonts w:asciiTheme="majorHAnsi" w:eastAsiaTheme="majorHAnsi" w:hAnsiTheme="majorHAnsi" w:cs="굴림"/>
            <w:color w:val="000000" w:themeColor="text1"/>
            <w:kern w:val="0"/>
            <w:szCs w:val="20"/>
          </w:rPr>
          <w:t xml:space="preserve"> 회원이 서비스 페이지에 게시하거나 등록한 자료의 지적재산권은 회원에게 귀속됩니다. 단, 회사는 서비스 홈페이지의 게재권을 가지며 회사의 서비스 내에 한하여 회원의 게시물을 활용할 수 있습니다.</w:t>
        </w:r>
      </w:ins>
    </w:p>
    <w:p w14:paraId="301750ED" w14:textId="01309A5A" w:rsidR="003955C7" w:rsidRPr="00D53E40" w:rsidRDefault="003955C7" w:rsidP="003955C7">
      <w:pPr>
        <w:rPr>
          <w:rFonts w:asciiTheme="majorHAnsi" w:eastAsiaTheme="majorHAnsi" w:hAnsiTheme="majorHAnsi" w:cs="굴림"/>
          <w:color w:val="000000" w:themeColor="text1"/>
          <w:kern w:val="0"/>
          <w:szCs w:val="20"/>
        </w:rPr>
      </w:pPr>
      <w:ins w:id="392" w:author="김나영" w:date="2026-01-30T11:30:00Z">
        <w:r w:rsidRPr="00451051">
          <w:rPr>
            <w:rFonts w:asciiTheme="majorHAnsi" w:eastAsiaTheme="majorHAnsi" w:hAnsiTheme="majorHAnsi" w:cs="굴림"/>
            <w:color w:val="000000" w:themeColor="text1"/>
            <w:kern w:val="0"/>
            <w:szCs w:val="20"/>
          </w:rPr>
          <w:t>③</w:t>
        </w:r>
        <w:r w:rsidRPr="003955C7">
          <w:rPr>
            <w:rFonts w:asciiTheme="majorHAnsi" w:eastAsiaTheme="majorHAnsi" w:hAnsiTheme="majorHAnsi" w:cs="굴림"/>
            <w:color w:val="000000" w:themeColor="text1"/>
            <w:kern w:val="0"/>
            <w:szCs w:val="20"/>
          </w:rPr>
          <w:t xml:space="preserve"> 회원은 서비스를 이용하여 얻은 정보를 가공, 판매하는 행위 등 게재된 자료를 상업적으로 이용할 수 없으며 이를 위반하여 발생하는 제반 문제에 대한 책임은 회원에게 있습니다.</w:t>
        </w:r>
      </w:ins>
    </w:p>
    <w:p w14:paraId="45D55F13" w14:textId="77777777" w:rsidR="00511EAD" w:rsidRDefault="00511EAD" w:rsidP="008504BB">
      <w:pPr>
        <w:rPr>
          <w:rFonts w:asciiTheme="majorHAnsi" w:eastAsiaTheme="majorHAnsi" w:hAnsiTheme="majorHAnsi" w:cs="굴림"/>
          <w:color w:val="000000" w:themeColor="text1"/>
          <w:kern w:val="0"/>
          <w:szCs w:val="20"/>
        </w:rPr>
      </w:pPr>
    </w:p>
    <w:p w14:paraId="267566A9" w14:textId="665AF469" w:rsidR="00451051" w:rsidRPr="00451051" w:rsidRDefault="00451051" w:rsidP="008504BB">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w:t>
      </w:r>
      <w:ins w:id="393" w:author="김나영" w:date="2026-01-30T10:27:00Z">
        <w:r w:rsidR="00A03429">
          <w:rPr>
            <w:rFonts w:asciiTheme="majorHAnsi" w:eastAsiaTheme="majorHAnsi" w:hAnsiTheme="majorHAnsi" w:cs="굴림"/>
            <w:b/>
            <w:bCs/>
            <w:color w:val="000000" w:themeColor="text1"/>
            <w:kern w:val="0"/>
            <w:sz w:val="24"/>
            <w:szCs w:val="24"/>
          </w:rPr>
          <w:t>6</w:t>
        </w:r>
      </w:ins>
      <w:del w:id="394" w:author="김나영" w:date="2026-01-30T10:27:00Z">
        <w:r w:rsidRPr="00451051" w:rsidDel="00A03429">
          <w:rPr>
            <w:rFonts w:asciiTheme="majorHAnsi" w:eastAsiaTheme="majorHAnsi" w:hAnsiTheme="majorHAnsi" w:cs="굴림"/>
            <w:b/>
            <w:bCs/>
            <w:color w:val="000000" w:themeColor="text1"/>
            <w:kern w:val="0"/>
            <w:sz w:val="24"/>
            <w:szCs w:val="24"/>
          </w:rPr>
          <w:delText>5</w:delText>
        </w:r>
      </w:del>
      <w:r w:rsidRPr="00451051">
        <w:rPr>
          <w:rFonts w:asciiTheme="majorHAnsi" w:eastAsiaTheme="majorHAnsi" w:hAnsiTheme="majorHAnsi" w:cs="굴림"/>
          <w:b/>
          <w:bCs/>
          <w:color w:val="000000" w:themeColor="text1"/>
          <w:kern w:val="0"/>
          <w:sz w:val="24"/>
          <w:szCs w:val="24"/>
        </w:rPr>
        <w:t>장 요금 및 환불</w:t>
      </w:r>
    </w:p>
    <w:p w14:paraId="5784A9A3" w14:textId="041730E8"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395" w:author="김나영" w:date="2026-01-30T13:45:00Z">
        <w:r w:rsidR="00A16F30">
          <w:rPr>
            <w:rFonts w:asciiTheme="majorHAnsi" w:eastAsiaTheme="majorHAnsi" w:hAnsiTheme="majorHAnsi" w:cs="굴림"/>
            <w:b/>
            <w:bCs/>
            <w:color w:val="000000" w:themeColor="text1"/>
            <w:kern w:val="0"/>
            <w:szCs w:val="20"/>
          </w:rPr>
          <w:t>1</w:t>
        </w:r>
      </w:ins>
      <w:del w:id="396" w:author="김나영" w:date="2026-01-30T13:45:00Z">
        <w:r w:rsidRPr="00451051" w:rsidDel="00A16F30">
          <w:rPr>
            <w:rFonts w:asciiTheme="majorHAnsi" w:eastAsiaTheme="majorHAnsi" w:hAnsiTheme="majorHAnsi" w:cs="굴림"/>
            <w:b/>
            <w:bCs/>
            <w:color w:val="000000" w:themeColor="text1"/>
            <w:kern w:val="0"/>
            <w:szCs w:val="20"/>
          </w:rPr>
          <w:delText>0</w:delText>
        </w:r>
      </w:del>
      <w:r w:rsidRPr="00451051">
        <w:rPr>
          <w:rFonts w:asciiTheme="majorHAnsi" w:eastAsiaTheme="majorHAnsi" w:hAnsiTheme="majorHAnsi" w:cs="굴림"/>
          <w:b/>
          <w:bCs/>
          <w:color w:val="000000" w:themeColor="text1"/>
          <w:kern w:val="0"/>
          <w:szCs w:val="20"/>
        </w:rPr>
        <w:t>조 (요금 계산 및 결제)</w:t>
      </w:r>
    </w:p>
    <w:p w14:paraId="79A0B4D5" w14:textId="3857400D" w:rsidR="00D53E40" w:rsidRDefault="00451051" w:rsidP="00451051">
      <w:pPr>
        <w:rPr>
          <w:ins w:id="397" w:author="김나영" w:date="2026-01-30T13:49: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w:t>
      </w:r>
      <w:ins w:id="398" w:author="김나영" w:date="2026-01-30T13:49:00Z">
        <w:r w:rsidR="00D53E40" w:rsidRPr="00D53E40">
          <w:rPr>
            <w:rFonts w:asciiTheme="majorHAnsi" w:eastAsiaTheme="majorHAnsi" w:hAnsiTheme="majorHAnsi" w:cs="굴림" w:hint="eastAsia"/>
            <w:color w:val="000000" w:themeColor="text1"/>
            <w:kern w:val="0"/>
            <w:szCs w:val="20"/>
          </w:rPr>
          <w:t>회사가</w:t>
        </w:r>
        <w:r w:rsidR="00D53E40" w:rsidRPr="00D53E40">
          <w:rPr>
            <w:rFonts w:asciiTheme="majorHAnsi" w:eastAsiaTheme="majorHAnsi" w:hAnsiTheme="majorHAnsi" w:cs="굴림"/>
            <w:color w:val="000000" w:themeColor="text1"/>
            <w:kern w:val="0"/>
            <w:szCs w:val="20"/>
          </w:rPr>
          <w:t xml:space="preserve"> 제공하는 유료서비스 이용과 관련하여 회원이 납부하여야 할 요금은 이용료 안내에 게재한 바에 따릅니다.</w:t>
        </w:r>
      </w:ins>
    </w:p>
    <w:p w14:paraId="1F54A60F" w14:textId="1ACFBE6F" w:rsidR="008504BB" w:rsidRDefault="00D53E40" w:rsidP="00451051">
      <w:pPr>
        <w:rPr>
          <w:rFonts w:asciiTheme="majorHAnsi" w:eastAsiaTheme="majorHAnsi" w:hAnsiTheme="majorHAnsi" w:cs="굴림"/>
          <w:color w:val="000000" w:themeColor="text1"/>
          <w:kern w:val="0"/>
          <w:szCs w:val="20"/>
        </w:rPr>
      </w:pPr>
      <w:ins w:id="399" w:author="김나영" w:date="2026-01-30T13:49:00Z">
        <w:r w:rsidRPr="00451051">
          <w:rPr>
            <w:rFonts w:asciiTheme="majorHAnsi" w:eastAsiaTheme="majorHAnsi" w:hAnsiTheme="majorHAnsi" w:cs="굴림"/>
            <w:color w:val="000000" w:themeColor="text1"/>
            <w:kern w:val="0"/>
            <w:szCs w:val="20"/>
          </w:rPr>
          <w:t>②</w:t>
        </w:r>
        <w:r>
          <w:rPr>
            <w:rFonts w:asciiTheme="majorHAnsi" w:eastAsiaTheme="majorHAnsi" w:hAnsiTheme="majorHAnsi" w:cs="굴림"/>
            <w:color w:val="000000" w:themeColor="text1"/>
            <w:kern w:val="0"/>
            <w:szCs w:val="20"/>
          </w:rPr>
          <w:t xml:space="preserve"> </w:t>
        </w:r>
      </w:ins>
      <w:r w:rsidR="00451051" w:rsidRPr="00451051">
        <w:rPr>
          <w:rFonts w:asciiTheme="majorHAnsi" w:eastAsiaTheme="majorHAnsi" w:hAnsiTheme="majorHAnsi" w:cs="굴림"/>
          <w:color w:val="000000" w:themeColor="text1"/>
          <w:kern w:val="0"/>
          <w:szCs w:val="20"/>
        </w:rPr>
        <w:t>서비스 이용 요금은 선불 충전(포인트) 차감 방식을 원칙으로 합니다.</w:t>
      </w:r>
    </w:p>
    <w:p w14:paraId="65F9BFDC" w14:textId="4B1C9BC7" w:rsidR="008504BB" w:rsidDel="00D53E40" w:rsidRDefault="00D53E40">
      <w:pPr>
        <w:rPr>
          <w:del w:id="400" w:author="김나영" w:date="2026-01-30T13:50:00Z"/>
          <w:rFonts w:asciiTheme="majorHAnsi" w:eastAsiaTheme="majorHAnsi" w:hAnsiTheme="majorHAnsi" w:cs="굴림"/>
          <w:color w:val="000000" w:themeColor="text1"/>
          <w:kern w:val="0"/>
          <w:szCs w:val="20"/>
        </w:rPr>
      </w:pPr>
      <w:ins w:id="401" w:author="김나영" w:date="2026-01-30T13:49:00Z">
        <w:r w:rsidRPr="00451051">
          <w:rPr>
            <w:rFonts w:asciiTheme="majorHAnsi" w:eastAsiaTheme="majorHAnsi" w:hAnsiTheme="majorHAnsi" w:cs="굴림"/>
            <w:color w:val="000000" w:themeColor="text1"/>
            <w:kern w:val="0"/>
            <w:szCs w:val="20"/>
          </w:rPr>
          <w:t>③</w:t>
        </w:r>
      </w:ins>
      <w:del w:id="402" w:author="김나영" w:date="2026-01-30T13:49:00Z">
        <w:r w:rsidR="00451051" w:rsidRPr="00451051" w:rsidDel="00D53E40">
          <w:rPr>
            <w:rFonts w:asciiTheme="majorHAnsi" w:eastAsiaTheme="majorHAnsi" w:hAnsiTheme="majorHAnsi" w:cs="굴림"/>
            <w:color w:val="000000" w:themeColor="text1"/>
            <w:kern w:val="0"/>
            <w:szCs w:val="20"/>
          </w:rPr>
          <w:delText>②</w:delText>
        </w:r>
      </w:del>
      <w:r w:rsidR="00451051" w:rsidRPr="00451051">
        <w:rPr>
          <w:rFonts w:asciiTheme="majorHAnsi" w:eastAsiaTheme="majorHAnsi" w:hAnsiTheme="majorHAnsi" w:cs="굴림"/>
          <w:color w:val="000000" w:themeColor="text1"/>
          <w:kern w:val="0"/>
          <w:szCs w:val="20"/>
        </w:rPr>
        <w:t xml:space="preserve"> </w:t>
      </w:r>
      <w:del w:id="403" w:author="김나영" w:date="2026-01-30T13:50:00Z">
        <w:r w:rsidR="00451051" w:rsidRPr="00451051" w:rsidDel="00D53E40">
          <w:rPr>
            <w:rFonts w:asciiTheme="majorHAnsi" w:eastAsiaTheme="majorHAnsi" w:hAnsiTheme="majorHAnsi" w:cs="굴림" w:hint="eastAsia"/>
            <w:color w:val="000000" w:themeColor="text1"/>
            <w:kern w:val="0"/>
            <w:szCs w:val="20"/>
          </w:rPr>
          <w:delText>메시지 유형별(SMS, LMS, MMS, 알림톡 등) 단가는 홈페이지에 별도 공지한 가격을 따릅니다.</w:delText>
        </w:r>
      </w:del>
    </w:p>
    <w:p w14:paraId="00F03757" w14:textId="16CD85E2" w:rsidR="00451051" w:rsidRPr="00451051" w:rsidDel="00D53E40" w:rsidRDefault="00451051">
      <w:pPr>
        <w:rPr>
          <w:del w:id="404" w:author="김나영" w:date="2026-01-30T13:50:00Z"/>
          <w:rFonts w:asciiTheme="majorHAnsi" w:eastAsiaTheme="majorHAnsi" w:hAnsiTheme="majorHAnsi" w:cs="굴림"/>
          <w:color w:val="000000" w:themeColor="text1"/>
          <w:kern w:val="0"/>
          <w:szCs w:val="20"/>
        </w:rPr>
        <w:pPrChange w:id="405" w:author="김나영" w:date="2026-01-30T13:50:00Z">
          <w:pPr>
            <w:ind w:left="200" w:hangingChars="100" w:hanging="200"/>
          </w:pPr>
        </w:pPrChange>
      </w:pPr>
      <w:del w:id="406" w:author="김나영" w:date="2026-01-30T13:49:00Z">
        <w:r w:rsidRPr="00451051" w:rsidDel="00D53E40">
          <w:rPr>
            <w:rFonts w:asciiTheme="majorHAnsi" w:eastAsiaTheme="majorHAnsi" w:hAnsiTheme="majorHAnsi" w:cs="굴림" w:hint="eastAsia"/>
            <w:color w:val="000000" w:themeColor="text1"/>
            <w:kern w:val="0"/>
            <w:szCs w:val="20"/>
          </w:rPr>
          <w:delText>③</w:delText>
        </w:r>
      </w:del>
      <w:del w:id="407" w:author="김나영" w:date="2026-01-30T13:50:00Z">
        <w:r w:rsidRPr="00451051" w:rsidDel="00D53E40">
          <w:rPr>
            <w:rFonts w:asciiTheme="majorHAnsi" w:eastAsiaTheme="majorHAnsi" w:hAnsiTheme="majorHAnsi" w:cs="굴림" w:hint="eastAsia"/>
            <w:color w:val="000000" w:themeColor="text1"/>
            <w:kern w:val="0"/>
            <w:szCs w:val="20"/>
          </w:rPr>
          <w:delText xml:space="preserve"> </w:delText>
        </w:r>
        <w:r w:rsidR="00615C6B" w:rsidRPr="00615C6B" w:rsidDel="00D53E40">
          <w:rPr>
            <w:rFonts w:asciiTheme="majorHAnsi" w:eastAsiaTheme="majorHAnsi" w:hAnsiTheme="majorHAnsi" w:cs="굴림" w:hint="eastAsia"/>
            <w:color w:val="000000" w:themeColor="text1"/>
            <w:kern w:val="0"/>
            <w:szCs w:val="20"/>
          </w:rPr>
          <w:delText>예약 발송의 경우 예약 시점에 포인트를 선차감하며, 발송 예정 시간 10분 전까지 취소가</w:delText>
        </w:r>
        <w:r w:rsidR="00615C6B" w:rsidDel="00D53E40">
          <w:rPr>
            <w:rFonts w:asciiTheme="majorHAnsi" w:eastAsiaTheme="majorHAnsi" w:hAnsiTheme="majorHAnsi" w:cs="굴림" w:hint="eastAsia"/>
            <w:color w:val="000000" w:themeColor="text1"/>
            <w:kern w:val="0"/>
            <w:szCs w:val="20"/>
          </w:rPr>
          <w:delText xml:space="preserve"> </w:delText>
        </w:r>
        <w:r w:rsidR="00615C6B" w:rsidDel="00D53E40">
          <w:rPr>
            <w:rFonts w:asciiTheme="majorHAnsi" w:eastAsiaTheme="majorHAnsi" w:hAnsiTheme="majorHAnsi" w:cs="굴림" w:hint="eastAsia"/>
            <w:color w:val="000000" w:themeColor="text1"/>
            <w:kern w:val="0"/>
            <w:szCs w:val="20"/>
          </w:rPr>
          <w:br/>
        </w:r>
        <w:r w:rsidR="00615C6B" w:rsidRPr="00615C6B" w:rsidDel="00D53E40">
          <w:rPr>
            <w:rFonts w:asciiTheme="majorHAnsi" w:eastAsiaTheme="majorHAnsi" w:hAnsiTheme="majorHAnsi" w:cs="굴림" w:hint="eastAsia"/>
            <w:color w:val="000000" w:themeColor="text1"/>
            <w:kern w:val="0"/>
            <w:szCs w:val="20"/>
          </w:rPr>
          <w:delText>가능합니다. 취소 시 차감된 포인트는 즉시 복구됩니다.</w:delText>
        </w:r>
      </w:del>
    </w:p>
    <w:p w14:paraId="4AEFD0F5" w14:textId="45A01138" w:rsidR="007722C1" w:rsidDel="00D53E40" w:rsidRDefault="007722C1">
      <w:pPr>
        <w:rPr>
          <w:del w:id="408" w:author="김나영" w:date="2026-01-30T13:46:00Z"/>
          <w:rFonts w:asciiTheme="majorHAnsi" w:eastAsiaTheme="majorHAnsi" w:hAnsiTheme="majorHAnsi" w:cs="굴림"/>
          <w:color w:val="000000" w:themeColor="text1"/>
          <w:kern w:val="0"/>
          <w:szCs w:val="20"/>
        </w:rPr>
      </w:pPr>
      <w:del w:id="409" w:author="김나영" w:date="2026-01-30T13:49:00Z">
        <w:r w:rsidRPr="007722C1" w:rsidDel="00D53E40">
          <w:rPr>
            <w:rFonts w:asciiTheme="majorHAnsi" w:eastAsiaTheme="majorHAnsi" w:hAnsiTheme="majorHAnsi" w:cs="굴림" w:hint="eastAsia"/>
            <w:color w:val="000000" w:themeColor="text1"/>
            <w:kern w:val="0"/>
            <w:szCs w:val="20"/>
          </w:rPr>
          <w:delText>④</w:delText>
        </w:r>
      </w:del>
      <w:del w:id="410" w:author="김나영" w:date="2026-01-30T13:50:00Z">
        <w:r w:rsidRPr="007722C1" w:rsidDel="00D53E40">
          <w:rPr>
            <w:rFonts w:asciiTheme="majorHAnsi" w:eastAsiaTheme="majorHAnsi" w:hAnsiTheme="majorHAnsi" w:cs="굴림" w:hint="eastAsia"/>
            <w:color w:val="000000" w:themeColor="text1"/>
            <w:kern w:val="0"/>
            <w:szCs w:val="20"/>
          </w:rPr>
          <w:delText xml:space="preserve"> </w:delText>
        </w:r>
      </w:del>
      <w:del w:id="411" w:author="김나영" w:date="2026-01-30T13:48:00Z">
        <w:r w:rsidRPr="007722C1" w:rsidDel="00D53E40">
          <w:rPr>
            <w:rFonts w:asciiTheme="majorHAnsi" w:eastAsiaTheme="majorHAnsi" w:hAnsiTheme="majorHAnsi" w:cs="굴림" w:hint="eastAsia"/>
            <w:color w:val="000000" w:themeColor="text1"/>
            <w:kern w:val="0"/>
            <w:szCs w:val="20"/>
          </w:rPr>
          <w:delText>충전 및 차감에 관한 기준은 다음과 같습니다.</w:delText>
        </w:r>
      </w:del>
    </w:p>
    <w:p w14:paraId="071373B1" w14:textId="39D9F833" w:rsidR="007722C1" w:rsidDel="00D53E40" w:rsidRDefault="007722C1">
      <w:pPr>
        <w:rPr>
          <w:del w:id="412" w:author="김나영" w:date="2026-01-30T13:46:00Z"/>
          <w:rFonts w:asciiTheme="majorHAnsi" w:eastAsiaTheme="majorHAnsi" w:hAnsiTheme="majorHAnsi" w:cs="굴림"/>
          <w:color w:val="000000" w:themeColor="text1"/>
          <w:kern w:val="0"/>
          <w:szCs w:val="20"/>
        </w:rPr>
      </w:pPr>
      <w:del w:id="413" w:author="김나영" w:date="2026-01-30T13:48:00Z">
        <w:r w:rsidRPr="007722C1" w:rsidDel="00D53E40">
          <w:rPr>
            <w:rFonts w:asciiTheme="majorHAnsi" w:eastAsiaTheme="majorHAnsi" w:hAnsiTheme="majorHAnsi" w:cs="굴림" w:hint="eastAsia"/>
            <w:color w:val="000000" w:themeColor="text1"/>
            <w:kern w:val="0"/>
            <w:szCs w:val="20"/>
          </w:rPr>
          <w:delText>1. 최소 충전 금액은 10,000원, 1회 최대 충전 가능 금액은 3,000,000원이며 1만 원 단위로 충전할 수 있습니다.</w:delText>
        </w:r>
      </w:del>
    </w:p>
    <w:p w14:paraId="52F88EBE" w14:textId="6469F864" w:rsidR="007722C1" w:rsidDel="00D53E40" w:rsidRDefault="007722C1">
      <w:pPr>
        <w:rPr>
          <w:del w:id="414" w:author="김나영" w:date="2026-01-30T13:48:00Z"/>
          <w:rFonts w:asciiTheme="majorHAnsi" w:eastAsiaTheme="majorHAnsi" w:hAnsiTheme="majorHAnsi" w:cs="굴림"/>
          <w:color w:val="000000" w:themeColor="text1"/>
          <w:kern w:val="0"/>
          <w:szCs w:val="20"/>
        </w:rPr>
        <w:pPrChange w:id="415" w:author="김나영" w:date="2026-01-30T13:50:00Z">
          <w:pPr>
            <w:ind w:leftChars="100" w:left="200"/>
          </w:pPr>
        </w:pPrChange>
      </w:pPr>
      <w:del w:id="416" w:author="김나영" w:date="2026-01-30T13:48:00Z">
        <w:r w:rsidRPr="007722C1" w:rsidDel="00D53E40">
          <w:rPr>
            <w:rFonts w:asciiTheme="majorHAnsi" w:eastAsiaTheme="majorHAnsi" w:hAnsiTheme="majorHAnsi" w:cs="굴림" w:hint="eastAsia"/>
            <w:color w:val="000000" w:themeColor="text1"/>
            <w:kern w:val="0"/>
            <w:szCs w:val="20"/>
          </w:rPr>
          <w:delText>2. 회원이 유료 충전한 포인트와 무상 지급된 마일리지를 동시에 보유한 경우, 메시지 발송 시 마일리지가 우선 차감되며 이후 포인트가 차감됩니다.</w:delText>
        </w:r>
      </w:del>
    </w:p>
    <w:p w14:paraId="110CA009" w14:textId="5DB5F908" w:rsidR="00615C6B" w:rsidRPr="00615C6B" w:rsidRDefault="00F30959" w:rsidP="00D53E40">
      <w:pPr>
        <w:rPr>
          <w:rFonts w:asciiTheme="majorHAnsi" w:eastAsiaTheme="majorHAnsi" w:hAnsiTheme="majorHAnsi" w:cs="굴림"/>
          <w:color w:val="000000" w:themeColor="text1"/>
          <w:kern w:val="0"/>
          <w:szCs w:val="20"/>
        </w:rPr>
      </w:pPr>
      <w:del w:id="417" w:author="김나영" w:date="2026-01-30T13:48:00Z">
        <w:r w:rsidRPr="00F30959" w:rsidDel="00D53E40">
          <w:rPr>
            <w:rFonts w:asciiTheme="majorHAnsi" w:eastAsiaTheme="majorHAnsi" w:hAnsiTheme="majorHAnsi" w:cs="굴림" w:hint="eastAsia"/>
            <w:color w:val="000000" w:themeColor="text1"/>
            <w:kern w:val="0"/>
            <w:szCs w:val="20"/>
          </w:rPr>
          <w:delText>⑤</w:delText>
        </w:r>
        <w:r w:rsidR="001E7891" w:rsidRPr="001E7891" w:rsidDel="00D53E40">
          <w:rPr>
            <w:rFonts w:asciiTheme="majorHAnsi" w:eastAsiaTheme="majorHAnsi" w:hAnsiTheme="majorHAnsi" w:cs="굴림" w:hint="eastAsia"/>
            <w:color w:val="000000" w:themeColor="text1"/>
            <w:kern w:val="0"/>
            <w:szCs w:val="20"/>
          </w:rPr>
          <w:delText xml:space="preserve"> </w:delText>
        </w:r>
      </w:del>
      <w:del w:id="418" w:author="김나영" w:date="2026-09-10T17:08:00Z">
        <w:r w:rsidR="00615C6B" w:rsidRPr="00615C6B" w:rsidDel="00FC4DD4">
          <w:rPr>
            <w:rFonts w:asciiTheme="majorHAnsi" w:eastAsiaTheme="majorHAnsi" w:hAnsiTheme="majorHAnsi" w:cs="굴림" w:hint="eastAsia"/>
            <w:color w:val="000000" w:themeColor="text1"/>
            <w:kern w:val="0"/>
            <w:szCs w:val="20"/>
          </w:rPr>
          <w:delText>메시지 발송</w:delText>
        </w:r>
      </w:del>
      <w:ins w:id="419" w:author="나영 김" w:date="2026-02-03T09:44:00Z">
        <w:del w:id="420" w:author="김나영" w:date="2026-09-10T17:08:00Z">
          <w:r w:rsidR="000C0129" w:rsidDel="00FC4DD4">
            <w:rPr>
              <w:rFonts w:asciiTheme="majorHAnsi" w:eastAsiaTheme="majorHAnsi" w:hAnsiTheme="majorHAnsi" w:cs="굴림" w:hint="eastAsia"/>
              <w:color w:val="000000" w:themeColor="text1"/>
              <w:kern w:val="0"/>
              <w:szCs w:val="20"/>
            </w:rPr>
            <w:delText xml:space="preserve"> 시 </w:delText>
          </w:r>
        </w:del>
      </w:ins>
      <w:del w:id="421" w:author="김나영" w:date="2026-09-10T17:08:00Z">
        <w:r w:rsidR="00615C6B" w:rsidRPr="00615C6B" w:rsidDel="00FC4DD4">
          <w:rPr>
            <w:rFonts w:asciiTheme="majorHAnsi" w:eastAsiaTheme="majorHAnsi" w:hAnsiTheme="majorHAnsi" w:cs="굴림" w:hint="eastAsia"/>
            <w:color w:val="000000" w:themeColor="text1"/>
            <w:kern w:val="0"/>
            <w:szCs w:val="20"/>
          </w:rPr>
          <w:delText xml:space="preserve"> </w:delText>
        </w:r>
      </w:del>
      <w:del w:id="422" w:author="김나영" w:date="2026-03-26T16:34:00Z">
        <w:r w:rsidR="00615C6B" w:rsidRPr="000C0129" w:rsidDel="0085569D">
          <w:rPr>
            <w:rFonts w:asciiTheme="majorHAnsi" w:eastAsiaTheme="majorHAnsi" w:hAnsiTheme="majorHAnsi" w:cs="굴림"/>
            <w:strike/>
            <w:color w:val="000000" w:themeColor="text1"/>
            <w:kern w:val="0"/>
            <w:szCs w:val="20"/>
            <w:rPrChange w:id="423" w:author="김나영" w:date="2026-02-03T09:44:00Z">
              <w:rPr>
                <w:rFonts w:asciiTheme="majorHAnsi" w:eastAsiaTheme="majorHAnsi" w:hAnsiTheme="majorHAnsi" w:cs="굴림"/>
                <w:color w:val="000000" w:themeColor="text1"/>
                <w:kern w:val="0"/>
                <w:szCs w:val="20"/>
              </w:rPr>
            </w:rPrChange>
          </w:rPr>
          <w:delText>실패 시 차감된 포인트는 자동으로 복구(재적립)되는 것을 원칙으로 합니다. </w:delText>
        </w:r>
        <w:r w:rsidR="00615C6B" w:rsidRPr="000C0129" w:rsidDel="0085569D">
          <w:rPr>
            <w:rFonts w:asciiTheme="majorHAnsi" w:eastAsiaTheme="majorHAnsi" w:hAnsiTheme="majorHAnsi" w:cs="굴림"/>
            <w:strike/>
            <w:color w:val="000000" w:themeColor="text1"/>
            <w:kern w:val="0"/>
            <w:szCs w:val="20"/>
            <w:rPrChange w:id="424" w:author="김나영" w:date="2026-02-03T09:44:00Z">
              <w:rPr>
                <w:rFonts w:asciiTheme="majorHAnsi" w:eastAsiaTheme="majorHAnsi" w:hAnsiTheme="majorHAnsi" w:cs="굴림"/>
                <w:color w:val="000000" w:themeColor="text1"/>
                <w:kern w:val="0"/>
                <w:szCs w:val="20"/>
              </w:rPr>
            </w:rPrChange>
          </w:rPr>
          <w:br/>
          <w:delText>단, 다음 각 호의 경우에는 발송이 실패 처리되더라도 포인트가 복구되지 않습니다.</w:delText>
        </w:r>
      </w:del>
      <w:ins w:id="425" w:author="김나영" w:date="2026-09-10T17:08:00Z">
        <w:r w:rsidR="00FC4DD4">
          <w:rPr>
            <w:rFonts w:asciiTheme="majorHAnsi" w:eastAsiaTheme="majorHAnsi" w:hAnsiTheme="majorHAnsi" w:cs="굴림" w:hint="eastAsia"/>
            <w:color w:val="000000" w:themeColor="text1"/>
            <w:kern w:val="0"/>
            <w:szCs w:val="20"/>
          </w:rPr>
          <w:t>다음 각 호에 해당하는 실패</w:t>
        </w:r>
      </w:ins>
      <w:ins w:id="426" w:author="김나영" w:date="2026-09-10T17:09:00Z">
        <w:r w:rsidR="00FC4DD4">
          <w:rPr>
            <w:rFonts w:asciiTheme="majorHAnsi" w:eastAsiaTheme="majorHAnsi" w:hAnsiTheme="majorHAnsi" w:cs="굴림" w:hint="eastAsia"/>
            <w:color w:val="000000" w:themeColor="text1"/>
            <w:kern w:val="0"/>
            <w:szCs w:val="20"/>
          </w:rPr>
          <w:t xml:space="preserve"> 건에 대해서는 차단된 포인트를 환급(복구)합니다.</w:t>
        </w:r>
      </w:ins>
    </w:p>
    <w:p w14:paraId="2C6428DA" w14:textId="55301975" w:rsidR="00615C6B" w:rsidRPr="0085569D" w:rsidDel="0085569D" w:rsidRDefault="0085569D" w:rsidP="00615C6B">
      <w:pPr>
        <w:numPr>
          <w:ilvl w:val="0"/>
          <w:numId w:val="46"/>
        </w:numPr>
        <w:rPr>
          <w:del w:id="427" w:author="김나영" w:date="2026-03-26T16:34:00Z"/>
          <w:rFonts w:asciiTheme="majorHAnsi" w:eastAsiaTheme="majorHAnsi" w:hAnsiTheme="majorHAnsi" w:cs="굴림"/>
          <w:color w:val="000000" w:themeColor="text1"/>
          <w:kern w:val="0"/>
          <w:szCs w:val="20"/>
        </w:rPr>
      </w:pPr>
      <w:ins w:id="428" w:author="김나영" w:date="2026-03-26T16:35:00Z">
        <w:r w:rsidRPr="0085569D">
          <w:rPr>
            <w:rFonts w:asciiTheme="majorHAnsi" w:eastAsiaTheme="majorHAnsi" w:hAnsiTheme="majorHAnsi" w:cs="굴림" w:hint="eastAsia"/>
            <w:color w:val="000000" w:themeColor="text1"/>
            <w:kern w:val="0"/>
            <w:szCs w:val="20"/>
            <w:rPrChange w:id="429" w:author="김나영" w:date="2026-03-26T16:35:00Z">
              <w:rPr>
                <w:rFonts w:asciiTheme="majorHAnsi" w:eastAsiaTheme="majorHAnsi" w:hAnsiTheme="majorHAnsi" w:cs="굴림" w:hint="eastAsia"/>
                <w:strike/>
                <w:color w:val="000000" w:themeColor="text1"/>
                <w:kern w:val="0"/>
                <w:szCs w:val="20"/>
              </w:rPr>
            </w:rPrChange>
          </w:rPr>
          <w:lastRenderedPageBreak/>
          <w:t>수신번호가</w:t>
        </w:r>
        <w:r w:rsidRPr="0085569D">
          <w:rPr>
            <w:rFonts w:asciiTheme="majorHAnsi" w:eastAsiaTheme="majorHAnsi" w:hAnsiTheme="majorHAnsi" w:cs="굴림"/>
            <w:color w:val="000000" w:themeColor="text1"/>
            <w:kern w:val="0"/>
            <w:szCs w:val="20"/>
            <w:rPrChange w:id="430" w:author="김나영" w:date="2026-03-26T16:35:00Z">
              <w:rPr>
                <w:rFonts w:asciiTheme="majorHAnsi" w:eastAsiaTheme="majorHAnsi" w:hAnsiTheme="majorHAnsi" w:cs="굴림"/>
                <w:strike/>
                <w:color w:val="000000" w:themeColor="text1"/>
                <w:kern w:val="0"/>
                <w:szCs w:val="20"/>
              </w:rPr>
            </w:rPrChange>
          </w:rPr>
          <w:t xml:space="preserve"> </w:t>
        </w:r>
      </w:ins>
      <w:commentRangeStart w:id="431"/>
      <w:del w:id="432" w:author="김나영" w:date="2026-03-26T16:34:00Z">
        <w:r w:rsidR="00615C6B" w:rsidRPr="0085569D" w:rsidDel="0085569D">
          <w:rPr>
            <w:rFonts w:asciiTheme="majorHAnsi" w:eastAsiaTheme="majorHAnsi" w:hAnsiTheme="majorHAnsi" w:cs="굴림"/>
            <w:color w:val="000000" w:themeColor="text1"/>
            <w:kern w:val="0"/>
            <w:szCs w:val="20"/>
          </w:rPr>
          <w:delText>스팸성 문구 포함, KISA(한국인터넷진흥원)의 요청 등으로 인해 통신사가 강제로 발송을 차단한 경우</w:delText>
        </w:r>
      </w:del>
    </w:p>
    <w:p w14:paraId="70CB12CF" w14:textId="1E7BDF4E" w:rsidR="002771DD" w:rsidRDefault="00615C6B">
      <w:pPr>
        <w:numPr>
          <w:ilvl w:val="0"/>
          <w:numId w:val="54"/>
        </w:numPr>
        <w:rPr>
          <w:ins w:id="433" w:author="김나영" w:date="2026-02-03T10:07:00Z"/>
          <w:rFonts w:asciiTheme="majorHAnsi" w:eastAsiaTheme="majorHAnsi" w:hAnsiTheme="majorHAnsi" w:cs="굴림"/>
          <w:color w:val="000000" w:themeColor="text1"/>
          <w:kern w:val="0"/>
          <w:szCs w:val="20"/>
        </w:rPr>
        <w:pPrChange w:id="434" w:author="김나영" w:date="2026-02-03T10:21:00Z">
          <w:pPr>
            <w:numPr>
              <w:numId w:val="46"/>
            </w:numPr>
            <w:tabs>
              <w:tab w:val="num" w:pos="720"/>
            </w:tabs>
            <w:ind w:left="720" w:hanging="360"/>
          </w:pPr>
        </w:pPrChange>
      </w:pPr>
      <w:del w:id="435" w:author="김나영" w:date="2026-03-26T16:34:00Z">
        <w:r w:rsidRPr="0085569D" w:rsidDel="0085569D">
          <w:rPr>
            <w:rFonts w:asciiTheme="majorHAnsi" w:eastAsiaTheme="majorHAnsi" w:hAnsiTheme="majorHAnsi" w:cs="굴림"/>
            <w:color w:val="000000" w:themeColor="text1"/>
            <w:kern w:val="0"/>
            <w:szCs w:val="20"/>
          </w:rPr>
          <w:delText>발송 결과가 ‘성공(Success)’인 경우 (수신자가 단말기 자체 기능으로 수신을 차단하여 확인하지 못한 경우 포함)</w:delText>
        </w:r>
        <w:commentRangeEnd w:id="431"/>
        <w:r w:rsidR="00704AB4" w:rsidRPr="0085569D" w:rsidDel="0085569D">
          <w:rPr>
            <w:rStyle w:val="a7"/>
          </w:rPr>
          <w:commentReference w:id="431"/>
        </w:r>
      </w:del>
      <w:ins w:id="436" w:author="김나영" w:date="2026-02-03T10:07:00Z">
        <w:r w:rsidR="002771DD" w:rsidRPr="0085569D">
          <w:rPr>
            <w:rFonts w:asciiTheme="majorHAnsi" w:eastAsiaTheme="majorHAnsi" w:hAnsiTheme="majorHAnsi" w:cs="굴림" w:hint="eastAsia"/>
            <w:color w:val="000000" w:themeColor="text1"/>
            <w:kern w:val="0"/>
            <w:szCs w:val="20"/>
          </w:rPr>
          <w:t>존</w:t>
        </w:r>
        <w:r w:rsidR="002771DD">
          <w:rPr>
            <w:rFonts w:asciiTheme="majorHAnsi" w:eastAsiaTheme="majorHAnsi" w:hAnsiTheme="majorHAnsi" w:cs="굴림" w:hint="eastAsia"/>
            <w:color w:val="000000" w:themeColor="text1"/>
            <w:kern w:val="0"/>
            <w:szCs w:val="20"/>
          </w:rPr>
          <w:t>재하지 않거나</w:t>
        </w:r>
      </w:ins>
      <w:ins w:id="437" w:author="김나영" w:date="2026-02-03T10:25:00Z">
        <w:r w:rsidR="00D8642F">
          <w:rPr>
            <w:rFonts w:asciiTheme="majorHAnsi" w:eastAsiaTheme="majorHAnsi" w:hAnsiTheme="majorHAnsi" w:cs="굴림" w:hint="eastAsia"/>
            <w:color w:val="000000" w:themeColor="text1"/>
            <w:kern w:val="0"/>
            <w:szCs w:val="20"/>
          </w:rPr>
          <w:t xml:space="preserve"> </w:t>
        </w:r>
        <w:proofErr w:type="spellStart"/>
        <w:r w:rsidR="00D8642F">
          <w:rPr>
            <w:rFonts w:asciiTheme="majorHAnsi" w:eastAsiaTheme="majorHAnsi" w:hAnsiTheme="majorHAnsi" w:cs="굴림" w:hint="eastAsia"/>
            <w:color w:val="000000" w:themeColor="text1"/>
            <w:kern w:val="0"/>
            <w:szCs w:val="20"/>
          </w:rPr>
          <w:t>오탈자</w:t>
        </w:r>
        <w:proofErr w:type="spellEnd"/>
        <w:r w:rsidR="00D8642F">
          <w:rPr>
            <w:rFonts w:asciiTheme="majorHAnsi" w:eastAsiaTheme="majorHAnsi" w:hAnsiTheme="majorHAnsi" w:cs="굴림" w:hint="eastAsia"/>
            <w:color w:val="000000" w:themeColor="text1"/>
            <w:kern w:val="0"/>
            <w:szCs w:val="20"/>
          </w:rPr>
          <w:t>,</w:t>
        </w:r>
        <w:r w:rsidR="00D8642F">
          <w:rPr>
            <w:rFonts w:asciiTheme="majorHAnsi" w:eastAsiaTheme="majorHAnsi" w:hAnsiTheme="majorHAnsi" w:cs="굴림"/>
            <w:color w:val="000000" w:themeColor="text1"/>
            <w:kern w:val="0"/>
            <w:szCs w:val="20"/>
          </w:rPr>
          <w:t xml:space="preserve"> </w:t>
        </w:r>
        <w:r w:rsidR="00D8642F">
          <w:rPr>
            <w:rFonts w:asciiTheme="majorHAnsi" w:eastAsiaTheme="majorHAnsi" w:hAnsiTheme="majorHAnsi" w:cs="굴림" w:hint="eastAsia"/>
            <w:color w:val="000000" w:themeColor="text1"/>
            <w:kern w:val="0"/>
            <w:szCs w:val="20"/>
          </w:rPr>
          <w:t>유효하지 않은 번호,</w:t>
        </w:r>
      </w:ins>
      <w:ins w:id="438" w:author="김나영" w:date="2026-02-03T10:07:00Z">
        <w:r w:rsidR="002771DD">
          <w:rPr>
            <w:rFonts w:asciiTheme="majorHAnsi" w:eastAsiaTheme="majorHAnsi" w:hAnsiTheme="majorHAnsi" w:cs="굴림" w:hint="eastAsia"/>
            <w:color w:val="000000" w:themeColor="text1"/>
            <w:kern w:val="0"/>
            <w:szCs w:val="20"/>
          </w:rPr>
          <w:t xml:space="preserve"> 해지된 번호인 경</w:t>
        </w:r>
      </w:ins>
      <w:ins w:id="439" w:author="김나영" w:date="2026-02-03T10:08:00Z">
        <w:r w:rsidR="002771DD">
          <w:rPr>
            <w:rFonts w:asciiTheme="majorHAnsi" w:eastAsiaTheme="majorHAnsi" w:hAnsiTheme="majorHAnsi" w:cs="굴림" w:hint="eastAsia"/>
            <w:color w:val="000000" w:themeColor="text1"/>
            <w:kern w:val="0"/>
            <w:szCs w:val="20"/>
          </w:rPr>
          <w:t>우</w:t>
        </w:r>
      </w:ins>
    </w:p>
    <w:p w14:paraId="24FE488B" w14:textId="64717CBC" w:rsidR="0088416D" w:rsidRDefault="00D66CBD">
      <w:pPr>
        <w:numPr>
          <w:ilvl w:val="0"/>
          <w:numId w:val="54"/>
        </w:numPr>
        <w:rPr>
          <w:ins w:id="440" w:author="김나영" w:date="2026-02-03T10:06:00Z"/>
          <w:rFonts w:asciiTheme="majorHAnsi" w:eastAsiaTheme="majorHAnsi" w:hAnsiTheme="majorHAnsi" w:cs="굴림"/>
          <w:color w:val="000000" w:themeColor="text1"/>
          <w:kern w:val="0"/>
          <w:szCs w:val="20"/>
        </w:rPr>
        <w:pPrChange w:id="441" w:author="김나영" w:date="2026-02-03T10:21:00Z">
          <w:pPr>
            <w:numPr>
              <w:numId w:val="46"/>
            </w:numPr>
            <w:tabs>
              <w:tab w:val="num" w:pos="720"/>
            </w:tabs>
            <w:ind w:left="720" w:hanging="360"/>
          </w:pPr>
        </w:pPrChange>
      </w:pPr>
      <w:ins w:id="442" w:author="김나영" w:date="2026-02-03T10:06:00Z">
        <w:r>
          <w:rPr>
            <w:rFonts w:asciiTheme="majorHAnsi" w:eastAsiaTheme="majorHAnsi" w:hAnsiTheme="majorHAnsi" w:cs="굴림" w:hint="eastAsia"/>
            <w:color w:val="000000" w:themeColor="text1"/>
            <w:kern w:val="0"/>
            <w:szCs w:val="20"/>
          </w:rPr>
          <w:t>휴대폰 전원 꺼짐/비행기 모드/통신 불가로 인한 수신 실패</w:t>
        </w:r>
      </w:ins>
    </w:p>
    <w:p w14:paraId="08A56B72" w14:textId="7C469582" w:rsidR="00D66CBD" w:rsidRDefault="002771DD">
      <w:pPr>
        <w:numPr>
          <w:ilvl w:val="0"/>
          <w:numId w:val="54"/>
        </w:numPr>
        <w:rPr>
          <w:ins w:id="443" w:author="김나영" w:date="2026-02-03T10:06:00Z"/>
          <w:rFonts w:asciiTheme="majorHAnsi" w:eastAsiaTheme="majorHAnsi" w:hAnsiTheme="majorHAnsi" w:cs="굴림"/>
          <w:color w:val="000000" w:themeColor="text1"/>
          <w:kern w:val="0"/>
          <w:szCs w:val="20"/>
        </w:rPr>
        <w:pPrChange w:id="444" w:author="김나영" w:date="2026-02-03T10:21:00Z">
          <w:pPr>
            <w:numPr>
              <w:numId w:val="46"/>
            </w:numPr>
            <w:tabs>
              <w:tab w:val="num" w:pos="720"/>
            </w:tabs>
            <w:ind w:left="720" w:hanging="360"/>
          </w:pPr>
        </w:pPrChange>
      </w:pPr>
      <w:ins w:id="445" w:author="김나영" w:date="2026-02-03T10:06:00Z">
        <w:r>
          <w:rPr>
            <w:rFonts w:asciiTheme="majorHAnsi" w:eastAsiaTheme="majorHAnsi" w:hAnsiTheme="majorHAnsi" w:cs="굴림" w:hint="eastAsia"/>
            <w:color w:val="000000" w:themeColor="text1"/>
            <w:kern w:val="0"/>
            <w:szCs w:val="20"/>
          </w:rPr>
          <w:t>수신자의 발신번호 차단</w:t>
        </w:r>
      </w:ins>
    </w:p>
    <w:p w14:paraId="28FBE06E" w14:textId="3DCC0327" w:rsidR="002771DD" w:rsidRDefault="002771DD" w:rsidP="00D8642F">
      <w:pPr>
        <w:numPr>
          <w:ilvl w:val="0"/>
          <w:numId w:val="54"/>
        </w:numPr>
        <w:rPr>
          <w:ins w:id="446" w:author="김나영" w:date="2026-02-03T10:24:00Z"/>
          <w:rFonts w:asciiTheme="majorHAnsi" w:eastAsiaTheme="majorHAnsi" w:hAnsiTheme="majorHAnsi" w:cs="굴림"/>
          <w:color w:val="000000" w:themeColor="text1"/>
          <w:kern w:val="0"/>
          <w:szCs w:val="20"/>
        </w:rPr>
      </w:pPr>
      <w:ins w:id="447" w:author="김나영" w:date="2026-02-03T10:06:00Z">
        <w:r>
          <w:rPr>
            <w:rFonts w:asciiTheme="majorHAnsi" w:eastAsiaTheme="majorHAnsi" w:hAnsiTheme="majorHAnsi" w:cs="굴림" w:hint="eastAsia"/>
            <w:color w:val="000000" w:themeColor="text1"/>
            <w:kern w:val="0"/>
            <w:szCs w:val="20"/>
          </w:rPr>
          <w:t>통신사</w:t>
        </w:r>
      </w:ins>
      <w:ins w:id="448" w:author="김나영" w:date="2026-02-03T10:14:00Z">
        <w:r>
          <w:rPr>
            <w:rFonts w:asciiTheme="majorHAnsi" w:eastAsiaTheme="majorHAnsi" w:hAnsiTheme="majorHAnsi" w:cs="굴림" w:hint="eastAsia"/>
            <w:color w:val="000000" w:themeColor="text1"/>
            <w:kern w:val="0"/>
            <w:szCs w:val="20"/>
          </w:rPr>
          <w:t xml:space="preserve"> 또는 단말기</w:t>
        </w:r>
      </w:ins>
      <w:ins w:id="449" w:author="김나영" w:date="2026-02-03T10:06:00Z">
        <w:r>
          <w:rPr>
            <w:rFonts w:asciiTheme="majorHAnsi" w:eastAsiaTheme="majorHAnsi" w:hAnsiTheme="majorHAnsi" w:cs="굴림" w:hint="eastAsia"/>
            <w:color w:val="000000" w:themeColor="text1"/>
            <w:kern w:val="0"/>
            <w:szCs w:val="20"/>
          </w:rPr>
          <w:t>의 스팸 필</w:t>
        </w:r>
      </w:ins>
      <w:ins w:id="450" w:author="김나영" w:date="2026-02-03T10:07:00Z">
        <w:r>
          <w:rPr>
            <w:rFonts w:asciiTheme="majorHAnsi" w:eastAsiaTheme="majorHAnsi" w:hAnsiTheme="majorHAnsi" w:cs="굴림" w:hint="eastAsia"/>
            <w:color w:val="000000" w:themeColor="text1"/>
            <w:kern w:val="0"/>
            <w:szCs w:val="20"/>
          </w:rPr>
          <w:t xml:space="preserve">터로 인한 </w:t>
        </w:r>
      </w:ins>
      <w:ins w:id="451" w:author="김나영" w:date="2026-02-03T10:24:00Z">
        <w:r w:rsidR="00D8642F">
          <w:rPr>
            <w:rFonts w:asciiTheme="majorHAnsi" w:eastAsiaTheme="majorHAnsi" w:hAnsiTheme="majorHAnsi" w:cs="굴림" w:hint="eastAsia"/>
            <w:color w:val="000000" w:themeColor="text1"/>
            <w:kern w:val="0"/>
            <w:szCs w:val="20"/>
          </w:rPr>
          <w:t>수신</w:t>
        </w:r>
      </w:ins>
      <w:ins w:id="452" w:author="김나영" w:date="2026-02-03T10:07:00Z">
        <w:r>
          <w:rPr>
            <w:rFonts w:asciiTheme="majorHAnsi" w:eastAsiaTheme="majorHAnsi" w:hAnsiTheme="majorHAnsi" w:cs="굴림" w:hint="eastAsia"/>
            <w:color w:val="000000" w:themeColor="text1"/>
            <w:kern w:val="0"/>
            <w:szCs w:val="20"/>
          </w:rPr>
          <w:t xml:space="preserve"> 실패</w:t>
        </w:r>
      </w:ins>
    </w:p>
    <w:p w14:paraId="0D1EB674" w14:textId="27E4A5AF" w:rsidR="00D8642F" w:rsidRPr="0088416D" w:rsidRDefault="00D8642F">
      <w:pPr>
        <w:numPr>
          <w:ilvl w:val="0"/>
          <w:numId w:val="54"/>
        </w:numPr>
        <w:rPr>
          <w:ins w:id="453" w:author="김나영" w:date="2026-01-30T13:54:00Z"/>
          <w:rFonts w:asciiTheme="majorHAnsi" w:eastAsiaTheme="majorHAnsi" w:hAnsiTheme="majorHAnsi" w:cs="굴림"/>
          <w:color w:val="000000" w:themeColor="text1"/>
          <w:kern w:val="0"/>
          <w:szCs w:val="20"/>
        </w:rPr>
        <w:pPrChange w:id="454" w:author="김나영" w:date="2026-02-03T10:21:00Z">
          <w:pPr>
            <w:numPr>
              <w:numId w:val="46"/>
            </w:numPr>
            <w:tabs>
              <w:tab w:val="num" w:pos="720"/>
            </w:tabs>
            <w:ind w:left="720" w:hanging="360"/>
          </w:pPr>
        </w:pPrChange>
      </w:pPr>
      <w:proofErr w:type="spellStart"/>
      <w:ins w:id="455" w:author="김나영" w:date="2026-02-03T10:24:00Z">
        <w:r>
          <w:rPr>
            <w:rFonts w:asciiTheme="majorHAnsi" w:eastAsiaTheme="majorHAnsi" w:hAnsiTheme="majorHAnsi" w:cs="굴림" w:hint="eastAsia"/>
            <w:color w:val="000000" w:themeColor="text1"/>
            <w:kern w:val="0"/>
            <w:szCs w:val="20"/>
          </w:rPr>
          <w:t>톡벨</w:t>
        </w:r>
        <w:proofErr w:type="spellEnd"/>
        <w:r>
          <w:rPr>
            <w:rFonts w:asciiTheme="majorHAnsi" w:eastAsiaTheme="majorHAnsi" w:hAnsiTheme="majorHAnsi" w:cs="굴림" w:hint="eastAsia"/>
            <w:color w:val="000000" w:themeColor="text1"/>
            <w:kern w:val="0"/>
            <w:szCs w:val="20"/>
          </w:rPr>
          <w:t xml:space="preserve"> 서버 내부 오류로 인한 발송 실패</w:t>
        </w:r>
      </w:ins>
    </w:p>
    <w:p w14:paraId="7D7E1DCA" w14:textId="6AC4C8CB" w:rsidR="00D53E40" w:rsidRPr="00615C6B" w:rsidRDefault="00D53E40">
      <w:pPr>
        <w:rPr>
          <w:rFonts w:asciiTheme="majorHAnsi" w:eastAsiaTheme="majorHAnsi" w:hAnsiTheme="majorHAnsi" w:cs="굴림"/>
          <w:color w:val="000000" w:themeColor="text1"/>
          <w:kern w:val="0"/>
          <w:szCs w:val="20"/>
        </w:rPr>
        <w:pPrChange w:id="456" w:author="김나영" w:date="2026-01-30T13:54:00Z">
          <w:pPr>
            <w:numPr>
              <w:numId w:val="46"/>
            </w:numPr>
            <w:tabs>
              <w:tab w:val="num" w:pos="720"/>
            </w:tabs>
            <w:ind w:left="720" w:hanging="360"/>
          </w:pPr>
        </w:pPrChange>
      </w:pPr>
      <w:ins w:id="457" w:author="김나영" w:date="2026-01-30T13:54:00Z">
        <w:r w:rsidRPr="006215A6">
          <w:rPr>
            <w:rFonts w:asciiTheme="majorHAnsi" w:eastAsiaTheme="majorHAnsi" w:hAnsiTheme="majorHAnsi" w:cs="굴림"/>
            <w:color w:val="000000" w:themeColor="text1"/>
            <w:kern w:val="0"/>
            <w:szCs w:val="20"/>
          </w:rPr>
          <w:t>④</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이용자는 이용자의 관리 소홀 및 부주의로 인해 이용요금이 발생될 경우,</w:t>
        </w:r>
        <w:r>
          <w:rPr>
            <w:rFonts w:asciiTheme="majorHAnsi" w:eastAsiaTheme="majorHAnsi" w:hAnsiTheme="majorHAnsi" w:cs="굴림"/>
            <w:color w:val="000000" w:themeColor="text1"/>
            <w:kern w:val="0"/>
            <w:szCs w:val="20"/>
          </w:rPr>
          <w:t xml:space="preserve"> </w:t>
        </w:r>
        <w:r>
          <w:rPr>
            <w:rFonts w:asciiTheme="majorHAnsi" w:eastAsiaTheme="majorHAnsi" w:hAnsiTheme="majorHAnsi" w:cs="굴림" w:hint="eastAsia"/>
            <w:color w:val="000000" w:themeColor="text1"/>
            <w:kern w:val="0"/>
            <w:szCs w:val="20"/>
          </w:rPr>
          <w:t>이에 대한 이용요금을 자신의 비용으로 모두 부담해야 합니다.</w:t>
        </w:r>
        <w:r>
          <w:rPr>
            <w:rFonts w:asciiTheme="majorHAnsi" w:eastAsiaTheme="majorHAnsi" w:hAnsiTheme="majorHAnsi" w:cs="굴림"/>
            <w:color w:val="000000" w:themeColor="text1"/>
            <w:kern w:val="0"/>
            <w:szCs w:val="20"/>
          </w:rPr>
          <w:t xml:space="preserve"> </w:t>
        </w:r>
      </w:ins>
    </w:p>
    <w:p w14:paraId="104F99CE" w14:textId="541504A5" w:rsidR="0010644A" w:rsidDel="00AB4251" w:rsidRDefault="006215A6" w:rsidP="00615C6B">
      <w:pPr>
        <w:rPr>
          <w:del w:id="458" w:author="김나영" w:date="2026-01-29T09:35:00Z"/>
          <w:rFonts w:asciiTheme="majorHAnsi" w:eastAsiaTheme="majorHAnsi" w:hAnsiTheme="majorHAnsi" w:cs="굴림"/>
          <w:color w:val="000000" w:themeColor="text1"/>
          <w:kern w:val="0"/>
          <w:szCs w:val="20"/>
        </w:rPr>
      </w:pPr>
      <w:del w:id="459" w:author="김나영" w:date="2026-01-29T09:35:00Z">
        <w:r w:rsidRPr="006215A6" w:rsidDel="00AB4251">
          <w:rPr>
            <w:rFonts w:asciiTheme="majorHAnsi" w:eastAsiaTheme="majorHAnsi" w:hAnsiTheme="majorHAnsi" w:cs="굴림"/>
            <w:b/>
            <w:bCs/>
            <w:color w:val="000000" w:themeColor="text1"/>
            <w:kern w:val="0"/>
            <w:szCs w:val="20"/>
          </w:rPr>
          <w:delText>제20조의2 (결제 수단 및 이용 제한)</w:delText>
        </w:r>
        <w:r w:rsidRPr="006215A6" w:rsidDel="00AB4251">
          <w:rPr>
            <w:rFonts w:asciiTheme="majorHAnsi" w:eastAsiaTheme="majorHAnsi" w:hAnsiTheme="majorHAnsi" w:cs="굴림"/>
            <w:color w:val="000000" w:themeColor="text1"/>
            <w:kern w:val="0"/>
            <w:szCs w:val="20"/>
          </w:rPr>
          <w:br/>
          <w:delText>①</w:delText>
        </w:r>
        <w:r w:rsidR="0010644A" w:rsidDel="00AB4251">
          <w:rPr>
            <w:rFonts w:asciiTheme="majorHAnsi" w:eastAsiaTheme="majorHAnsi" w:hAnsiTheme="majorHAnsi" w:cs="굴림" w:hint="eastAsia"/>
            <w:color w:val="000000" w:themeColor="text1"/>
            <w:kern w:val="0"/>
            <w:szCs w:val="20"/>
          </w:rPr>
          <w:delText xml:space="preserve"> </w:delText>
        </w:r>
        <w:r w:rsidR="0010644A" w:rsidRPr="0010644A" w:rsidDel="00AB4251">
          <w:rPr>
            <w:rFonts w:asciiTheme="majorHAnsi" w:eastAsiaTheme="majorHAnsi" w:hAnsiTheme="majorHAnsi" w:cs="굴림"/>
            <w:color w:val="000000" w:themeColor="text1"/>
            <w:kern w:val="0"/>
            <w:szCs w:val="20"/>
          </w:rPr>
          <w:delText>서비스 결제 수단은 신용카드, 실시간 계좌이체, 가상계좌, </w:delText>
        </w:r>
        <w:r w:rsidR="0010644A" w:rsidRPr="0010644A" w:rsidDel="00AB4251">
          <w:rPr>
            <w:rFonts w:asciiTheme="majorHAnsi" w:eastAsiaTheme="majorHAnsi" w:hAnsiTheme="majorHAnsi" w:cs="굴림"/>
            <w:b/>
            <w:bCs/>
            <w:color w:val="000000" w:themeColor="text1"/>
            <w:kern w:val="0"/>
            <w:szCs w:val="20"/>
          </w:rPr>
          <w:delText>전용계좌(고정 입금 계좌)</w:delText>
        </w:r>
        <w:r w:rsidR="0010644A" w:rsidRPr="0010644A" w:rsidDel="00AB4251">
          <w:rPr>
            <w:rFonts w:asciiTheme="majorHAnsi" w:eastAsiaTheme="majorHAnsi" w:hAnsiTheme="majorHAnsi" w:cs="굴림"/>
            <w:color w:val="000000" w:themeColor="text1"/>
            <w:kern w:val="0"/>
            <w:szCs w:val="20"/>
          </w:rPr>
          <w:delText> 등으로 합니다.</w:delText>
        </w:r>
        <w:r w:rsidRPr="006215A6" w:rsidDel="00AB4251">
          <w:rPr>
            <w:rFonts w:asciiTheme="majorHAnsi" w:eastAsiaTheme="majorHAnsi" w:hAnsiTheme="majorHAnsi" w:cs="굴림"/>
            <w:color w:val="000000" w:themeColor="text1"/>
            <w:kern w:val="0"/>
            <w:szCs w:val="20"/>
          </w:rPr>
          <w:delText xml:space="preserve"> </w:delText>
        </w:r>
      </w:del>
    </w:p>
    <w:p w14:paraId="28240D92" w14:textId="119FC88A" w:rsidR="006215A6" w:rsidDel="00AB4251" w:rsidRDefault="0010644A" w:rsidP="00615C6B">
      <w:pPr>
        <w:rPr>
          <w:del w:id="460" w:author="김나영" w:date="2026-01-29T09:35:00Z"/>
          <w:rFonts w:asciiTheme="majorHAnsi" w:eastAsiaTheme="majorHAnsi" w:hAnsiTheme="majorHAnsi" w:cs="굴림"/>
          <w:color w:val="000000" w:themeColor="text1"/>
          <w:kern w:val="0"/>
          <w:szCs w:val="20"/>
        </w:rPr>
      </w:pPr>
      <w:del w:id="461" w:author="김나영" w:date="2026-01-29T09:35:00Z">
        <w:r w:rsidRPr="006215A6" w:rsidDel="00AB4251">
          <w:rPr>
            <w:rFonts w:asciiTheme="majorHAnsi" w:eastAsiaTheme="majorHAnsi" w:hAnsiTheme="majorHAnsi" w:cs="굴림"/>
            <w:color w:val="000000" w:themeColor="text1"/>
            <w:kern w:val="0"/>
            <w:szCs w:val="20"/>
          </w:rPr>
          <w:delText>②</w:delText>
        </w:r>
        <w:r w:rsidDel="00AB4251">
          <w:rPr>
            <w:rFonts w:asciiTheme="majorHAnsi" w:eastAsiaTheme="majorHAnsi" w:hAnsiTheme="majorHAnsi" w:cs="굴림" w:hint="eastAsia"/>
            <w:color w:val="000000" w:themeColor="text1"/>
            <w:kern w:val="0"/>
            <w:szCs w:val="20"/>
          </w:rPr>
          <w:delText xml:space="preserve"> </w:delText>
        </w:r>
        <w:r w:rsidR="006215A6" w:rsidRPr="006215A6" w:rsidDel="00AB4251">
          <w:rPr>
            <w:rFonts w:asciiTheme="majorHAnsi" w:eastAsiaTheme="majorHAnsi" w:hAnsiTheme="majorHAnsi" w:cs="굴림"/>
            <w:color w:val="000000" w:themeColor="text1"/>
            <w:kern w:val="0"/>
            <w:szCs w:val="20"/>
          </w:rPr>
          <w:delText>신용카드 결제</w:delText>
        </w:r>
      </w:del>
    </w:p>
    <w:p w14:paraId="44EBC2A4" w14:textId="61B08B55" w:rsidR="006215A6" w:rsidDel="00AB4251" w:rsidRDefault="006215A6" w:rsidP="006215A6">
      <w:pPr>
        <w:ind w:firstLine="800"/>
        <w:rPr>
          <w:del w:id="462" w:author="김나영" w:date="2026-01-29T09:35:00Z"/>
          <w:rFonts w:asciiTheme="majorHAnsi" w:eastAsiaTheme="majorHAnsi" w:hAnsiTheme="majorHAnsi" w:cs="굴림"/>
          <w:color w:val="000000" w:themeColor="text1"/>
          <w:kern w:val="0"/>
          <w:szCs w:val="20"/>
        </w:rPr>
      </w:pPr>
      <w:del w:id="463" w:author="김나영" w:date="2026-01-29T09:35:00Z">
        <w:r w:rsidRPr="006215A6" w:rsidDel="00AB4251">
          <w:rPr>
            <w:rFonts w:asciiTheme="majorHAnsi" w:eastAsiaTheme="majorHAnsi" w:hAnsiTheme="majorHAnsi" w:cs="굴림"/>
            <w:color w:val="000000" w:themeColor="text1"/>
            <w:kern w:val="0"/>
            <w:szCs w:val="20"/>
          </w:rPr>
          <w:delText>1. 법인카드는 일시불 결제만 가능하며 할부 결제는 지원하지 않습니다.</w:delText>
        </w:r>
      </w:del>
    </w:p>
    <w:p w14:paraId="38CC7B63" w14:textId="7D40512B" w:rsidR="006215A6" w:rsidDel="00AB4251" w:rsidRDefault="006215A6" w:rsidP="006215A6">
      <w:pPr>
        <w:ind w:firstLine="800"/>
        <w:rPr>
          <w:del w:id="464" w:author="김나영" w:date="2026-01-29T09:35:00Z"/>
          <w:rFonts w:asciiTheme="majorHAnsi" w:eastAsiaTheme="majorHAnsi" w:hAnsiTheme="majorHAnsi" w:cs="굴림"/>
          <w:color w:val="000000" w:themeColor="text1"/>
          <w:kern w:val="0"/>
          <w:szCs w:val="20"/>
        </w:rPr>
      </w:pPr>
      <w:del w:id="465" w:author="김나영" w:date="2026-01-29T09:35:00Z">
        <w:r w:rsidRPr="006215A6" w:rsidDel="00AB4251">
          <w:rPr>
            <w:rFonts w:asciiTheme="majorHAnsi" w:eastAsiaTheme="majorHAnsi" w:hAnsiTheme="majorHAnsi" w:cs="굴림"/>
            <w:color w:val="000000" w:themeColor="text1"/>
            <w:kern w:val="0"/>
            <w:szCs w:val="20"/>
          </w:rPr>
          <w:delText>2. 결제 완료 후 할부 개월 수 변경이나 카드 변경은 불가능합니다.</w:delText>
        </w:r>
      </w:del>
    </w:p>
    <w:p w14:paraId="71E8DAC3" w14:textId="02BDF4E3" w:rsidR="006215A6" w:rsidDel="00AB4251" w:rsidRDefault="006215A6" w:rsidP="006215A6">
      <w:pPr>
        <w:ind w:left="800"/>
        <w:rPr>
          <w:del w:id="466" w:author="김나영" w:date="2026-01-29T09:35:00Z"/>
          <w:rFonts w:asciiTheme="majorHAnsi" w:eastAsiaTheme="majorHAnsi" w:hAnsiTheme="majorHAnsi" w:cs="굴림"/>
          <w:color w:val="000000" w:themeColor="text1"/>
          <w:kern w:val="0"/>
          <w:szCs w:val="20"/>
        </w:rPr>
      </w:pPr>
      <w:del w:id="467" w:author="김나영" w:date="2026-01-29T09:35:00Z">
        <w:r w:rsidRPr="006215A6" w:rsidDel="00AB4251">
          <w:rPr>
            <w:rFonts w:asciiTheme="majorHAnsi" w:eastAsiaTheme="majorHAnsi" w:hAnsiTheme="majorHAnsi" w:cs="굴림"/>
            <w:color w:val="000000" w:themeColor="text1"/>
            <w:kern w:val="0"/>
            <w:szCs w:val="20"/>
          </w:rPr>
          <w:delText>3. 타인 명의의 카드로 결제할 경우 공인인증서 등을 통해 본인 확인이 완료되어야 합니다</w:delText>
        </w:r>
      </w:del>
    </w:p>
    <w:p w14:paraId="0960EA73" w14:textId="11652E5E" w:rsidR="006215A6" w:rsidDel="00AB4251" w:rsidRDefault="00556AEE" w:rsidP="006215A6">
      <w:pPr>
        <w:rPr>
          <w:del w:id="468" w:author="김나영" w:date="2026-01-29T09:35:00Z"/>
          <w:rFonts w:asciiTheme="majorHAnsi" w:eastAsiaTheme="majorHAnsi" w:hAnsiTheme="majorHAnsi" w:cs="굴림"/>
          <w:color w:val="000000" w:themeColor="text1"/>
          <w:kern w:val="0"/>
          <w:szCs w:val="20"/>
        </w:rPr>
      </w:pPr>
      <w:del w:id="469" w:author="김나영" w:date="2026-01-29T09:35:00Z">
        <w:r w:rsidRPr="00556AEE" w:rsidDel="00AB4251">
          <w:rPr>
            <w:rFonts w:asciiTheme="majorHAnsi" w:eastAsiaTheme="majorHAnsi" w:hAnsiTheme="majorHAnsi" w:cs="굴림" w:hint="eastAsia"/>
            <w:color w:val="000000" w:themeColor="text1"/>
            <w:kern w:val="0"/>
            <w:szCs w:val="20"/>
          </w:rPr>
          <w:delText>③</w:delText>
        </w:r>
        <w:commentRangeStart w:id="470"/>
        <w:r w:rsidR="006215A6" w:rsidRPr="006215A6" w:rsidDel="00AB4251">
          <w:rPr>
            <w:rFonts w:asciiTheme="majorHAnsi" w:eastAsiaTheme="majorHAnsi" w:hAnsiTheme="majorHAnsi" w:cs="굴림"/>
            <w:color w:val="000000" w:themeColor="text1"/>
            <w:kern w:val="0"/>
            <w:szCs w:val="20"/>
          </w:rPr>
          <w:delText xml:space="preserve"> 가상계좌 결제: 주문 후 정해진 기한(N일) 내에 입금하지 않을 경우 주문은 자동으로 취소됩니다.</w:delText>
        </w:r>
        <w:commentRangeEnd w:id="470"/>
        <w:r w:rsidR="006215A6" w:rsidDel="00AB4251">
          <w:rPr>
            <w:rStyle w:val="a7"/>
          </w:rPr>
          <w:commentReference w:id="470"/>
        </w:r>
      </w:del>
    </w:p>
    <w:p w14:paraId="6556311B" w14:textId="48E263B9" w:rsidR="0010644A" w:rsidDel="00AB4251" w:rsidRDefault="00556AEE" w:rsidP="006215A6">
      <w:pPr>
        <w:rPr>
          <w:del w:id="471" w:author="김나영" w:date="2026-01-29T09:35:00Z"/>
          <w:rFonts w:asciiTheme="majorHAnsi" w:eastAsiaTheme="majorHAnsi" w:hAnsiTheme="majorHAnsi" w:cs="굴림"/>
          <w:color w:val="000000" w:themeColor="text1"/>
          <w:kern w:val="0"/>
          <w:szCs w:val="20"/>
        </w:rPr>
      </w:pPr>
      <w:del w:id="472" w:author="김나영" w:date="2026-01-29T09:35:00Z">
        <w:r w:rsidRPr="00556AEE" w:rsidDel="00AB4251">
          <w:rPr>
            <w:rFonts w:asciiTheme="majorHAnsi" w:eastAsiaTheme="majorHAnsi" w:hAnsiTheme="majorHAnsi" w:cs="굴림" w:hint="eastAsia"/>
            <w:color w:val="000000" w:themeColor="text1"/>
            <w:kern w:val="0"/>
            <w:szCs w:val="20"/>
          </w:rPr>
          <w:delText>④</w:delText>
        </w:r>
        <w:r w:rsidR="0010644A" w:rsidRPr="0010644A" w:rsidDel="00AB4251">
          <w:rPr>
            <w:rFonts w:asciiTheme="majorHAnsi" w:eastAsiaTheme="majorHAnsi" w:hAnsiTheme="majorHAnsi" w:cs="굴림"/>
            <w:color w:val="000000" w:themeColor="text1"/>
            <w:kern w:val="0"/>
            <w:szCs w:val="20"/>
          </w:rPr>
          <w:delText> </w:delText>
        </w:r>
        <w:commentRangeStart w:id="473"/>
        <w:r w:rsidR="0010644A" w:rsidRPr="0010644A" w:rsidDel="00AB4251">
          <w:rPr>
            <w:rFonts w:asciiTheme="majorHAnsi" w:eastAsiaTheme="majorHAnsi" w:hAnsiTheme="majorHAnsi" w:cs="굴림"/>
            <w:color w:val="000000" w:themeColor="text1"/>
            <w:kern w:val="0"/>
            <w:szCs w:val="20"/>
          </w:rPr>
          <w:delText xml:space="preserve">전용계좌는 </w:delText>
        </w:r>
        <w:r w:rsidRPr="00556AEE" w:rsidDel="00AB4251">
          <w:rPr>
            <w:rFonts w:asciiTheme="majorHAnsi" w:eastAsiaTheme="majorHAnsi" w:hAnsiTheme="majorHAnsi" w:cs="굴림" w:hint="eastAsia"/>
            <w:color w:val="000000" w:themeColor="text1"/>
            <w:kern w:val="0"/>
            <w:szCs w:val="20"/>
          </w:rPr>
          <w:delText>개설을 신청한 회원</w:delText>
        </w:r>
        <w:r w:rsidR="0010644A" w:rsidRPr="0010644A" w:rsidDel="00AB4251">
          <w:rPr>
            <w:rFonts w:asciiTheme="majorHAnsi" w:eastAsiaTheme="majorHAnsi" w:hAnsiTheme="majorHAnsi" w:cs="굴림"/>
            <w:color w:val="000000" w:themeColor="text1"/>
            <w:kern w:val="0"/>
            <w:szCs w:val="20"/>
          </w:rPr>
          <w:delText>별로 고유하게 발급된 계좌로, 입금 시 자동으로 충전 처리가 진행</w:delText>
        </w:r>
        <w:commentRangeEnd w:id="473"/>
        <w:r w:rsidDel="00AB4251">
          <w:rPr>
            <w:rFonts w:asciiTheme="majorHAnsi" w:eastAsiaTheme="majorHAnsi" w:hAnsiTheme="majorHAnsi" w:cs="굴림" w:hint="eastAsia"/>
            <w:color w:val="000000" w:themeColor="text1"/>
            <w:kern w:val="0"/>
            <w:szCs w:val="20"/>
          </w:rPr>
          <w:delText xml:space="preserve">되며 </w:delText>
        </w:r>
        <w:r w:rsidDel="00AB4251">
          <w:rPr>
            <w:rStyle w:val="a7"/>
          </w:rPr>
          <w:commentReference w:id="473"/>
        </w:r>
        <w:r w:rsidRPr="00556AEE" w:rsidDel="00AB4251">
          <w:rPr>
            <w:rFonts w:asciiTheme="majorHAnsi" w:eastAsiaTheme="majorHAnsi" w:hAnsiTheme="majorHAnsi" w:cs="굴림" w:hint="eastAsia"/>
            <w:color w:val="000000" w:themeColor="text1"/>
            <w:kern w:val="0"/>
            <w:szCs w:val="20"/>
          </w:rPr>
          <w:delText>최소 NN,NNN원부터 입금이 가능</w:delText>
        </w:r>
        <w:r w:rsidDel="00AB4251">
          <w:rPr>
            <w:rFonts w:asciiTheme="majorHAnsi" w:eastAsiaTheme="majorHAnsi" w:hAnsiTheme="majorHAnsi" w:cs="굴림" w:hint="eastAsia"/>
            <w:color w:val="000000" w:themeColor="text1"/>
            <w:kern w:val="0"/>
            <w:szCs w:val="20"/>
          </w:rPr>
          <w:delText>합니다.</w:delText>
        </w:r>
        <w:r w:rsidDel="00AB4251">
          <w:rPr>
            <w:rFonts w:asciiTheme="majorHAnsi" w:eastAsiaTheme="majorHAnsi" w:hAnsiTheme="majorHAnsi" w:cs="굴림"/>
            <w:color w:val="000000" w:themeColor="text1"/>
            <w:kern w:val="0"/>
            <w:szCs w:val="20"/>
          </w:rPr>
          <w:br/>
        </w:r>
        <w:r w:rsidR="0010644A" w:rsidRPr="0010644A" w:rsidDel="00AB4251">
          <w:rPr>
            <w:rFonts w:asciiTheme="majorHAnsi" w:eastAsiaTheme="majorHAnsi" w:hAnsiTheme="majorHAnsi" w:cs="굴림"/>
            <w:color w:val="000000" w:themeColor="text1"/>
            <w:kern w:val="0"/>
            <w:szCs w:val="20"/>
          </w:rPr>
          <w:delText>단, 은행 점검 시간 등 금융기관 사정에 따라 입금 확인이 지연될 수 있습니다</w:delText>
        </w:r>
        <w:r w:rsidR="0010644A" w:rsidRPr="0010644A" w:rsidDel="00AB4251">
          <w:rPr>
            <w:rFonts w:asciiTheme="majorHAnsi" w:eastAsiaTheme="majorHAnsi" w:hAnsiTheme="majorHAnsi" w:cs="굴림"/>
            <w:b/>
            <w:bCs/>
            <w:color w:val="000000" w:themeColor="text1"/>
            <w:kern w:val="0"/>
            <w:szCs w:val="20"/>
          </w:rPr>
          <w:delText>.</w:delText>
        </w:r>
      </w:del>
    </w:p>
    <w:p w14:paraId="7B8018D5" w14:textId="50FA4450" w:rsidR="0018021D" w:rsidDel="00AB4251" w:rsidRDefault="0018021D" w:rsidP="006215A6">
      <w:pPr>
        <w:rPr>
          <w:del w:id="474" w:author="김나영" w:date="2026-01-29T09:34:00Z"/>
          <w:rFonts w:asciiTheme="majorHAnsi" w:eastAsiaTheme="majorHAnsi" w:hAnsiTheme="majorHAnsi" w:cs="굴림"/>
          <w:b/>
          <w:bCs/>
          <w:color w:val="000000" w:themeColor="text1"/>
          <w:kern w:val="0"/>
          <w:szCs w:val="20"/>
        </w:rPr>
      </w:pPr>
      <w:del w:id="475" w:author="김나영" w:date="2026-01-29T09:34:00Z">
        <w:r w:rsidRPr="0018021D" w:rsidDel="00AB4251">
          <w:rPr>
            <w:rFonts w:asciiTheme="majorHAnsi" w:eastAsiaTheme="majorHAnsi" w:hAnsiTheme="majorHAnsi" w:cs="굴림"/>
            <w:b/>
            <w:bCs/>
            <w:color w:val="000000" w:themeColor="text1"/>
            <w:kern w:val="0"/>
            <w:szCs w:val="20"/>
          </w:rPr>
          <w:delText>제20조의3 (세금계산서의 발행)</w:delText>
        </w:r>
      </w:del>
    </w:p>
    <w:p w14:paraId="7B1F43C3" w14:textId="1F0DB817" w:rsidR="0018021D" w:rsidRPr="0018021D" w:rsidDel="00AB4251" w:rsidRDefault="0018021D" w:rsidP="00451051">
      <w:pPr>
        <w:rPr>
          <w:del w:id="476" w:author="김나영" w:date="2026-01-29T09:34:00Z"/>
          <w:rFonts w:asciiTheme="majorHAnsi" w:eastAsiaTheme="majorHAnsi" w:hAnsiTheme="majorHAnsi" w:cs="굴림"/>
          <w:color w:val="000000" w:themeColor="text1"/>
          <w:kern w:val="0"/>
          <w:szCs w:val="20"/>
        </w:rPr>
      </w:pPr>
      <w:del w:id="477" w:author="김나영" w:date="2026-01-29T09:34:00Z">
        <w:r w:rsidRPr="0018021D" w:rsidDel="00AB4251">
          <w:rPr>
            <w:rFonts w:asciiTheme="majorHAnsi" w:eastAsiaTheme="majorHAnsi" w:hAnsiTheme="majorHAnsi" w:cs="굴림"/>
            <w:color w:val="000000" w:themeColor="text1"/>
            <w:kern w:val="0"/>
            <w:szCs w:val="20"/>
          </w:rPr>
          <w:delText>① 세금계산서는 사업자 회원 및 선거 회원에 한하여 발행 가능합니다.</w:delText>
        </w:r>
      </w:del>
    </w:p>
    <w:p w14:paraId="119B07D1" w14:textId="70D84BD8" w:rsidR="0018021D" w:rsidRPr="0018021D" w:rsidDel="00AB4251" w:rsidRDefault="0018021D" w:rsidP="00451051">
      <w:pPr>
        <w:rPr>
          <w:del w:id="478" w:author="김나영" w:date="2026-01-29T09:34:00Z"/>
          <w:rFonts w:asciiTheme="majorHAnsi" w:eastAsiaTheme="majorHAnsi" w:hAnsiTheme="majorHAnsi" w:cs="굴림"/>
          <w:color w:val="000000" w:themeColor="text1"/>
          <w:kern w:val="0"/>
          <w:szCs w:val="20"/>
        </w:rPr>
      </w:pPr>
      <w:del w:id="479" w:author="김나영" w:date="2026-01-29T09:34:00Z">
        <w:r w:rsidRPr="0018021D" w:rsidDel="00AB4251">
          <w:rPr>
            <w:rFonts w:asciiTheme="majorHAnsi" w:eastAsiaTheme="majorHAnsi" w:hAnsiTheme="majorHAnsi" w:cs="굴림"/>
            <w:color w:val="000000" w:themeColor="text1"/>
            <w:kern w:val="0"/>
            <w:szCs w:val="20"/>
          </w:rPr>
          <w:delText>② 회원은 매월 3일부터 10일 사이에 세금계산서 발행을 신청해야 하며, 최초 신청 시 또는 정보 변경 시 사업자등록증 및 법인통장 사본 등 증빙 서류를 제출해야 합니다.</w:delText>
        </w:r>
      </w:del>
    </w:p>
    <w:p w14:paraId="021A9856" w14:textId="68EFF22D" w:rsidR="0018021D" w:rsidRPr="0018021D" w:rsidDel="00AB4251" w:rsidRDefault="0018021D" w:rsidP="00451051">
      <w:pPr>
        <w:rPr>
          <w:del w:id="480" w:author="김나영" w:date="2026-01-29T09:34:00Z"/>
          <w:rFonts w:asciiTheme="majorHAnsi" w:eastAsiaTheme="majorHAnsi" w:hAnsiTheme="majorHAnsi" w:cs="굴림"/>
          <w:color w:val="000000" w:themeColor="text1"/>
          <w:kern w:val="0"/>
          <w:szCs w:val="20"/>
        </w:rPr>
      </w:pPr>
      <w:del w:id="481" w:author="김나영" w:date="2026-01-29T09:34:00Z">
        <w:r w:rsidRPr="0018021D" w:rsidDel="00AB4251">
          <w:rPr>
            <w:rFonts w:asciiTheme="majorHAnsi" w:eastAsiaTheme="majorHAnsi" w:hAnsiTheme="majorHAnsi" w:cs="굴림"/>
            <w:color w:val="000000" w:themeColor="text1"/>
            <w:kern w:val="0"/>
            <w:szCs w:val="20"/>
          </w:rPr>
          <w:delText>③ 세금계산서는 전월 말일을 작성일자로 하여 당월 10일까지 발행됩니다. 해당 기한 내에 신청하지 않거나 서류가 미비한 경우 국세청 전송 마감에 따라 발행이 불가할 수 있습니다.</w:delText>
        </w:r>
      </w:del>
    </w:p>
    <w:p w14:paraId="249DBB65" w14:textId="4070D673"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w:t>
      </w:r>
      <w:del w:id="482" w:author="김나영" w:date="2026-01-30T13:50:00Z">
        <w:r w:rsidRPr="00451051" w:rsidDel="00D53E40">
          <w:rPr>
            <w:rFonts w:asciiTheme="majorHAnsi" w:eastAsiaTheme="majorHAnsi" w:hAnsiTheme="majorHAnsi" w:cs="굴림"/>
            <w:b/>
            <w:bCs/>
            <w:color w:val="000000" w:themeColor="text1"/>
            <w:kern w:val="0"/>
            <w:szCs w:val="20"/>
          </w:rPr>
          <w:delText>21</w:delText>
        </w:r>
      </w:del>
      <w:ins w:id="483" w:author="김나영" w:date="2026-01-30T13:50:00Z">
        <w:r w:rsidR="00D53E40" w:rsidRPr="00451051">
          <w:rPr>
            <w:rFonts w:asciiTheme="majorHAnsi" w:eastAsiaTheme="majorHAnsi" w:hAnsiTheme="majorHAnsi" w:cs="굴림"/>
            <w:b/>
            <w:bCs/>
            <w:color w:val="000000" w:themeColor="text1"/>
            <w:kern w:val="0"/>
            <w:szCs w:val="20"/>
          </w:rPr>
          <w:t>2</w:t>
        </w:r>
        <w:r w:rsidR="00D53E40">
          <w:rPr>
            <w:rFonts w:asciiTheme="majorHAnsi" w:eastAsiaTheme="majorHAnsi" w:hAnsiTheme="majorHAnsi" w:cs="굴림"/>
            <w:b/>
            <w:bCs/>
            <w:color w:val="000000" w:themeColor="text1"/>
            <w:kern w:val="0"/>
            <w:szCs w:val="20"/>
          </w:rPr>
          <w:t>2</w:t>
        </w:r>
      </w:ins>
      <w:r w:rsidRPr="00451051">
        <w:rPr>
          <w:rFonts w:asciiTheme="majorHAnsi" w:eastAsiaTheme="majorHAnsi" w:hAnsiTheme="majorHAnsi" w:cs="굴림"/>
          <w:b/>
          <w:bCs/>
          <w:color w:val="000000" w:themeColor="text1"/>
          <w:kern w:val="0"/>
          <w:szCs w:val="20"/>
        </w:rPr>
        <w:t>조 (포인트의 유효기간)</w:t>
      </w:r>
    </w:p>
    <w:p w14:paraId="3E570E8E" w14:textId="77777777"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① 유료 충전한 포인트의 유효기간은 마지막 충전일로부터 5년입니다.</w:t>
      </w:r>
    </w:p>
    <w:p w14:paraId="087406EC" w14:textId="09E09728"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 xml:space="preserve">② 무상으로 지급된 마일리지의 유효기간은 지급일로부터 </w:t>
      </w:r>
      <w:del w:id="484" w:author="김나영" w:date="2026-03-26T16:45:00Z">
        <w:r w:rsidRPr="006215A6" w:rsidDel="0018270A">
          <w:rPr>
            <w:rFonts w:asciiTheme="majorHAnsi" w:eastAsiaTheme="majorHAnsi" w:hAnsiTheme="majorHAnsi" w:cs="굴림"/>
            <w:color w:val="000000" w:themeColor="text1"/>
            <w:kern w:val="0"/>
            <w:szCs w:val="20"/>
          </w:rPr>
          <w:delText>5</w:delText>
        </w:r>
      </w:del>
      <w:ins w:id="485" w:author="김나영" w:date="2026-03-26T16:45:00Z">
        <w:r w:rsidR="0018270A">
          <w:rPr>
            <w:rFonts w:asciiTheme="majorHAnsi" w:eastAsiaTheme="majorHAnsi" w:hAnsiTheme="majorHAnsi" w:cs="굴림"/>
            <w:color w:val="000000" w:themeColor="text1"/>
            <w:kern w:val="0"/>
            <w:szCs w:val="20"/>
          </w:rPr>
          <w:t>1</w:t>
        </w:r>
      </w:ins>
      <w:r w:rsidRPr="006215A6">
        <w:rPr>
          <w:rFonts w:asciiTheme="majorHAnsi" w:eastAsiaTheme="majorHAnsi" w:hAnsiTheme="majorHAnsi" w:cs="굴림"/>
          <w:color w:val="000000" w:themeColor="text1"/>
          <w:kern w:val="0"/>
          <w:szCs w:val="20"/>
        </w:rPr>
        <w:t>년입니다. 단, 마케팅 이벤트 등을 통해 지급된 한시적 마일리지의 경우 별도로 공지된 유효기간을 따릅니다.</w:t>
      </w:r>
    </w:p>
    <w:p w14:paraId="4028CD7C" w14:textId="1A858694"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③ 유효기간이 경과한 포인트와 마일리지는 자동으로 소멸되며</w:t>
      </w:r>
      <w:ins w:id="486" w:author="김나영" w:date="2026-01-29T09:38:00Z">
        <w:r w:rsidR="00AB4251">
          <w:rPr>
            <w:rFonts w:asciiTheme="majorHAnsi" w:eastAsiaTheme="majorHAnsi" w:hAnsiTheme="majorHAnsi" w:cs="굴림" w:hint="eastAsia"/>
            <w:color w:val="000000" w:themeColor="text1"/>
            <w:kern w:val="0"/>
            <w:szCs w:val="20"/>
          </w:rPr>
          <w:t>,</w:t>
        </w:r>
      </w:ins>
      <w:r w:rsidRPr="006215A6">
        <w:rPr>
          <w:rFonts w:asciiTheme="majorHAnsi" w:eastAsiaTheme="majorHAnsi" w:hAnsiTheme="majorHAnsi" w:cs="굴림"/>
          <w:color w:val="000000" w:themeColor="text1"/>
          <w:kern w:val="0"/>
          <w:szCs w:val="20"/>
        </w:rPr>
        <w:t xml:space="preserve"> 복구되지 않습니다.</w:t>
      </w:r>
    </w:p>
    <w:p w14:paraId="112D6E34" w14:textId="62EE7E39" w:rsidR="006215A6" w:rsidRPr="006215A6" w:rsidRDefault="006215A6" w:rsidP="00451051">
      <w:pPr>
        <w:rPr>
          <w:rFonts w:asciiTheme="majorHAnsi" w:eastAsiaTheme="majorHAnsi" w:hAnsiTheme="majorHAnsi" w:cs="굴림"/>
          <w:color w:val="000000" w:themeColor="text1"/>
          <w:kern w:val="0"/>
          <w:szCs w:val="20"/>
        </w:rPr>
      </w:pPr>
      <w:r w:rsidRPr="006215A6">
        <w:rPr>
          <w:rFonts w:asciiTheme="majorHAnsi" w:eastAsiaTheme="majorHAnsi" w:hAnsiTheme="majorHAnsi" w:cs="굴림"/>
          <w:color w:val="000000" w:themeColor="text1"/>
          <w:kern w:val="0"/>
          <w:szCs w:val="20"/>
        </w:rPr>
        <w:t>④ 회사는 포인트 및 마일리지의 소멸 예정일 30일 전, 7일 전, 1일 전에 회원에게 등록된 연락처(휴대전화 또는 이메일)로 소멸 내역을 통지합니다. 이는 마케팅 수신 동의 여부와 관계없이 발송</w:t>
      </w:r>
      <w:r>
        <w:rPr>
          <w:rFonts w:asciiTheme="majorHAnsi" w:eastAsiaTheme="majorHAnsi" w:hAnsiTheme="majorHAnsi" w:cs="굴림" w:hint="eastAsia"/>
          <w:color w:val="000000" w:themeColor="text1"/>
          <w:kern w:val="0"/>
          <w:szCs w:val="20"/>
        </w:rPr>
        <w:t>될 수 있습</w:t>
      </w:r>
      <w:r w:rsidRPr="006215A6">
        <w:rPr>
          <w:rFonts w:asciiTheme="majorHAnsi" w:eastAsiaTheme="majorHAnsi" w:hAnsiTheme="majorHAnsi" w:cs="굴림"/>
          <w:color w:val="000000" w:themeColor="text1"/>
          <w:kern w:val="0"/>
          <w:szCs w:val="20"/>
        </w:rPr>
        <w:t>니다.</w:t>
      </w:r>
      <w:ins w:id="487" w:author="김나영" w:date="2026-01-29T09:38:00Z">
        <w:r w:rsidR="00AB4251">
          <w:rPr>
            <w:rFonts w:asciiTheme="majorHAnsi" w:eastAsiaTheme="majorHAnsi" w:hAnsiTheme="majorHAnsi" w:cs="굴림"/>
            <w:color w:val="000000" w:themeColor="text1"/>
            <w:kern w:val="0"/>
            <w:szCs w:val="20"/>
          </w:rPr>
          <w:t xml:space="preserve"> </w:t>
        </w:r>
        <w:r w:rsidR="00AB4251" w:rsidRPr="00AB4251">
          <w:rPr>
            <w:rFonts w:asciiTheme="majorHAnsi" w:eastAsiaTheme="majorHAnsi" w:hAnsiTheme="majorHAnsi" w:cs="굴림" w:hint="eastAsia"/>
            <w:color w:val="000000" w:themeColor="text1"/>
            <w:kern w:val="0"/>
            <w:szCs w:val="20"/>
          </w:rPr>
          <w:t>다만</w:t>
        </w:r>
        <w:r w:rsidR="00AB4251" w:rsidRPr="00AB4251">
          <w:rPr>
            <w:rFonts w:asciiTheme="majorHAnsi" w:eastAsiaTheme="majorHAnsi" w:hAnsiTheme="majorHAnsi" w:cs="굴림"/>
            <w:color w:val="000000" w:themeColor="text1"/>
            <w:kern w:val="0"/>
            <w:szCs w:val="20"/>
          </w:rPr>
          <w:t xml:space="preserve">, 제9조 [회원에 대한 통지]에 따라 회원이 </w:t>
        </w:r>
        <w:del w:id="488" w:author="나영 김" w:date="2026-02-02T09:14:00Z">
          <w:r w:rsidR="00AB4251" w:rsidRPr="00AB4251" w:rsidDel="00C2251B">
            <w:rPr>
              <w:rFonts w:asciiTheme="majorHAnsi" w:eastAsiaTheme="majorHAnsi" w:hAnsiTheme="majorHAnsi" w:cs="굴림" w:hint="eastAsia"/>
              <w:color w:val="000000" w:themeColor="text1"/>
              <w:kern w:val="0"/>
              <w:szCs w:val="20"/>
            </w:rPr>
            <w:delText>E-mail</w:delText>
          </w:r>
        </w:del>
      </w:ins>
      <w:ins w:id="489" w:author="나영 김" w:date="2026-02-02T09:14:00Z">
        <w:r w:rsidR="00C2251B">
          <w:rPr>
            <w:rFonts w:asciiTheme="majorHAnsi" w:eastAsiaTheme="majorHAnsi" w:hAnsiTheme="majorHAnsi" w:cs="굴림" w:hint="eastAsia"/>
            <w:color w:val="000000" w:themeColor="text1"/>
            <w:kern w:val="0"/>
            <w:szCs w:val="20"/>
          </w:rPr>
          <w:t>이메일</w:t>
        </w:r>
      </w:ins>
      <w:ins w:id="490" w:author="김나영" w:date="2026-01-29T09:38:00Z">
        <w:r w:rsidR="00AB4251" w:rsidRPr="00AB4251">
          <w:rPr>
            <w:rFonts w:asciiTheme="majorHAnsi" w:eastAsiaTheme="majorHAnsi" w:hAnsiTheme="majorHAnsi" w:cs="굴림"/>
            <w:color w:val="000000" w:themeColor="text1"/>
            <w:kern w:val="0"/>
            <w:szCs w:val="20"/>
          </w:rPr>
          <w:t xml:space="preserve"> 또는 휴대</w:t>
        </w:r>
        <w:del w:id="491" w:author="나영 김" w:date="2026-02-02T09:14:00Z">
          <w:r w:rsidR="00AB4251" w:rsidRPr="00AB4251" w:rsidDel="00C2251B">
            <w:rPr>
              <w:rFonts w:asciiTheme="majorHAnsi" w:eastAsiaTheme="majorHAnsi" w:hAnsiTheme="majorHAnsi" w:cs="굴림" w:hint="eastAsia"/>
              <w:color w:val="000000" w:themeColor="text1"/>
              <w:kern w:val="0"/>
              <w:szCs w:val="20"/>
            </w:rPr>
            <w:delText>폰</w:delText>
          </w:r>
        </w:del>
      </w:ins>
      <w:ins w:id="492" w:author="나영 김" w:date="2026-02-02T09:14:00Z">
        <w:r w:rsidR="00C2251B">
          <w:rPr>
            <w:rFonts w:asciiTheme="majorHAnsi" w:eastAsiaTheme="majorHAnsi" w:hAnsiTheme="majorHAnsi" w:cs="굴림" w:hint="eastAsia"/>
            <w:color w:val="000000" w:themeColor="text1"/>
            <w:kern w:val="0"/>
            <w:szCs w:val="20"/>
          </w:rPr>
          <w:t>전화</w:t>
        </w:r>
      </w:ins>
      <w:ins w:id="493" w:author="김나영" w:date="2026-01-29T09:38:00Z">
        <w:r w:rsidR="00AB4251" w:rsidRPr="00AB4251">
          <w:rPr>
            <w:rFonts w:asciiTheme="majorHAnsi" w:eastAsiaTheme="majorHAnsi" w:hAnsiTheme="majorHAnsi" w:cs="굴림"/>
            <w:color w:val="000000" w:themeColor="text1"/>
            <w:kern w:val="0"/>
            <w:szCs w:val="20"/>
          </w:rPr>
          <w:t>번호의 부재, 변경, 오류 등 또는 정보를 허위로 제출하거나 변경된 정보를 회사에 알리지 않은 경우 회사는 회원이 제출한 정보로 통지를 발송한 때에 회원에게 도달된 것으로 봅니다.</w:t>
        </w:r>
      </w:ins>
    </w:p>
    <w:p w14:paraId="50C790D9" w14:textId="1C1FCD66"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494" w:author="김나영" w:date="2026-01-30T13:59:00Z">
        <w:r w:rsidR="00EC2897">
          <w:rPr>
            <w:rFonts w:asciiTheme="majorHAnsi" w:eastAsiaTheme="majorHAnsi" w:hAnsiTheme="majorHAnsi" w:cs="굴림"/>
            <w:b/>
            <w:bCs/>
            <w:color w:val="000000" w:themeColor="text1"/>
            <w:kern w:val="0"/>
            <w:szCs w:val="20"/>
          </w:rPr>
          <w:t>3</w:t>
        </w:r>
      </w:ins>
      <w:del w:id="495" w:author="김나영" w:date="2026-01-30T13:59:00Z">
        <w:r w:rsidRPr="00451051" w:rsidDel="00EC2897">
          <w:rPr>
            <w:rFonts w:asciiTheme="majorHAnsi" w:eastAsiaTheme="majorHAnsi" w:hAnsiTheme="majorHAnsi" w:cs="굴림"/>
            <w:b/>
            <w:bCs/>
            <w:color w:val="000000" w:themeColor="text1"/>
            <w:kern w:val="0"/>
            <w:szCs w:val="20"/>
          </w:rPr>
          <w:delText>2</w:delText>
        </w:r>
      </w:del>
      <w:r w:rsidRPr="00451051">
        <w:rPr>
          <w:rFonts w:asciiTheme="majorHAnsi" w:eastAsiaTheme="majorHAnsi" w:hAnsiTheme="majorHAnsi" w:cs="굴림"/>
          <w:b/>
          <w:bCs/>
          <w:color w:val="000000" w:themeColor="text1"/>
          <w:kern w:val="0"/>
          <w:szCs w:val="20"/>
        </w:rPr>
        <w:t>조 (요금 등의 환불)</w:t>
      </w:r>
    </w:p>
    <w:p w14:paraId="65A4D8AB" w14:textId="336DDBAD"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① 회원은 </w:t>
      </w:r>
      <w:del w:id="496" w:author="김나영" w:date="2026-01-29T09:39:00Z">
        <w:r w:rsidR="005420D4" w:rsidRPr="005420D4" w:rsidDel="00AB4251">
          <w:rPr>
            <w:rFonts w:asciiTheme="majorHAnsi" w:eastAsiaTheme="majorHAnsi" w:hAnsiTheme="majorHAnsi" w:cs="굴림"/>
            <w:color w:val="000000" w:themeColor="text1"/>
            <w:kern w:val="0"/>
            <w:szCs w:val="20"/>
          </w:rPr>
          <w:delText xml:space="preserve">회원은 </w:delText>
        </w:r>
      </w:del>
      <w:r w:rsidR="005420D4" w:rsidRPr="005420D4">
        <w:rPr>
          <w:rFonts w:asciiTheme="majorHAnsi" w:eastAsiaTheme="majorHAnsi" w:hAnsiTheme="majorHAnsi" w:cs="굴림"/>
          <w:color w:val="000000" w:themeColor="text1"/>
          <w:kern w:val="0"/>
          <w:szCs w:val="20"/>
        </w:rPr>
        <w:t xml:space="preserve">잔여 </w:t>
      </w:r>
      <w:ins w:id="497" w:author="김나영" w:date="2026-09-10T17:03:00Z">
        <w:r w:rsidR="0077333D" w:rsidRPr="0077333D">
          <w:rPr>
            <w:rFonts w:asciiTheme="majorHAnsi" w:eastAsiaTheme="majorHAnsi" w:hAnsiTheme="majorHAnsi" w:cs="굴림" w:hint="eastAsia"/>
            <w:b/>
            <w:color w:val="FF0000"/>
            <w:kern w:val="0"/>
            <w:szCs w:val="20"/>
            <w:rPrChange w:id="498" w:author="김나영" w:date="2026-09-10T17:03:00Z">
              <w:rPr>
                <w:rFonts w:asciiTheme="majorHAnsi" w:eastAsiaTheme="majorHAnsi" w:hAnsiTheme="majorHAnsi" w:cs="굴림" w:hint="eastAsia"/>
                <w:color w:val="000000" w:themeColor="text1"/>
                <w:kern w:val="0"/>
                <w:szCs w:val="20"/>
              </w:rPr>
            </w:rPrChange>
          </w:rPr>
          <w:t>유료</w:t>
        </w:r>
        <w:r w:rsidR="0077333D">
          <w:rPr>
            <w:rFonts w:asciiTheme="majorHAnsi" w:eastAsiaTheme="majorHAnsi" w:hAnsiTheme="majorHAnsi" w:cs="굴림" w:hint="eastAsia"/>
            <w:color w:val="000000" w:themeColor="text1"/>
            <w:kern w:val="0"/>
            <w:szCs w:val="20"/>
          </w:rPr>
          <w:t xml:space="preserve"> </w:t>
        </w:r>
      </w:ins>
      <w:r w:rsidR="005420D4" w:rsidRPr="005420D4">
        <w:rPr>
          <w:rFonts w:asciiTheme="majorHAnsi" w:eastAsiaTheme="majorHAnsi" w:hAnsiTheme="majorHAnsi" w:cs="굴림"/>
          <w:color w:val="000000" w:themeColor="text1"/>
          <w:kern w:val="0"/>
          <w:szCs w:val="20"/>
        </w:rPr>
        <w:t>포인트가 10,000</w:t>
      </w:r>
      <w:del w:id="499" w:author="김나영" w:date="2026-01-29T09:39:00Z">
        <w:r w:rsidR="005420D4" w:rsidRPr="005420D4" w:rsidDel="00AB4251">
          <w:rPr>
            <w:rFonts w:asciiTheme="majorHAnsi" w:eastAsiaTheme="majorHAnsi" w:hAnsiTheme="majorHAnsi" w:cs="굴림" w:hint="eastAsia"/>
            <w:color w:val="000000" w:themeColor="text1"/>
            <w:kern w:val="0"/>
            <w:szCs w:val="20"/>
          </w:rPr>
          <w:delText>원</w:delText>
        </w:r>
      </w:del>
      <w:ins w:id="500" w:author="김나영" w:date="2026-01-29T09:39:00Z">
        <w:r w:rsidR="00AB4251">
          <w:rPr>
            <w:rFonts w:asciiTheme="majorHAnsi" w:eastAsiaTheme="majorHAnsi" w:hAnsiTheme="majorHAnsi" w:cs="굴림" w:hint="eastAsia"/>
            <w:color w:val="000000" w:themeColor="text1"/>
            <w:kern w:val="0"/>
            <w:szCs w:val="20"/>
          </w:rPr>
          <w:t>포인트</w:t>
        </w:r>
      </w:ins>
      <w:r w:rsidR="005420D4" w:rsidRPr="005420D4">
        <w:rPr>
          <w:rFonts w:asciiTheme="majorHAnsi" w:eastAsiaTheme="majorHAnsi" w:hAnsiTheme="majorHAnsi" w:cs="굴림"/>
          <w:color w:val="000000" w:themeColor="text1"/>
          <w:kern w:val="0"/>
          <w:szCs w:val="20"/>
        </w:rPr>
        <w:t xml:space="preserve"> 이상이고 </w:t>
      </w:r>
      <w:ins w:id="501" w:author="김나영" w:date="2026-05-15T16:04:00Z">
        <w:r w:rsidR="003A1140">
          <w:rPr>
            <w:rFonts w:asciiTheme="majorHAnsi" w:eastAsiaTheme="majorHAnsi" w:hAnsiTheme="majorHAnsi" w:cs="굴림" w:hint="eastAsia"/>
            <w:color w:val="000000" w:themeColor="text1"/>
            <w:kern w:val="0"/>
            <w:szCs w:val="20"/>
          </w:rPr>
          <w:t xml:space="preserve">발송 진행중이거나 </w:t>
        </w:r>
      </w:ins>
      <w:r w:rsidR="005420D4" w:rsidRPr="005420D4">
        <w:rPr>
          <w:rFonts w:asciiTheme="majorHAnsi" w:eastAsiaTheme="majorHAnsi" w:hAnsiTheme="majorHAnsi" w:cs="굴림"/>
          <w:color w:val="000000" w:themeColor="text1"/>
          <w:kern w:val="0"/>
          <w:szCs w:val="20"/>
        </w:rPr>
        <w:t xml:space="preserve">예약된 발송 건이 없는 경우에 한해 환불을 신청할 수 있습니다. 1만 </w:t>
      </w:r>
      <w:del w:id="502" w:author="김나영" w:date="2026-01-29T09:39:00Z">
        <w:r w:rsidR="005420D4" w:rsidRPr="005420D4" w:rsidDel="00AB4251">
          <w:rPr>
            <w:rFonts w:asciiTheme="majorHAnsi" w:eastAsiaTheme="majorHAnsi" w:hAnsiTheme="majorHAnsi" w:cs="굴림" w:hint="eastAsia"/>
            <w:color w:val="000000" w:themeColor="text1"/>
            <w:kern w:val="0"/>
            <w:szCs w:val="20"/>
          </w:rPr>
          <w:delText>원</w:delText>
        </w:r>
      </w:del>
      <w:ins w:id="503" w:author="김나영" w:date="2026-01-29T09:39:00Z">
        <w:r w:rsidR="00AB4251">
          <w:rPr>
            <w:rFonts w:asciiTheme="majorHAnsi" w:eastAsiaTheme="majorHAnsi" w:hAnsiTheme="majorHAnsi" w:cs="굴림" w:hint="eastAsia"/>
            <w:color w:val="000000" w:themeColor="text1"/>
            <w:kern w:val="0"/>
            <w:szCs w:val="20"/>
          </w:rPr>
          <w:t>포인트</w:t>
        </w:r>
      </w:ins>
      <w:r w:rsidR="005420D4" w:rsidRPr="005420D4">
        <w:rPr>
          <w:rFonts w:asciiTheme="majorHAnsi" w:eastAsiaTheme="majorHAnsi" w:hAnsiTheme="majorHAnsi" w:cs="굴림"/>
          <w:color w:val="000000" w:themeColor="text1"/>
          <w:kern w:val="0"/>
          <w:szCs w:val="20"/>
        </w:rPr>
        <w:t xml:space="preserve"> 미만 소액 잔여분의 환불 요청은 반려될 수 있습니다.</w:t>
      </w:r>
      <w:r w:rsidR="005420D4">
        <w:rPr>
          <w:rFonts w:asciiTheme="majorHAnsi" w:eastAsiaTheme="majorHAnsi" w:hAnsiTheme="majorHAnsi" w:cs="굴림"/>
          <w:color w:val="000000" w:themeColor="text1"/>
          <w:kern w:val="0"/>
          <w:szCs w:val="20"/>
        </w:rPr>
        <w:br/>
      </w:r>
      <w:r w:rsidRPr="00451051">
        <w:rPr>
          <w:rFonts w:asciiTheme="majorHAnsi" w:eastAsiaTheme="majorHAnsi" w:hAnsiTheme="majorHAnsi" w:cs="굴림"/>
          <w:color w:val="000000" w:themeColor="text1"/>
          <w:kern w:val="0"/>
          <w:szCs w:val="20"/>
        </w:rPr>
        <w:t>환불 규정은 다음과 같습니다.</w:t>
      </w:r>
    </w:p>
    <w:p w14:paraId="001904BC" w14:textId="40B2769A" w:rsidR="00451051" w:rsidRPr="00451051" w:rsidRDefault="00451051" w:rsidP="00451051">
      <w:pPr>
        <w:numPr>
          <w:ilvl w:val="0"/>
          <w:numId w:val="4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최소 환불 가능 금액: 잔여 포인트</w:t>
      </w:r>
      <w:ins w:id="504" w:author="김나영" w:date="2026-01-29T09:39:00Z">
        <w:r w:rsidR="00AB4251">
          <w:rPr>
            <w:rFonts w:asciiTheme="majorHAnsi" w:eastAsiaTheme="majorHAnsi" w:hAnsiTheme="majorHAnsi" w:cs="굴림" w:hint="eastAsia"/>
            <w:color w:val="000000" w:themeColor="text1"/>
            <w:kern w:val="0"/>
            <w:szCs w:val="20"/>
          </w:rPr>
          <w:t>가</w:t>
        </w:r>
      </w:ins>
      <w:r w:rsidRPr="00451051">
        <w:rPr>
          <w:rFonts w:asciiTheme="majorHAnsi" w:eastAsiaTheme="majorHAnsi" w:hAnsiTheme="majorHAnsi" w:cs="굴림"/>
          <w:color w:val="000000" w:themeColor="text1"/>
          <w:kern w:val="0"/>
          <w:szCs w:val="20"/>
        </w:rPr>
        <w:t xml:space="preserve"> 10,000</w:t>
      </w:r>
      <w:ins w:id="505" w:author="김나영" w:date="2026-01-29T09:39:00Z">
        <w:r w:rsidR="00AB4251">
          <w:rPr>
            <w:rFonts w:asciiTheme="majorHAnsi" w:eastAsiaTheme="majorHAnsi" w:hAnsiTheme="majorHAnsi" w:cs="굴림" w:hint="eastAsia"/>
            <w:color w:val="000000" w:themeColor="text1"/>
            <w:kern w:val="0"/>
            <w:szCs w:val="20"/>
          </w:rPr>
          <w:t>포인트</w:t>
        </w:r>
      </w:ins>
      <w:del w:id="506" w:author="김나영" w:date="2026-01-29T09:39:00Z">
        <w:r w:rsidRPr="00451051" w:rsidDel="00AB4251">
          <w:rPr>
            <w:rFonts w:asciiTheme="majorHAnsi" w:eastAsiaTheme="majorHAnsi" w:hAnsiTheme="majorHAnsi" w:cs="굴림"/>
            <w:color w:val="000000" w:themeColor="text1"/>
            <w:kern w:val="0"/>
            <w:szCs w:val="20"/>
          </w:rPr>
          <w:delText>원</w:delText>
        </w:r>
      </w:del>
      <w:r w:rsidRPr="00451051">
        <w:rPr>
          <w:rFonts w:asciiTheme="majorHAnsi" w:eastAsiaTheme="majorHAnsi" w:hAnsiTheme="majorHAnsi" w:cs="굴림"/>
          <w:color w:val="000000" w:themeColor="text1"/>
          <w:kern w:val="0"/>
          <w:szCs w:val="20"/>
        </w:rPr>
        <w:t xml:space="preserve"> 이상 시 신청 가능합니다.</w:t>
      </w:r>
    </w:p>
    <w:p w14:paraId="5AD74B9B" w14:textId="77777777" w:rsidR="00451051" w:rsidRPr="00451051" w:rsidRDefault="00451051" w:rsidP="00451051">
      <w:pPr>
        <w:numPr>
          <w:ilvl w:val="0"/>
          <w:numId w:val="4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환불 수수료:</w:t>
      </w:r>
    </w:p>
    <w:p w14:paraId="16756479" w14:textId="122AE2A4" w:rsidR="00CA764E" w:rsidRPr="00CA764E" w:rsidRDefault="00CA764E" w:rsidP="00CA764E">
      <w:pPr>
        <w:numPr>
          <w:ilvl w:val="1"/>
          <w:numId w:val="42"/>
        </w:numPr>
        <w:rPr>
          <w:rFonts w:asciiTheme="majorHAnsi" w:eastAsiaTheme="majorHAnsi" w:hAnsiTheme="majorHAnsi" w:cs="굴림"/>
          <w:color w:val="000000" w:themeColor="text1"/>
          <w:kern w:val="0"/>
          <w:szCs w:val="20"/>
        </w:rPr>
      </w:pPr>
      <w:r w:rsidRPr="00CA764E">
        <w:rPr>
          <w:rFonts w:asciiTheme="majorHAnsi" w:eastAsiaTheme="majorHAnsi" w:hAnsiTheme="majorHAnsi" w:cs="굴림"/>
          <w:color w:val="000000" w:themeColor="text1"/>
          <w:kern w:val="0"/>
          <w:szCs w:val="20"/>
        </w:rPr>
        <w:t xml:space="preserve">전액 </w:t>
      </w:r>
      <w:del w:id="507" w:author="김나영" w:date="2026-01-29T09:40:00Z">
        <w:r w:rsidRPr="00CA764E" w:rsidDel="00AB4251">
          <w:rPr>
            <w:rFonts w:asciiTheme="majorHAnsi" w:eastAsiaTheme="majorHAnsi" w:hAnsiTheme="majorHAnsi" w:cs="굴림" w:hint="eastAsia"/>
            <w:color w:val="000000" w:themeColor="text1"/>
            <w:kern w:val="0"/>
            <w:szCs w:val="20"/>
          </w:rPr>
          <w:delText>환불</w:delText>
        </w:r>
      </w:del>
      <w:ins w:id="508" w:author="김나영" w:date="2026-01-29T09:40:00Z">
        <w:r w:rsidR="00AB4251">
          <w:rPr>
            <w:rFonts w:asciiTheme="majorHAnsi" w:eastAsiaTheme="majorHAnsi" w:hAnsiTheme="majorHAnsi" w:cs="굴림" w:hint="eastAsia"/>
            <w:color w:val="000000" w:themeColor="text1"/>
            <w:kern w:val="0"/>
            <w:szCs w:val="20"/>
          </w:rPr>
          <w:t>결제 취소</w:t>
        </w:r>
      </w:ins>
      <w:r w:rsidRPr="00CA764E">
        <w:rPr>
          <w:rFonts w:asciiTheme="majorHAnsi" w:eastAsiaTheme="majorHAnsi" w:hAnsiTheme="majorHAnsi" w:cs="굴림"/>
          <w:color w:val="000000" w:themeColor="text1"/>
          <w:kern w:val="0"/>
          <w:szCs w:val="20"/>
        </w:rPr>
        <w:t>: 충전 후 7일 이내이며, 포인트 및 마일리지를 전혀 사용하지 않은 경우</w:t>
      </w:r>
    </w:p>
    <w:p w14:paraId="309C2B88" w14:textId="70621407" w:rsidR="00CA764E" w:rsidRPr="00CA764E" w:rsidRDefault="00CA764E" w:rsidP="00CA764E">
      <w:pPr>
        <w:numPr>
          <w:ilvl w:val="1"/>
          <w:numId w:val="42"/>
        </w:numPr>
        <w:rPr>
          <w:rFonts w:asciiTheme="majorHAnsi" w:eastAsiaTheme="majorHAnsi" w:hAnsiTheme="majorHAnsi" w:cs="굴림"/>
          <w:color w:val="000000" w:themeColor="text1"/>
          <w:kern w:val="0"/>
          <w:szCs w:val="20"/>
        </w:rPr>
      </w:pPr>
      <w:del w:id="509" w:author="김나영" w:date="2026-01-29T09:40:00Z">
        <w:r w:rsidRPr="00CA764E" w:rsidDel="00AB4251">
          <w:rPr>
            <w:rFonts w:asciiTheme="majorHAnsi" w:eastAsiaTheme="majorHAnsi" w:hAnsiTheme="majorHAnsi" w:cs="굴림"/>
            <w:color w:val="000000" w:themeColor="text1"/>
            <w:kern w:val="0"/>
            <w:szCs w:val="20"/>
          </w:rPr>
          <w:delText xml:space="preserve">부분 </w:delText>
        </w:r>
      </w:del>
      <w:r w:rsidRPr="00CA764E">
        <w:rPr>
          <w:rFonts w:asciiTheme="majorHAnsi" w:eastAsiaTheme="majorHAnsi" w:hAnsiTheme="majorHAnsi" w:cs="굴림"/>
          <w:color w:val="000000" w:themeColor="text1"/>
          <w:kern w:val="0"/>
          <w:szCs w:val="20"/>
        </w:rPr>
        <w:t xml:space="preserve">환불: 충전 후 7일이 경과하였거나, 포인트를 일부라도 사용한 경우 잔여금액의 10%를 </w:t>
      </w:r>
      <w:r>
        <w:rPr>
          <w:rFonts w:asciiTheme="majorHAnsi" w:eastAsiaTheme="majorHAnsi" w:hAnsiTheme="majorHAnsi" w:cs="굴림" w:hint="eastAsia"/>
          <w:color w:val="000000" w:themeColor="text1"/>
          <w:kern w:val="0"/>
          <w:szCs w:val="20"/>
        </w:rPr>
        <w:t>환불수수료</w:t>
      </w:r>
      <w:r w:rsidRPr="00CA764E">
        <w:rPr>
          <w:rFonts w:asciiTheme="majorHAnsi" w:eastAsiaTheme="majorHAnsi" w:hAnsiTheme="majorHAnsi" w:cs="굴림"/>
          <w:color w:val="000000" w:themeColor="text1"/>
          <w:kern w:val="0"/>
          <w:szCs w:val="20"/>
        </w:rPr>
        <w:t>로 공제 후 환불</w:t>
      </w:r>
    </w:p>
    <w:p w14:paraId="723ED55F" w14:textId="34EB60FF" w:rsidR="00CA764E" w:rsidRPr="00CA764E" w:rsidRDefault="00CA764E" w:rsidP="00CA764E">
      <w:pPr>
        <w:numPr>
          <w:ilvl w:val="1"/>
          <w:numId w:val="42"/>
        </w:numPr>
        <w:rPr>
          <w:rFonts w:asciiTheme="majorHAnsi" w:eastAsiaTheme="majorHAnsi" w:hAnsiTheme="majorHAnsi" w:cs="굴림"/>
          <w:color w:val="000000" w:themeColor="text1"/>
          <w:kern w:val="0"/>
          <w:szCs w:val="20"/>
        </w:rPr>
      </w:pPr>
      <w:r w:rsidRPr="00CA764E">
        <w:rPr>
          <w:rFonts w:asciiTheme="majorHAnsi" w:eastAsiaTheme="majorHAnsi" w:hAnsiTheme="majorHAnsi" w:cs="굴림"/>
          <w:color w:val="000000" w:themeColor="text1"/>
          <w:kern w:val="0"/>
          <w:szCs w:val="20"/>
        </w:rPr>
        <w:t xml:space="preserve">마일리지 사용 </w:t>
      </w:r>
      <w:proofErr w:type="gramStart"/>
      <w:r w:rsidRPr="00CA764E">
        <w:rPr>
          <w:rFonts w:asciiTheme="majorHAnsi" w:eastAsiaTheme="majorHAnsi" w:hAnsiTheme="majorHAnsi" w:cs="굴림"/>
          <w:color w:val="000000" w:themeColor="text1"/>
          <w:kern w:val="0"/>
          <w:szCs w:val="20"/>
        </w:rPr>
        <w:t>시 :</w:t>
      </w:r>
      <w:proofErr w:type="gramEnd"/>
      <w:r w:rsidRPr="00CA764E">
        <w:rPr>
          <w:rFonts w:asciiTheme="majorHAnsi" w:eastAsiaTheme="majorHAnsi" w:hAnsiTheme="majorHAnsi" w:cs="굴림"/>
          <w:color w:val="000000" w:themeColor="text1"/>
          <w:kern w:val="0"/>
          <w:szCs w:val="20"/>
        </w:rPr>
        <w:t xml:space="preserve"> 충전 후 7일 이내라 하더라도, 충전 시 지급된 무료 마일리지</w:t>
      </w:r>
      <w:r w:rsidRPr="00CA764E">
        <w:rPr>
          <w:rFonts w:asciiTheme="majorHAnsi" w:eastAsiaTheme="majorHAnsi" w:hAnsiTheme="majorHAnsi" w:cs="굴림"/>
          <w:color w:val="000000" w:themeColor="text1"/>
          <w:kern w:val="0"/>
          <w:szCs w:val="20"/>
        </w:rPr>
        <w:lastRenderedPageBreak/>
        <w:t xml:space="preserve">를 사용한 경우에는 해당 결제 건을 서비스를 이용한 것으로 간주하여 </w:t>
      </w:r>
      <w:ins w:id="510" w:author="나영 김" w:date="2026-04-20T11:29:00Z">
        <w:r w:rsidR="000275CB" w:rsidRPr="000275CB">
          <w:rPr>
            <w:rFonts w:asciiTheme="majorHAnsi" w:eastAsiaTheme="majorHAnsi" w:hAnsiTheme="majorHAnsi" w:cs="굴림"/>
            <w:color w:val="000000" w:themeColor="text1"/>
            <w:kern w:val="0"/>
            <w:szCs w:val="20"/>
          </w:rPr>
          <w:t>7일 이내 결제 취소 불가 및 잔여 포인트의 10%를 환불수수료로 공제 후 환불</w:t>
        </w:r>
      </w:ins>
      <w:del w:id="511" w:author="나영 김" w:date="2026-04-20T11:29:00Z">
        <w:r w:rsidRPr="00CA764E" w:rsidDel="000275CB">
          <w:rPr>
            <w:rFonts w:asciiTheme="majorHAnsi" w:eastAsiaTheme="majorHAnsi" w:hAnsiTheme="majorHAnsi" w:cs="굴림"/>
            <w:color w:val="000000" w:themeColor="text1"/>
            <w:kern w:val="0"/>
            <w:szCs w:val="20"/>
          </w:rPr>
          <w:delText xml:space="preserve">잔여 포인트의 10%를 </w:delText>
        </w:r>
        <w:r w:rsidDel="000275CB">
          <w:rPr>
            <w:rFonts w:asciiTheme="majorHAnsi" w:eastAsiaTheme="majorHAnsi" w:hAnsiTheme="majorHAnsi" w:cs="굴림" w:hint="eastAsia"/>
            <w:color w:val="000000" w:themeColor="text1"/>
            <w:kern w:val="0"/>
            <w:szCs w:val="20"/>
          </w:rPr>
          <w:delText>환불수수료로</w:delText>
        </w:r>
        <w:r w:rsidRPr="00CA764E" w:rsidDel="000275CB">
          <w:rPr>
            <w:rFonts w:asciiTheme="majorHAnsi" w:eastAsiaTheme="majorHAnsi" w:hAnsiTheme="majorHAnsi" w:cs="굴림"/>
            <w:color w:val="000000" w:themeColor="text1"/>
            <w:kern w:val="0"/>
            <w:szCs w:val="20"/>
          </w:rPr>
          <w:delText xml:space="preserve"> 공제 후 환불</w:delText>
        </w:r>
      </w:del>
    </w:p>
    <w:p w14:paraId="1483AA5B" w14:textId="77777777" w:rsidR="008504BB" w:rsidRDefault="00451051" w:rsidP="00451051">
      <w:pPr>
        <w:numPr>
          <w:ilvl w:val="0"/>
          <w:numId w:val="42"/>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선거 회원 특례: 선거 기간 종료 후 남은 잔액은 수수료 없이 100% 전액 환불합니다.</w:t>
      </w:r>
    </w:p>
    <w:p w14:paraId="347717A5" w14:textId="4CCA5579"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② </w:t>
      </w:r>
      <w:ins w:id="512" w:author="김나영" w:date="2026-01-29T09:40:00Z">
        <w:r w:rsidR="00AB4251">
          <w:rPr>
            <w:rFonts w:asciiTheme="majorHAnsi" w:eastAsiaTheme="majorHAnsi" w:hAnsiTheme="majorHAnsi" w:cs="굴림" w:hint="eastAsia"/>
            <w:color w:val="000000" w:themeColor="text1"/>
            <w:kern w:val="0"/>
            <w:szCs w:val="20"/>
          </w:rPr>
          <w:t xml:space="preserve">무료 지급된 </w:t>
        </w:r>
      </w:ins>
      <w:r w:rsidRPr="00451051">
        <w:rPr>
          <w:rFonts w:asciiTheme="majorHAnsi" w:eastAsiaTheme="majorHAnsi" w:hAnsiTheme="majorHAnsi" w:cs="굴림"/>
          <w:color w:val="000000" w:themeColor="text1"/>
          <w:kern w:val="0"/>
          <w:szCs w:val="20"/>
        </w:rPr>
        <w:t>마일리지</w:t>
      </w:r>
      <w:r w:rsidR="00CA764E">
        <w:rPr>
          <w:rFonts w:asciiTheme="majorHAnsi" w:eastAsiaTheme="majorHAnsi" w:hAnsiTheme="majorHAnsi" w:cs="굴림" w:hint="eastAsia"/>
          <w:color w:val="000000" w:themeColor="text1"/>
          <w:kern w:val="0"/>
          <w:szCs w:val="20"/>
        </w:rPr>
        <w:t xml:space="preserve">는 </w:t>
      </w:r>
      <w:r w:rsidRPr="00451051">
        <w:rPr>
          <w:rFonts w:asciiTheme="majorHAnsi" w:eastAsiaTheme="majorHAnsi" w:hAnsiTheme="majorHAnsi" w:cs="굴림"/>
          <w:color w:val="000000" w:themeColor="text1"/>
          <w:kern w:val="0"/>
          <w:szCs w:val="20"/>
        </w:rPr>
        <w:t>환불 대상이 아니며 소멸됩니다.</w:t>
      </w:r>
    </w:p>
    <w:p w14:paraId="2B810F51" w14:textId="77777777" w:rsidR="008504BB"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③ 환불은 신청일로부터 영업일 기준 7일 이내에 등록된 계좌로 지급합니다.</w:t>
      </w:r>
    </w:p>
    <w:p w14:paraId="449390D4" w14:textId="5297FAE5" w:rsidR="00451051" w:rsidRDefault="00451051" w:rsidP="008504BB">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④ 회원이 관계 법령이나 약관을 위반하여 </w:t>
      </w:r>
      <w:r w:rsidRPr="009A6D04">
        <w:rPr>
          <w:rFonts w:asciiTheme="majorHAnsi" w:eastAsiaTheme="majorHAnsi" w:hAnsiTheme="majorHAnsi" w:cs="굴림"/>
          <w:color w:val="000000" w:themeColor="text1"/>
          <w:kern w:val="0"/>
          <w:szCs w:val="20"/>
        </w:rPr>
        <w:t xml:space="preserve">부당하게 요금을 </w:t>
      </w:r>
      <w:proofErr w:type="spellStart"/>
      <w:r w:rsidRPr="009A6D04">
        <w:rPr>
          <w:rFonts w:asciiTheme="majorHAnsi" w:eastAsiaTheme="majorHAnsi" w:hAnsiTheme="majorHAnsi" w:cs="굴림"/>
          <w:color w:val="000000" w:themeColor="text1"/>
          <w:kern w:val="0"/>
          <w:szCs w:val="20"/>
        </w:rPr>
        <w:t>면탈한</w:t>
      </w:r>
      <w:proofErr w:type="spellEnd"/>
      <w:r w:rsidRPr="009A6D04">
        <w:rPr>
          <w:rFonts w:asciiTheme="majorHAnsi" w:eastAsiaTheme="majorHAnsi" w:hAnsiTheme="majorHAnsi" w:cs="굴림"/>
          <w:color w:val="000000" w:themeColor="text1"/>
          <w:kern w:val="0"/>
          <w:szCs w:val="20"/>
        </w:rPr>
        <w:t xml:space="preserve"> 경우, 회사는 </w:t>
      </w:r>
      <w:proofErr w:type="spellStart"/>
      <w:r w:rsidRPr="009A6D04">
        <w:rPr>
          <w:rFonts w:asciiTheme="majorHAnsi" w:eastAsiaTheme="majorHAnsi" w:hAnsiTheme="majorHAnsi" w:cs="굴림"/>
          <w:color w:val="000000" w:themeColor="text1"/>
          <w:kern w:val="0"/>
          <w:szCs w:val="20"/>
        </w:rPr>
        <w:t>면탈한</w:t>
      </w:r>
      <w:proofErr w:type="spellEnd"/>
      <w:r w:rsidRPr="009A6D04">
        <w:rPr>
          <w:rFonts w:asciiTheme="majorHAnsi" w:eastAsiaTheme="majorHAnsi" w:hAnsiTheme="majorHAnsi" w:cs="굴림"/>
          <w:color w:val="000000" w:themeColor="text1"/>
          <w:kern w:val="0"/>
          <w:szCs w:val="20"/>
        </w:rPr>
        <w:t xml:space="preserve"> 금액의 2배에 해당하는 금액을 청구할</w:t>
      </w:r>
      <w:r w:rsidRPr="00451051">
        <w:rPr>
          <w:rFonts w:asciiTheme="majorHAnsi" w:eastAsiaTheme="majorHAnsi" w:hAnsiTheme="majorHAnsi" w:cs="굴림"/>
          <w:color w:val="000000" w:themeColor="text1"/>
          <w:kern w:val="0"/>
          <w:szCs w:val="20"/>
        </w:rPr>
        <w:t xml:space="preserve"> 수 있습니다.</w:t>
      </w:r>
    </w:p>
    <w:p w14:paraId="0476B927" w14:textId="77777777" w:rsidR="00C86B89" w:rsidRPr="00C86B89" w:rsidRDefault="00C86B89" w:rsidP="00C86B89">
      <w:p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⑤ 환불은 이용자가 충전 시 사용한 결제 수단으로 지급(결제 취소 등)하는 것을 원칙으로 합니다. 단, 현금 환불이 필요한 경우 다음 각 호의 기준을 따릅니다.</w:t>
      </w:r>
    </w:p>
    <w:p w14:paraId="59A9C4B0" w14:textId="77777777" w:rsidR="00C86B89" w:rsidRPr="00C86B89" w:rsidRDefault="00C86B89" w:rsidP="00C86B89">
      <w:pPr>
        <w:numPr>
          <w:ilvl w:val="0"/>
          <w:numId w:val="47"/>
        </w:num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개인 회원: 가입된 회원 본인 명의의 계좌로만 환불 가능</w:t>
      </w:r>
    </w:p>
    <w:p w14:paraId="60EB84A1" w14:textId="77777777" w:rsidR="00C86B89" w:rsidRPr="00C86B89" w:rsidRDefault="00C86B89" w:rsidP="00C86B89">
      <w:pPr>
        <w:numPr>
          <w:ilvl w:val="0"/>
          <w:numId w:val="47"/>
        </w:num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사업자(법인) 회원: 가입된 사업자(법인) 명의의 계좌로만 환불 가능 (대표자 개인 명의 등 타 명의 불가)</w:t>
      </w:r>
    </w:p>
    <w:p w14:paraId="464BF585" w14:textId="77777777" w:rsidR="00C86B89" w:rsidRPr="00C86B89" w:rsidRDefault="00C86B89" w:rsidP="00C86B89">
      <w:pPr>
        <w:rPr>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⑥ 제5항에도 불구하고 휴업, 폐업, 명의 변경 등으로 인하여 원 결제 수단 또는 등록된 계좌로의 환불이 불가능한 경우, 회원은 고객센터를 통해 정보 변경을 요청해야 합니다. 이때 회사는 회원에게 폐업사실증명원, 인감증명서 등 증빙 서류 제출을 요구할 수 있으며, 서류 확인 후 환불을 진행합니다.</w:t>
      </w:r>
    </w:p>
    <w:p w14:paraId="6B16D1C5" w14:textId="093DD05D" w:rsidR="00C86B89" w:rsidRDefault="00C86B89" w:rsidP="00C86B89">
      <w:pPr>
        <w:rPr>
          <w:ins w:id="513" w:author="김나영" w:date="2026-01-29T09:42:00Z"/>
          <w:rFonts w:asciiTheme="majorHAnsi" w:eastAsiaTheme="majorHAnsi" w:hAnsiTheme="majorHAnsi" w:cs="굴림"/>
          <w:color w:val="000000" w:themeColor="text1"/>
          <w:kern w:val="0"/>
          <w:szCs w:val="20"/>
        </w:rPr>
      </w:pPr>
      <w:r w:rsidRPr="00C86B89">
        <w:rPr>
          <w:rFonts w:asciiTheme="majorHAnsi" w:eastAsiaTheme="majorHAnsi" w:hAnsiTheme="majorHAnsi" w:cs="굴림"/>
          <w:color w:val="000000" w:themeColor="text1"/>
          <w:kern w:val="0"/>
          <w:szCs w:val="20"/>
        </w:rPr>
        <w:t>⑦ 환불은 신청일(서류 제출이 필요한 경우 서류 접수 완료일)로부터 영업일 기준 7일 이내에 지급합니다.</w:t>
      </w:r>
    </w:p>
    <w:p w14:paraId="236F2540" w14:textId="28C45340" w:rsidR="00AB4251" w:rsidRDefault="00AB4251" w:rsidP="00C86B89">
      <w:pPr>
        <w:rPr>
          <w:ins w:id="514" w:author="김나영" w:date="2026-01-29T09:42:00Z"/>
          <w:rFonts w:asciiTheme="majorHAnsi" w:eastAsiaTheme="majorHAnsi" w:hAnsiTheme="majorHAnsi" w:cs="굴림"/>
          <w:color w:val="000000" w:themeColor="text1"/>
          <w:kern w:val="0"/>
          <w:szCs w:val="20"/>
        </w:rPr>
      </w:pPr>
      <w:ins w:id="515" w:author="김나영" w:date="2026-01-29T09:42:00Z">
        <w:r>
          <w:rPr>
            <w:rFonts w:asciiTheme="majorHAnsi" w:eastAsiaTheme="majorHAnsi" w:hAnsiTheme="majorHAnsi" w:cs="굴림"/>
            <w:color w:val="000000" w:themeColor="text1"/>
            <w:kern w:val="0"/>
            <w:szCs w:val="20"/>
          </w:rPr>
          <w:t>⑧</w:t>
        </w:r>
      </w:ins>
      <w:ins w:id="516" w:author="김나영" w:date="2026-01-29T09:43:00Z">
        <w:r>
          <w:rPr>
            <w:rFonts w:asciiTheme="majorHAnsi" w:eastAsiaTheme="majorHAnsi" w:hAnsiTheme="majorHAnsi" w:cs="굴림"/>
            <w:color w:val="000000" w:themeColor="text1"/>
            <w:kern w:val="0"/>
            <w:szCs w:val="20"/>
          </w:rPr>
          <w:t xml:space="preserve"> </w:t>
        </w:r>
      </w:ins>
      <w:ins w:id="517" w:author="김나영" w:date="2026-01-29T09:42:00Z">
        <w:r>
          <w:rPr>
            <w:rFonts w:asciiTheme="majorHAnsi" w:eastAsiaTheme="majorHAnsi" w:hAnsiTheme="majorHAnsi" w:cs="굴림" w:hint="eastAsia"/>
            <w:color w:val="000000" w:themeColor="text1"/>
            <w:kern w:val="0"/>
            <w:szCs w:val="20"/>
          </w:rPr>
          <w:t>다음과 같은 경우 포인트는 환불되지 않습니다.</w:t>
        </w:r>
      </w:ins>
    </w:p>
    <w:p w14:paraId="3C911E82" w14:textId="2A1BBDB4" w:rsidR="00AB4251" w:rsidRDefault="00AB4251">
      <w:pPr>
        <w:numPr>
          <w:ilvl w:val="0"/>
          <w:numId w:val="53"/>
        </w:numPr>
        <w:rPr>
          <w:ins w:id="518" w:author="김나영" w:date="2026-01-29T09:42:00Z"/>
          <w:rFonts w:asciiTheme="majorHAnsi" w:eastAsiaTheme="majorHAnsi" w:hAnsiTheme="majorHAnsi" w:cs="굴림"/>
          <w:color w:val="000000" w:themeColor="text1"/>
          <w:kern w:val="0"/>
          <w:szCs w:val="20"/>
        </w:rPr>
        <w:pPrChange w:id="519" w:author="김나영" w:date="2026-01-30T13:58:00Z">
          <w:pPr/>
        </w:pPrChange>
      </w:pPr>
      <w:ins w:id="520" w:author="김나영" w:date="2026-01-29T09:42:00Z">
        <w:r w:rsidRPr="00AB4251">
          <w:rPr>
            <w:rFonts w:asciiTheme="majorHAnsi" w:eastAsiaTheme="majorHAnsi" w:hAnsiTheme="majorHAnsi" w:cs="굴림" w:hint="eastAsia"/>
            <w:color w:val="000000" w:themeColor="text1"/>
            <w:kern w:val="0"/>
            <w:szCs w:val="20"/>
            <w:rPrChange w:id="521" w:author="김나영" w:date="2026-01-29T09:42:00Z">
              <w:rPr>
                <w:rFonts w:hint="eastAsia"/>
              </w:rPr>
            </w:rPrChange>
          </w:rPr>
          <w:t>포인트</w:t>
        </w:r>
        <w:r>
          <w:rPr>
            <w:rFonts w:asciiTheme="majorHAnsi" w:eastAsiaTheme="majorHAnsi" w:hAnsiTheme="majorHAnsi" w:cs="굴림" w:hint="eastAsia"/>
            <w:color w:val="000000" w:themeColor="text1"/>
            <w:kern w:val="0"/>
            <w:szCs w:val="20"/>
          </w:rPr>
          <w:t xml:space="preserve"> 유효기간</w:t>
        </w:r>
      </w:ins>
      <w:ins w:id="522" w:author="김나영" w:date="2026-09-10T17:05:00Z">
        <w:r w:rsidR="0077333D" w:rsidRPr="0077333D">
          <w:rPr>
            <w:rFonts w:asciiTheme="majorHAnsi" w:eastAsiaTheme="majorHAnsi" w:hAnsiTheme="majorHAnsi" w:cs="굴림"/>
            <w:b/>
            <w:color w:val="FF0000"/>
            <w:kern w:val="0"/>
            <w:szCs w:val="20"/>
            <w:rPrChange w:id="523" w:author="김나영" w:date="2026-09-10T17:05:00Z">
              <w:rPr>
                <w:rFonts w:asciiTheme="majorHAnsi" w:eastAsiaTheme="majorHAnsi" w:hAnsiTheme="majorHAnsi" w:cs="굴림"/>
                <w:color w:val="000000" w:themeColor="text1"/>
                <w:kern w:val="0"/>
                <w:szCs w:val="20"/>
              </w:rPr>
            </w:rPrChange>
          </w:rPr>
          <w:t>(5</w:t>
        </w:r>
        <w:r w:rsidR="0077333D" w:rsidRPr="0077333D">
          <w:rPr>
            <w:rFonts w:asciiTheme="majorHAnsi" w:eastAsiaTheme="majorHAnsi" w:hAnsiTheme="majorHAnsi" w:cs="굴림" w:hint="eastAsia"/>
            <w:b/>
            <w:color w:val="FF0000"/>
            <w:kern w:val="0"/>
            <w:szCs w:val="20"/>
            <w:rPrChange w:id="524" w:author="김나영" w:date="2026-09-10T17:05:00Z">
              <w:rPr>
                <w:rFonts w:asciiTheme="majorHAnsi" w:eastAsiaTheme="majorHAnsi" w:hAnsiTheme="majorHAnsi" w:cs="굴림" w:hint="eastAsia"/>
                <w:color w:val="000000" w:themeColor="text1"/>
                <w:kern w:val="0"/>
                <w:szCs w:val="20"/>
              </w:rPr>
            </w:rPrChange>
          </w:rPr>
          <w:t>년</w:t>
        </w:r>
        <w:r w:rsidR="0077333D" w:rsidRPr="0077333D">
          <w:rPr>
            <w:rFonts w:asciiTheme="majorHAnsi" w:eastAsiaTheme="majorHAnsi" w:hAnsiTheme="majorHAnsi" w:cs="굴림"/>
            <w:b/>
            <w:color w:val="FF0000"/>
            <w:kern w:val="0"/>
            <w:szCs w:val="20"/>
            <w:rPrChange w:id="525" w:author="김나영" w:date="2026-09-10T17:05:00Z">
              <w:rPr>
                <w:rFonts w:asciiTheme="majorHAnsi" w:eastAsiaTheme="majorHAnsi" w:hAnsiTheme="majorHAnsi" w:cs="굴림"/>
                <w:color w:val="000000" w:themeColor="text1"/>
                <w:kern w:val="0"/>
                <w:szCs w:val="20"/>
              </w:rPr>
            </w:rPrChange>
          </w:rPr>
          <w:t>)</w:t>
        </w:r>
      </w:ins>
      <w:ins w:id="526" w:author="김나영" w:date="2026-01-29T09:42:00Z">
        <w:r>
          <w:rPr>
            <w:rFonts w:asciiTheme="majorHAnsi" w:eastAsiaTheme="majorHAnsi" w:hAnsiTheme="majorHAnsi" w:cs="굴림" w:hint="eastAsia"/>
            <w:color w:val="000000" w:themeColor="text1"/>
            <w:kern w:val="0"/>
            <w:szCs w:val="20"/>
          </w:rPr>
          <w:t>이 만료된 경우</w:t>
        </w:r>
      </w:ins>
    </w:p>
    <w:p w14:paraId="23FFF50D" w14:textId="2BDBAF48" w:rsidR="00AB4251" w:rsidRDefault="00AB4251">
      <w:pPr>
        <w:numPr>
          <w:ilvl w:val="0"/>
          <w:numId w:val="53"/>
        </w:numPr>
        <w:rPr>
          <w:ins w:id="527" w:author="김나영" w:date="2026-01-29T09:43:00Z"/>
          <w:rFonts w:asciiTheme="majorHAnsi" w:eastAsiaTheme="majorHAnsi" w:hAnsiTheme="majorHAnsi" w:cs="굴림"/>
          <w:color w:val="000000" w:themeColor="text1"/>
          <w:kern w:val="0"/>
          <w:szCs w:val="20"/>
        </w:rPr>
        <w:pPrChange w:id="528" w:author="김나영" w:date="2026-01-30T13:58:00Z">
          <w:pPr/>
        </w:pPrChange>
      </w:pPr>
      <w:ins w:id="529" w:author="김나영" w:date="2026-01-29T09:43:00Z">
        <w:r w:rsidRPr="00AB4251">
          <w:rPr>
            <w:rFonts w:asciiTheme="majorHAnsi" w:eastAsiaTheme="majorHAnsi" w:hAnsiTheme="majorHAnsi" w:cs="굴림" w:hint="eastAsia"/>
            <w:color w:val="000000" w:themeColor="text1"/>
            <w:kern w:val="0"/>
            <w:szCs w:val="20"/>
          </w:rPr>
          <w:t>제</w:t>
        </w:r>
        <w:r w:rsidRPr="00AB4251">
          <w:rPr>
            <w:rFonts w:asciiTheme="majorHAnsi" w:eastAsiaTheme="majorHAnsi" w:hAnsiTheme="majorHAnsi" w:cs="굴림"/>
            <w:color w:val="000000" w:themeColor="text1"/>
            <w:kern w:val="0"/>
            <w:szCs w:val="20"/>
          </w:rPr>
          <w:t>16조 (서비스 이용의 제한 및 정지)</w:t>
        </w:r>
      </w:ins>
      <w:ins w:id="530" w:author="김나영" w:date="2026-09-10T17:05:00Z">
        <w:r w:rsidR="0079527D" w:rsidRPr="0079527D">
          <w:rPr>
            <w:rFonts w:hint="eastAsia"/>
          </w:rPr>
          <w:t xml:space="preserve"> </w:t>
        </w:r>
        <w:r w:rsidR="0079527D" w:rsidRPr="0079527D">
          <w:rPr>
            <w:rFonts w:asciiTheme="majorHAnsi" w:eastAsiaTheme="majorHAnsi" w:hAnsiTheme="majorHAnsi" w:cs="굴림" w:hint="eastAsia"/>
            <w:b/>
            <w:color w:val="FF0000"/>
            <w:kern w:val="0"/>
            <w:szCs w:val="20"/>
            <w:rPrChange w:id="531" w:author="김나영" w:date="2026-09-10T17:05:00Z">
              <w:rPr>
                <w:rFonts w:asciiTheme="majorHAnsi" w:eastAsiaTheme="majorHAnsi" w:hAnsiTheme="majorHAnsi" w:cs="굴림" w:hint="eastAsia"/>
                <w:color w:val="000000" w:themeColor="text1"/>
                <w:kern w:val="0"/>
                <w:szCs w:val="20"/>
              </w:rPr>
            </w:rPrChange>
          </w:rPr>
          <w:t>및</w:t>
        </w:r>
        <w:r w:rsidR="0079527D" w:rsidRPr="0079527D">
          <w:rPr>
            <w:rFonts w:asciiTheme="majorHAnsi" w:eastAsiaTheme="majorHAnsi" w:hAnsiTheme="majorHAnsi" w:cs="굴림"/>
            <w:b/>
            <w:color w:val="FF0000"/>
            <w:kern w:val="0"/>
            <w:szCs w:val="20"/>
            <w:rPrChange w:id="532" w:author="김나영" w:date="2026-09-10T17:05:00Z">
              <w:rPr>
                <w:rFonts w:asciiTheme="majorHAnsi" w:eastAsiaTheme="majorHAnsi" w:hAnsiTheme="majorHAnsi" w:cs="굴림"/>
                <w:color w:val="000000" w:themeColor="text1"/>
                <w:kern w:val="0"/>
                <w:szCs w:val="20"/>
              </w:rPr>
            </w:rPrChange>
          </w:rPr>
          <w:t xml:space="preserve"> 제17조(계약해지)에 따른 영구 이용정지 또는 강제 해지 조치된 경우</w:t>
        </w:r>
      </w:ins>
    </w:p>
    <w:p w14:paraId="4E568188" w14:textId="0C6E2C24" w:rsidR="00AB4251" w:rsidRDefault="0079527D">
      <w:pPr>
        <w:numPr>
          <w:ilvl w:val="0"/>
          <w:numId w:val="53"/>
        </w:numPr>
        <w:rPr>
          <w:ins w:id="533" w:author="나영 김" w:date="2026-02-02T10:33:00Z"/>
          <w:rFonts w:asciiTheme="majorHAnsi" w:eastAsiaTheme="majorHAnsi" w:hAnsiTheme="majorHAnsi" w:cs="굴림"/>
          <w:color w:val="000000" w:themeColor="text1"/>
          <w:kern w:val="0"/>
          <w:szCs w:val="20"/>
        </w:rPr>
      </w:pPr>
      <w:ins w:id="534" w:author="김나영" w:date="2026-09-10T17:05:00Z">
        <w:r w:rsidRPr="0079527D">
          <w:rPr>
            <w:rFonts w:asciiTheme="majorHAnsi" w:eastAsiaTheme="majorHAnsi" w:hAnsiTheme="majorHAnsi" w:cs="굴림" w:hint="eastAsia"/>
            <w:color w:val="000000" w:themeColor="text1"/>
            <w:kern w:val="0"/>
            <w:szCs w:val="20"/>
          </w:rPr>
          <w:t>회원이</w:t>
        </w:r>
        <w:r w:rsidRPr="0079527D">
          <w:rPr>
            <w:rFonts w:asciiTheme="majorHAnsi" w:eastAsiaTheme="majorHAnsi" w:hAnsiTheme="majorHAnsi" w:cs="굴림"/>
            <w:color w:val="000000" w:themeColor="text1"/>
            <w:kern w:val="0"/>
            <w:szCs w:val="20"/>
          </w:rPr>
          <w:t xml:space="preserve"> 자진 탈퇴 시 잔여 소액 포인트의 환불을 </w:t>
        </w:r>
        <w:r w:rsidRPr="0079527D">
          <w:rPr>
            <w:rFonts w:asciiTheme="majorHAnsi" w:eastAsiaTheme="majorHAnsi" w:hAnsiTheme="majorHAnsi" w:cs="굴림"/>
            <w:b/>
            <w:color w:val="FF0000"/>
            <w:kern w:val="0"/>
            <w:szCs w:val="20"/>
            <w:rPrChange w:id="535" w:author="김나영" w:date="2026-09-10T17:05:00Z">
              <w:rPr>
                <w:rFonts w:asciiTheme="majorHAnsi" w:eastAsiaTheme="majorHAnsi" w:hAnsiTheme="majorHAnsi" w:cs="굴림"/>
                <w:color w:val="000000" w:themeColor="text1"/>
                <w:kern w:val="0"/>
                <w:szCs w:val="20"/>
              </w:rPr>
            </w:rPrChange>
          </w:rPr>
          <w:t>포기하고 소멸에 동의한 경우</w:t>
        </w:r>
      </w:ins>
    </w:p>
    <w:p w14:paraId="1ABFB7E0" w14:textId="7328B777" w:rsidR="00A00F13" w:rsidRPr="00AB4251" w:rsidRDefault="00A00F13">
      <w:pPr>
        <w:numPr>
          <w:ilvl w:val="0"/>
          <w:numId w:val="53"/>
        </w:numPr>
        <w:rPr>
          <w:rFonts w:asciiTheme="majorHAnsi" w:eastAsiaTheme="majorHAnsi" w:hAnsiTheme="majorHAnsi" w:cs="굴림"/>
          <w:color w:val="000000" w:themeColor="text1"/>
          <w:kern w:val="0"/>
          <w:szCs w:val="20"/>
          <w:rPrChange w:id="536" w:author="김나영" w:date="2026-01-29T09:42:00Z">
            <w:rPr/>
          </w:rPrChange>
        </w:rPr>
        <w:pPrChange w:id="537" w:author="김나영" w:date="2026-01-30T13:58:00Z">
          <w:pPr/>
        </w:pPrChange>
      </w:pPr>
      <w:ins w:id="538" w:author="나영 김" w:date="2026-02-02T10:33:00Z">
        <w:r>
          <w:rPr>
            <w:rFonts w:asciiTheme="majorHAnsi" w:eastAsiaTheme="majorHAnsi" w:hAnsiTheme="majorHAnsi" w:cs="굴림" w:hint="eastAsia"/>
            <w:color w:val="000000" w:themeColor="text1"/>
            <w:kern w:val="0"/>
            <w:szCs w:val="20"/>
          </w:rPr>
          <w:t xml:space="preserve">잔여 </w:t>
        </w:r>
      </w:ins>
      <w:ins w:id="539" w:author="김나영" w:date="2026-09-10T17:06:00Z">
        <w:r w:rsidR="0079527D" w:rsidRPr="0079527D">
          <w:rPr>
            <w:rFonts w:asciiTheme="majorHAnsi" w:eastAsiaTheme="majorHAnsi" w:hAnsiTheme="majorHAnsi" w:cs="굴림" w:hint="eastAsia"/>
            <w:b/>
            <w:color w:val="FF0000"/>
            <w:kern w:val="0"/>
            <w:szCs w:val="20"/>
            <w:rPrChange w:id="540" w:author="김나영" w:date="2026-09-10T17:06:00Z">
              <w:rPr>
                <w:rFonts w:asciiTheme="majorHAnsi" w:eastAsiaTheme="majorHAnsi" w:hAnsiTheme="majorHAnsi" w:cs="굴림" w:hint="eastAsia"/>
                <w:color w:val="000000" w:themeColor="text1"/>
                <w:kern w:val="0"/>
                <w:szCs w:val="20"/>
              </w:rPr>
            </w:rPrChange>
          </w:rPr>
          <w:t>유료</w:t>
        </w:r>
        <w:r w:rsidR="0079527D">
          <w:rPr>
            <w:rFonts w:asciiTheme="majorHAnsi" w:eastAsiaTheme="majorHAnsi" w:hAnsiTheme="majorHAnsi" w:cs="굴림" w:hint="eastAsia"/>
            <w:color w:val="000000" w:themeColor="text1"/>
            <w:kern w:val="0"/>
            <w:szCs w:val="20"/>
          </w:rPr>
          <w:t xml:space="preserve"> </w:t>
        </w:r>
      </w:ins>
      <w:ins w:id="541" w:author="나영 김" w:date="2026-02-02T10:33:00Z">
        <w:r>
          <w:rPr>
            <w:rFonts w:asciiTheme="majorHAnsi" w:eastAsiaTheme="majorHAnsi" w:hAnsiTheme="majorHAnsi" w:cs="굴림" w:hint="eastAsia"/>
            <w:color w:val="000000" w:themeColor="text1"/>
            <w:kern w:val="0"/>
            <w:szCs w:val="20"/>
          </w:rPr>
          <w:t xml:space="preserve">포인트가 </w:t>
        </w:r>
        <w:r>
          <w:rPr>
            <w:rFonts w:asciiTheme="majorHAnsi" w:eastAsiaTheme="majorHAnsi" w:hAnsiTheme="majorHAnsi" w:cs="굴림"/>
            <w:color w:val="000000" w:themeColor="text1"/>
            <w:kern w:val="0"/>
            <w:szCs w:val="20"/>
          </w:rPr>
          <w:t xml:space="preserve">10,000 </w:t>
        </w:r>
        <w:r>
          <w:rPr>
            <w:rFonts w:asciiTheme="majorHAnsi" w:eastAsiaTheme="majorHAnsi" w:hAnsiTheme="majorHAnsi" w:cs="굴림" w:hint="eastAsia"/>
            <w:color w:val="000000" w:themeColor="text1"/>
            <w:kern w:val="0"/>
            <w:szCs w:val="20"/>
          </w:rPr>
          <w:t xml:space="preserve">포인트 </w:t>
        </w:r>
        <w:del w:id="542" w:author="김나영" w:date="2026-09-10T17:06:00Z">
          <w:r w:rsidRPr="0079527D" w:rsidDel="0079527D">
            <w:rPr>
              <w:rFonts w:asciiTheme="majorHAnsi" w:eastAsiaTheme="majorHAnsi" w:hAnsiTheme="majorHAnsi" w:cs="굴림" w:hint="eastAsia"/>
              <w:b/>
              <w:color w:val="FF0000"/>
              <w:kern w:val="0"/>
              <w:szCs w:val="20"/>
              <w:rPrChange w:id="543" w:author="김나영" w:date="2026-09-10T17:06:00Z">
                <w:rPr>
                  <w:rFonts w:asciiTheme="majorHAnsi" w:eastAsiaTheme="majorHAnsi" w:hAnsiTheme="majorHAnsi" w:cs="굴림" w:hint="eastAsia"/>
                  <w:color w:val="000000" w:themeColor="text1"/>
                  <w:kern w:val="0"/>
                  <w:szCs w:val="20"/>
                </w:rPr>
              </w:rPrChange>
            </w:rPr>
            <w:delText>이하</w:delText>
          </w:r>
        </w:del>
      </w:ins>
      <w:ins w:id="544" w:author="김나영" w:date="2026-09-10T17:06:00Z">
        <w:r w:rsidR="0079527D" w:rsidRPr="0079527D">
          <w:rPr>
            <w:rFonts w:asciiTheme="majorHAnsi" w:eastAsiaTheme="majorHAnsi" w:hAnsiTheme="majorHAnsi" w:cs="굴림" w:hint="eastAsia"/>
            <w:b/>
            <w:color w:val="FF0000"/>
            <w:kern w:val="0"/>
            <w:szCs w:val="20"/>
            <w:rPrChange w:id="545" w:author="김나영" w:date="2026-09-10T17:06:00Z">
              <w:rPr>
                <w:rFonts w:asciiTheme="majorHAnsi" w:eastAsiaTheme="majorHAnsi" w:hAnsiTheme="majorHAnsi" w:cs="굴림" w:hint="eastAsia"/>
                <w:color w:val="000000" w:themeColor="text1"/>
                <w:kern w:val="0"/>
                <w:szCs w:val="20"/>
              </w:rPr>
            </w:rPrChange>
          </w:rPr>
          <w:t>미만</w:t>
        </w:r>
      </w:ins>
      <w:ins w:id="546" w:author="나영 김" w:date="2026-02-02T10:33:00Z">
        <w:r>
          <w:rPr>
            <w:rFonts w:asciiTheme="majorHAnsi" w:eastAsiaTheme="majorHAnsi" w:hAnsiTheme="majorHAnsi" w:cs="굴림" w:hint="eastAsia"/>
            <w:color w:val="000000" w:themeColor="text1"/>
            <w:kern w:val="0"/>
            <w:szCs w:val="20"/>
          </w:rPr>
          <w:t>인 경우</w:t>
        </w:r>
      </w:ins>
    </w:p>
    <w:p w14:paraId="44FF0D7A" w14:textId="77777777" w:rsidR="008504BB" w:rsidRPr="00C86B89" w:rsidRDefault="008504BB" w:rsidP="008504BB">
      <w:pPr>
        <w:rPr>
          <w:rFonts w:asciiTheme="majorHAnsi" w:eastAsiaTheme="majorHAnsi" w:hAnsiTheme="majorHAnsi" w:cs="굴림"/>
          <w:color w:val="000000" w:themeColor="text1"/>
          <w:kern w:val="0"/>
          <w:szCs w:val="20"/>
        </w:rPr>
      </w:pPr>
    </w:p>
    <w:p w14:paraId="7B06085F" w14:textId="50CF16DC" w:rsidR="00511EAD" w:rsidDel="00AB4251" w:rsidRDefault="00511EAD" w:rsidP="008504BB">
      <w:pPr>
        <w:rPr>
          <w:del w:id="547" w:author="김나영" w:date="2026-01-29T09:37:00Z"/>
          <w:rFonts w:asciiTheme="majorHAnsi" w:eastAsiaTheme="majorHAnsi" w:hAnsiTheme="majorHAnsi" w:cs="굴림"/>
          <w:color w:val="000000" w:themeColor="text1"/>
          <w:kern w:val="0"/>
          <w:szCs w:val="20"/>
        </w:rPr>
      </w:pPr>
    </w:p>
    <w:p w14:paraId="7FC7D29C" w14:textId="33ACC4D3" w:rsidR="00511EAD" w:rsidDel="00AB4251" w:rsidRDefault="00511EAD" w:rsidP="008504BB">
      <w:pPr>
        <w:rPr>
          <w:del w:id="548" w:author="김나영" w:date="2026-01-29T09:37:00Z"/>
          <w:rFonts w:asciiTheme="majorHAnsi" w:eastAsiaTheme="majorHAnsi" w:hAnsiTheme="majorHAnsi" w:cs="굴림"/>
          <w:color w:val="000000" w:themeColor="text1"/>
          <w:kern w:val="0"/>
          <w:szCs w:val="20"/>
        </w:rPr>
      </w:pPr>
    </w:p>
    <w:p w14:paraId="654B486E" w14:textId="06079066" w:rsidR="00511EAD" w:rsidDel="00AB4251" w:rsidRDefault="00511EAD" w:rsidP="008504BB">
      <w:pPr>
        <w:rPr>
          <w:del w:id="549" w:author="김나영" w:date="2026-01-29T09:37:00Z"/>
          <w:rFonts w:asciiTheme="majorHAnsi" w:eastAsiaTheme="majorHAnsi" w:hAnsiTheme="majorHAnsi" w:cs="굴림"/>
          <w:color w:val="000000" w:themeColor="text1"/>
          <w:kern w:val="0"/>
          <w:szCs w:val="20"/>
        </w:rPr>
      </w:pPr>
    </w:p>
    <w:p w14:paraId="23EB90B0" w14:textId="6B3B3FF1" w:rsidR="00511EAD" w:rsidDel="00AB4251" w:rsidRDefault="00511EAD" w:rsidP="008504BB">
      <w:pPr>
        <w:rPr>
          <w:del w:id="550" w:author="김나영" w:date="2026-01-29T09:37:00Z"/>
          <w:rFonts w:asciiTheme="majorHAnsi" w:eastAsiaTheme="majorHAnsi" w:hAnsiTheme="majorHAnsi" w:cs="굴림"/>
          <w:color w:val="000000" w:themeColor="text1"/>
          <w:kern w:val="0"/>
          <w:szCs w:val="20"/>
        </w:rPr>
      </w:pPr>
    </w:p>
    <w:p w14:paraId="6D4DCF07" w14:textId="5B10E4CE" w:rsidR="00C53AD9" w:rsidDel="00AB4251" w:rsidRDefault="00C53AD9" w:rsidP="008504BB">
      <w:pPr>
        <w:rPr>
          <w:del w:id="551" w:author="김나영" w:date="2026-01-29T09:37:00Z"/>
          <w:rFonts w:asciiTheme="majorHAnsi" w:eastAsiaTheme="majorHAnsi" w:hAnsiTheme="majorHAnsi" w:cs="굴림"/>
          <w:color w:val="000000" w:themeColor="text1"/>
          <w:kern w:val="0"/>
          <w:szCs w:val="20"/>
        </w:rPr>
      </w:pPr>
    </w:p>
    <w:p w14:paraId="35840759" w14:textId="32268E2D" w:rsidR="00C53AD9" w:rsidDel="00AB4251" w:rsidRDefault="00C53AD9" w:rsidP="008504BB">
      <w:pPr>
        <w:rPr>
          <w:del w:id="552" w:author="김나영" w:date="2026-01-29T09:37:00Z"/>
          <w:rFonts w:asciiTheme="majorHAnsi" w:eastAsiaTheme="majorHAnsi" w:hAnsiTheme="majorHAnsi" w:cs="굴림"/>
          <w:color w:val="000000" w:themeColor="text1"/>
          <w:kern w:val="0"/>
          <w:szCs w:val="20"/>
        </w:rPr>
      </w:pPr>
    </w:p>
    <w:p w14:paraId="0BDF0BEE" w14:textId="0C2917F0" w:rsidR="00C53AD9" w:rsidDel="00AB4251" w:rsidRDefault="00C53AD9" w:rsidP="008504BB">
      <w:pPr>
        <w:rPr>
          <w:del w:id="553" w:author="김나영" w:date="2026-01-29T09:37:00Z"/>
          <w:rFonts w:asciiTheme="majorHAnsi" w:eastAsiaTheme="majorHAnsi" w:hAnsiTheme="majorHAnsi" w:cs="굴림"/>
          <w:color w:val="000000" w:themeColor="text1"/>
          <w:kern w:val="0"/>
          <w:szCs w:val="20"/>
        </w:rPr>
      </w:pPr>
    </w:p>
    <w:p w14:paraId="5BC6953F" w14:textId="1F87FF85" w:rsidR="00C53AD9" w:rsidDel="00AB4251" w:rsidRDefault="00C53AD9" w:rsidP="008504BB">
      <w:pPr>
        <w:rPr>
          <w:del w:id="554" w:author="김나영" w:date="2026-01-29T09:37:00Z"/>
          <w:rFonts w:asciiTheme="majorHAnsi" w:eastAsiaTheme="majorHAnsi" w:hAnsiTheme="majorHAnsi" w:cs="굴림"/>
          <w:color w:val="000000" w:themeColor="text1"/>
          <w:kern w:val="0"/>
          <w:szCs w:val="20"/>
        </w:rPr>
      </w:pPr>
    </w:p>
    <w:p w14:paraId="18F29BAF" w14:textId="3F626709" w:rsidR="00C53AD9" w:rsidDel="00AB4251" w:rsidRDefault="00C53AD9" w:rsidP="008504BB">
      <w:pPr>
        <w:rPr>
          <w:del w:id="555" w:author="김나영" w:date="2026-01-29T09:37:00Z"/>
          <w:rFonts w:asciiTheme="majorHAnsi" w:eastAsiaTheme="majorHAnsi" w:hAnsiTheme="majorHAnsi" w:cs="굴림"/>
          <w:color w:val="000000" w:themeColor="text1"/>
          <w:kern w:val="0"/>
          <w:szCs w:val="20"/>
        </w:rPr>
      </w:pPr>
    </w:p>
    <w:p w14:paraId="16C75659" w14:textId="3D179651" w:rsidR="00C53AD9" w:rsidDel="00AB4251" w:rsidRDefault="00C53AD9" w:rsidP="008504BB">
      <w:pPr>
        <w:rPr>
          <w:del w:id="556" w:author="김나영" w:date="2026-01-29T09:37:00Z"/>
          <w:rFonts w:asciiTheme="majorHAnsi" w:eastAsiaTheme="majorHAnsi" w:hAnsiTheme="majorHAnsi" w:cs="굴림"/>
          <w:color w:val="000000" w:themeColor="text1"/>
          <w:kern w:val="0"/>
          <w:szCs w:val="20"/>
        </w:rPr>
      </w:pPr>
    </w:p>
    <w:p w14:paraId="07902688" w14:textId="4CEE774B" w:rsidR="00C53AD9" w:rsidDel="00AB4251" w:rsidRDefault="00C53AD9" w:rsidP="008504BB">
      <w:pPr>
        <w:rPr>
          <w:del w:id="557" w:author="김나영" w:date="2026-01-29T09:37:00Z"/>
          <w:rFonts w:asciiTheme="majorHAnsi" w:eastAsiaTheme="majorHAnsi" w:hAnsiTheme="majorHAnsi" w:cs="굴림"/>
          <w:color w:val="000000" w:themeColor="text1"/>
          <w:kern w:val="0"/>
          <w:szCs w:val="20"/>
        </w:rPr>
      </w:pPr>
    </w:p>
    <w:p w14:paraId="1497D316" w14:textId="7363583A" w:rsidR="00C53AD9" w:rsidRPr="00451051" w:rsidDel="00AB4251" w:rsidRDefault="00C53AD9" w:rsidP="008504BB">
      <w:pPr>
        <w:rPr>
          <w:del w:id="558" w:author="김나영" w:date="2026-01-29T09:37:00Z"/>
          <w:rFonts w:asciiTheme="majorHAnsi" w:eastAsiaTheme="majorHAnsi" w:hAnsiTheme="majorHAnsi" w:cs="굴림"/>
          <w:color w:val="000000" w:themeColor="text1"/>
          <w:kern w:val="0"/>
          <w:szCs w:val="20"/>
        </w:rPr>
      </w:pPr>
    </w:p>
    <w:p w14:paraId="6C27F239" w14:textId="4A5F5A5A" w:rsidR="00451051" w:rsidRPr="00451051" w:rsidRDefault="00451051" w:rsidP="008504BB">
      <w:pPr>
        <w:jc w:val="center"/>
        <w:rPr>
          <w:rFonts w:asciiTheme="majorHAnsi" w:eastAsiaTheme="majorHAnsi" w:hAnsiTheme="majorHAnsi" w:cs="굴림"/>
          <w:b/>
          <w:bCs/>
          <w:color w:val="000000" w:themeColor="text1"/>
          <w:kern w:val="0"/>
          <w:sz w:val="24"/>
          <w:szCs w:val="24"/>
        </w:rPr>
      </w:pPr>
      <w:r w:rsidRPr="00451051">
        <w:rPr>
          <w:rFonts w:asciiTheme="majorHAnsi" w:eastAsiaTheme="majorHAnsi" w:hAnsiTheme="majorHAnsi" w:cs="굴림"/>
          <w:b/>
          <w:bCs/>
          <w:color w:val="000000" w:themeColor="text1"/>
          <w:kern w:val="0"/>
          <w:sz w:val="24"/>
          <w:szCs w:val="24"/>
        </w:rPr>
        <w:t>제</w:t>
      </w:r>
      <w:ins w:id="559" w:author="김나영" w:date="2026-01-30T10:27:00Z">
        <w:r w:rsidR="00A03429">
          <w:rPr>
            <w:rFonts w:asciiTheme="majorHAnsi" w:eastAsiaTheme="majorHAnsi" w:hAnsiTheme="majorHAnsi" w:cs="굴림"/>
            <w:b/>
            <w:bCs/>
            <w:color w:val="000000" w:themeColor="text1"/>
            <w:kern w:val="0"/>
            <w:sz w:val="24"/>
            <w:szCs w:val="24"/>
          </w:rPr>
          <w:t>7</w:t>
        </w:r>
      </w:ins>
      <w:del w:id="560" w:author="김나영" w:date="2026-01-30T10:27:00Z">
        <w:r w:rsidRPr="00451051" w:rsidDel="00A03429">
          <w:rPr>
            <w:rFonts w:asciiTheme="majorHAnsi" w:eastAsiaTheme="majorHAnsi" w:hAnsiTheme="majorHAnsi" w:cs="굴림"/>
            <w:b/>
            <w:bCs/>
            <w:color w:val="000000" w:themeColor="text1"/>
            <w:kern w:val="0"/>
            <w:sz w:val="24"/>
            <w:szCs w:val="24"/>
          </w:rPr>
          <w:delText>6</w:delText>
        </w:r>
      </w:del>
      <w:r w:rsidRPr="00451051">
        <w:rPr>
          <w:rFonts w:asciiTheme="majorHAnsi" w:eastAsiaTheme="majorHAnsi" w:hAnsiTheme="majorHAnsi" w:cs="굴림"/>
          <w:b/>
          <w:bCs/>
          <w:color w:val="000000" w:themeColor="text1"/>
          <w:kern w:val="0"/>
          <w:sz w:val="24"/>
          <w:szCs w:val="24"/>
        </w:rPr>
        <w:t>장 손해배상 등</w:t>
      </w:r>
    </w:p>
    <w:p w14:paraId="627FDA95" w14:textId="6C1960AD" w:rsidR="008504BB" w:rsidRP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561" w:author="김나영" w:date="2026-01-30T13:59:00Z">
        <w:r w:rsidR="00EC2897">
          <w:rPr>
            <w:rFonts w:asciiTheme="majorHAnsi" w:eastAsiaTheme="majorHAnsi" w:hAnsiTheme="majorHAnsi" w:cs="굴림"/>
            <w:b/>
            <w:bCs/>
            <w:color w:val="000000" w:themeColor="text1"/>
            <w:kern w:val="0"/>
            <w:szCs w:val="20"/>
          </w:rPr>
          <w:t>4</w:t>
        </w:r>
      </w:ins>
      <w:del w:id="562" w:author="김나영" w:date="2026-01-30T13:59:00Z">
        <w:r w:rsidRPr="00451051" w:rsidDel="00EC2897">
          <w:rPr>
            <w:rFonts w:asciiTheme="majorHAnsi" w:eastAsiaTheme="majorHAnsi" w:hAnsiTheme="majorHAnsi" w:cs="굴림"/>
            <w:b/>
            <w:bCs/>
            <w:color w:val="000000" w:themeColor="text1"/>
            <w:kern w:val="0"/>
            <w:szCs w:val="20"/>
          </w:rPr>
          <w:delText>3</w:delText>
        </w:r>
      </w:del>
      <w:r w:rsidRPr="00451051">
        <w:rPr>
          <w:rFonts w:asciiTheme="majorHAnsi" w:eastAsiaTheme="majorHAnsi" w:hAnsiTheme="majorHAnsi" w:cs="굴림"/>
          <w:b/>
          <w:bCs/>
          <w:color w:val="000000" w:themeColor="text1"/>
          <w:kern w:val="0"/>
          <w:szCs w:val="20"/>
        </w:rPr>
        <w:t>조 (손해배상)</w:t>
      </w:r>
    </w:p>
    <w:p w14:paraId="47FBAD20" w14:textId="77777777" w:rsidR="008504BB"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회사의 귀책사유로 인해 서비스를 이용하지 못한 경우, 회사는 회원이 입은 손해를 배상합니다.</w:t>
      </w:r>
    </w:p>
    <w:p w14:paraId="53847369" w14:textId="53B7B0E4"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lastRenderedPageBreak/>
        <w:t xml:space="preserve">② 손해배상은 회원이 서비스를 이용하지 못한 시간에 해당하는 </w:t>
      </w:r>
      <w:r w:rsidRPr="009A6D04">
        <w:rPr>
          <w:rFonts w:asciiTheme="majorHAnsi" w:eastAsiaTheme="majorHAnsi" w:hAnsiTheme="majorHAnsi" w:cs="굴림"/>
          <w:color w:val="000000" w:themeColor="text1"/>
          <w:kern w:val="0"/>
          <w:szCs w:val="20"/>
        </w:rPr>
        <w:t xml:space="preserve">이용 요금의 </w:t>
      </w:r>
      <w:del w:id="563" w:author="나영 김" w:date="2026-02-02T10:31:00Z">
        <w:r w:rsidRPr="009A6D04" w:rsidDel="00A13A64">
          <w:rPr>
            <w:rFonts w:asciiTheme="majorHAnsi" w:eastAsiaTheme="majorHAnsi" w:hAnsiTheme="majorHAnsi" w:cs="굴림"/>
            <w:color w:val="000000" w:themeColor="text1"/>
            <w:kern w:val="0"/>
            <w:szCs w:val="20"/>
          </w:rPr>
          <w:delText>3</w:delText>
        </w:r>
      </w:del>
      <w:ins w:id="564" w:author="나영 김" w:date="2026-02-02T10:31:00Z">
        <w:r w:rsidR="00A13A64" w:rsidRPr="009A6D04">
          <w:rPr>
            <w:rFonts w:asciiTheme="majorHAnsi" w:eastAsiaTheme="majorHAnsi" w:hAnsiTheme="majorHAnsi" w:cs="굴림"/>
            <w:color w:val="000000" w:themeColor="text1"/>
            <w:kern w:val="0"/>
            <w:szCs w:val="20"/>
            <w:rPrChange w:id="565" w:author="김나영" w:date="2026-04-20T13:05:00Z">
              <w:rPr>
                <w:rFonts w:asciiTheme="majorHAnsi" w:eastAsiaTheme="majorHAnsi" w:hAnsiTheme="majorHAnsi" w:cs="굴림"/>
                <w:b/>
                <w:color w:val="000000" w:themeColor="text1"/>
                <w:kern w:val="0"/>
                <w:szCs w:val="20"/>
                <w:u w:val="single"/>
              </w:rPr>
            </w:rPrChange>
          </w:rPr>
          <w:t>2</w:t>
        </w:r>
      </w:ins>
      <w:r w:rsidRPr="009A6D04">
        <w:rPr>
          <w:rFonts w:asciiTheme="majorHAnsi" w:eastAsiaTheme="majorHAnsi" w:hAnsiTheme="majorHAnsi" w:cs="굴림"/>
          <w:color w:val="000000" w:themeColor="text1"/>
          <w:kern w:val="0"/>
          <w:szCs w:val="20"/>
        </w:rPr>
        <w:t>배를 한도</w:t>
      </w:r>
      <w:r w:rsidRPr="00451051">
        <w:rPr>
          <w:rFonts w:asciiTheme="majorHAnsi" w:eastAsiaTheme="majorHAnsi" w:hAnsiTheme="majorHAnsi" w:cs="굴림"/>
          <w:color w:val="000000" w:themeColor="text1"/>
          <w:kern w:val="0"/>
          <w:szCs w:val="20"/>
        </w:rPr>
        <w:t>로 합니다.</w:t>
      </w:r>
    </w:p>
    <w:p w14:paraId="6ED4FEEB" w14:textId="097D13D1" w:rsidR="008504BB"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제2</w:t>
      </w:r>
      <w:ins w:id="566" w:author="김나영" w:date="2026-01-30T13:59:00Z">
        <w:r w:rsidR="00EC2897">
          <w:rPr>
            <w:rFonts w:asciiTheme="majorHAnsi" w:eastAsiaTheme="majorHAnsi" w:hAnsiTheme="majorHAnsi" w:cs="굴림"/>
            <w:b/>
            <w:bCs/>
            <w:color w:val="000000" w:themeColor="text1"/>
            <w:kern w:val="0"/>
            <w:szCs w:val="20"/>
          </w:rPr>
          <w:t>5</w:t>
        </w:r>
      </w:ins>
      <w:del w:id="567" w:author="김나영" w:date="2026-01-30T13:59:00Z">
        <w:r w:rsidRPr="00451051" w:rsidDel="00EC2897">
          <w:rPr>
            <w:rFonts w:asciiTheme="majorHAnsi" w:eastAsiaTheme="majorHAnsi" w:hAnsiTheme="majorHAnsi" w:cs="굴림"/>
            <w:b/>
            <w:bCs/>
            <w:color w:val="000000" w:themeColor="text1"/>
            <w:kern w:val="0"/>
            <w:szCs w:val="20"/>
          </w:rPr>
          <w:delText>4</w:delText>
        </w:r>
      </w:del>
      <w:r w:rsidRPr="00451051">
        <w:rPr>
          <w:rFonts w:asciiTheme="majorHAnsi" w:eastAsiaTheme="majorHAnsi" w:hAnsiTheme="majorHAnsi" w:cs="굴림"/>
          <w:b/>
          <w:bCs/>
          <w:color w:val="000000" w:themeColor="text1"/>
          <w:kern w:val="0"/>
          <w:szCs w:val="20"/>
        </w:rPr>
        <w:t>조 (면책)</w:t>
      </w:r>
    </w:p>
    <w:p w14:paraId="1B4C62FB" w14:textId="766A809D" w:rsidR="00451051" w:rsidRPr="00451051"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① 회사는 다음 각 호의 경우로 서비스를 제공할 수 없는 경우, 이로 인하여 이용자에게 발생한 손해에 대해서는 책임을 부담하지 않습니다.</w:t>
      </w:r>
    </w:p>
    <w:p w14:paraId="5C7DF6DF" w14:textId="77777777" w:rsidR="00451051" w:rsidRPr="00451051" w:rsidRDefault="00451051" w:rsidP="00451051">
      <w:pPr>
        <w:numPr>
          <w:ilvl w:val="0"/>
          <w:numId w:val="43"/>
        </w:num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천재지변, 기간통신사업자(통신사, 카카오)의 장애 등 불가항력의 상태가 있는 경우</w:t>
      </w:r>
    </w:p>
    <w:p w14:paraId="6774B1FC" w14:textId="046F9A09" w:rsidR="00451051" w:rsidRDefault="00451051" w:rsidP="00451051">
      <w:pPr>
        <w:numPr>
          <w:ilvl w:val="0"/>
          <w:numId w:val="43"/>
        </w:numPr>
        <w:rPr>
          <w:ins w:id="568" w:author="김나영" w:date="2026-01-30T14:00: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서비스의 효율적인 제공을 위한 시스템 개선, 장비 증설 등 계획된 서비스 중지 일정을 사전에 공지한 경우</w:t>
      </w:r>
    </w:p>
    <w:p w14:paraId="4874FAD9" w14:textId="1E656D7B" w:rsidR="00EC2897" w:rsidRPr="00451051" w:rsidRDefault="00EC2897" w:rsidP="00451051">
      <w:pPr>
        <w:numPr>
          <w:ilvl w:val="0"/>
          <w:numId w:val="43"/>
        </w:numPr>
        <w:rPr>
          <w:rFonts w:asciiTheme="majorHAnsi" w:eastAsiaTheme="majorHAnsi" w:hAnsiTheme="majorHAnsi" w:cs="굴림"/>
          <w:color w:val="000000" w:themeColor="text1"/>
          <w:kern w:val="0"/>
          <w:szCs w:val="20"/>
        </w:rPr>
      </w:pPr>
      <w:ins w:id="569" w:author="김나영" w:date="2026-01-30T14:00:00Z">
        <w:r w:rsidRPr="00EC2897">
          <w:rPr>
            <w:rFonts w:asciiTheme="majorHAnsi" w:eastAsiaTheme="majorHAnsi" w:hAnsiTheme="majorHAnsi" w:cs="굴림" w:hint="eastAsia"/>
            <w:color w:val="000000" w:themeColor="text1"/>
            <w:kern w:val="0"/>
            <w:szCs w:val="20"/>
          </w:rPr>
          <w:t>회사의</w:t>
        </w:r>
        <w:r w:rsidRPr="00EC2897">
          <w:rPr>
            <w:rFonts w:asciiTheme="majorHAnsi" w:eastAsiaTheme="majorHAnsi" w:hAnsiTheme="majorHAnsi" w:cs="굴림"/>
            <w:color w:val="000000" w:themeColor="text1"/>
            <w:kern w:val="0"/>
            <w:szCs w:val="20"/>
          </w:rPr>
          <w:t xml:space="preserve"> 고의 또는 과실이 없는 사유로 인한 경우</w:t>
        </w:r>
      </w:ins>
    </w:p>
    <w:p w14:paraId="61BDF7DC" w14:textId="126C6F8C" w:rsidR="008504BB" w:rsidRDefault="00451051" w:rsidP="00451051">
      <w:pPr>
        <w:numPr>
          <w:ilvl w:val="0"/>
          <w:numId w:val="43"/>
        </w:numPr>
        <w:rPr>
          <w:ins w:id="570" w:author="김나영" w:date="2026-01-30T14:00:00Z"/>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 xml:space="preserve">이용자의 귀책사유(수신번호 </w:t>
      </w:r>
      <w:proofErr w:type="spellStart"/>
      <w:r w:rsidRPr="00451051">
        <w:rPr>
          <w:rFonts w:asciiTheme="majorHAnsi" w:eastAsiaTheme="majorHAnsi" w:hAnsiTheme="majorHAnsi" w:cs="굴림"/>
          <w:color w:val="000000" w:themeColor="text1"/>
          <w:kern w:val="0"/>
          <w:szCs w:val="20"/>
        </w:rPr>
        <w:t>오입력</w:t>
      </w:r>
      <w:proofErr w:type="spellEnd"/>
      <w:r w:rsidRPr="00451051">
        <w:rPr>
          <w:rFonts w:asciiTheme="majorHAnsi" w:eastAsiaTheme="majorHAnsi" w:hAnsiTheme="majorHAnsi" w:cs="굴림"/>
          <w:color w:val="000000" w:themeColor="text1"/>
          <w:kern w:val="0"/>
          <w:szCs w:val="20"/>
        </w:rPr>
        <w:t>, 단말기 문제 등)로 서비스 이용에 장애가 있는 경</w:t>
      </w:r>
      <w:ins w:id="571" w:author="김나영" w:date="2026-01-30T14:00:00Z">
        <w:r w:rsidR="00EC2897">
          <w:rPr>
            <w:rFonts w:asciiTheme="majorHAnsi" w:eastAsiaTheme="majorHAnsi" w:hAnsiTheme="majorHAnsi" w:cs="굴림" w:hint="eastAsia"/>
            <w:color w:val="000000" w:themeColor="text1"/>
            <w:kern w:val="0"/>
            <w:szCs w:val="20"/>
          </w:rPr>
          <w:t>우</w:t>
        </w:r>
      </w:ins>
    </w:p>
    <w:p w14:paraId="65000FA5" w14:textId="5CA09666" w:rsidR="00EC2897" w:rsidDel="00EC2897" w:rsidRDefault="00EC2897" w:rsidP="008504BB">
      <w:pPr>
        <w:rPr>
          <w:del w:id="572" w:author="김나영" w:date="2026-01-30T14:00:00Z"/>
          <w:rFonts w:asciiTheme="majorHAnsi" w:eastAsiaTheme="majorHAnsi" w:hAnsiTheme="majorHAnsi" w:cs="굴림"/>
          <w:color w:val="000000" w:themeColor="text1"/>
          <w:kern w:val="0"/>
          <w:szCs w:val="20"/>
        </w:rPr>
      </w:pPr>
      <w:ins w:id="573" w:author="김나영" w:date="2026-01-30T14:01:00Z">
        <w:r w:rsidRPr="00451051">
          <w:rPr>
            <w:rFonts w:asciiTheme="majorHAnsi" w:eastAsiaTheme="majorHAnsi" w:hAnsiTheme="majorHAnsi" w:cs="굴림"/>
            <w:color w:val="000000" w:themeColor="text1"/>
            <w:kern w:val="0"/>
            <w:szCs w:val="20"/>
          </w:rPr>
          <w:t>②</w:t>
        </w:r>
        <w:r>
          <w:rPr>
            <w:rFonts w:asciiTheme="majorHAnsi" w:eastAsiaTheme="majorHAnsi" w:hAnsiTheme="majorHAnsi" w:cs="굴림"/>
            <w:color w:val="000000" w:themeColor="text1"/>
            <w:kern w:val="0"/>
            <w:szCs w:val="20"/>
          </w:rPr>
          <w:t xml:space="preserve"> </w:t>
        </w:r>
      </w:ins>
    </w:p>
    <w:p w14:paraId="2BCFED25" w14:textId="67C18C52" w:rsidR="00EC2897" w:rsidRDefault="00EC2897">
      <w:pPr>
        <w:rPr>
          <w:ins w:id="574" w:author="김나영" w:date="2026-01-30T14:01:00Z"/>
          <w:rFonts w:asciiTheme="majorHAnsi" w:eastAsiaTheme="majorHAnsi" w:hAnsiTheme="majorHAnsi" w:cs="굴림"/>
          <w:color w:val="000000" w:themeColor="text1"/>
          <w:kern w:val="0"/>
          <w:szCs w:val="20"/>
        </w:rPr>
        <w:pPrChange w:id="575" w:author="김나영" w:date="2026-01-30T14:01:00Z">
          <w:pPr>
            <w:numPr>
              <w:numId w:val="43"/>
            </w:numPr>
            <w:tabs>
              <w:tab w:val="num" w:pos="720"/>
            </w:tabs>
            <w:ind w:left="720" w:hanging="360"/>
          </w:pPr>
        </w:pPrChange>
      </w:pPr>
      <w:ins w:id="576" w:author="김나영" w:date="2026-01-30T14:01:00Z">
        <w:r w:rsidRPr="00EC2897">
          <w:rPr>
            <w:rFonts w:asciiTheme="majorHAnsi" w:eastAsiaTheme="majorHAnsi" w:hAnsiTheme="majorHAnsi" w:cs="굴림" w:hint="eastAsia"/>
            <w:color w:val="000000" w:themeColor="text1"/>
            <w:kern w:val="0"/>
            <w:szCs w:val="20"/>
          </w:rPr>
          <w:t>회사는</w:t>
        </w:r>
        <w:r w:rsidRPr="00EC2897">
          <w:rPr>
            <w:rFonts w:asciiTheme="majorHAnsi" w:eastAsiaTheme="majorHAnsi" w:hAnsiTheme="majorHAnsi" w:cs="굴림"/>
            <w:color w:val="000000" w:themeColor="text1"/>
            <w:kern w:val="0"/>
            <w:szCs w:val="20"/>
          </w:rPr>
          <w:t xml:space="preserve"> 제16조에 따라 이용자의 서비스 이용을 정지하거나 제한 또는 거절하는 경우, 이로 인하여 발생할 수 있는 이용자의 손해 등에 대해서는 책임을 부담하지 않습니다.</w:t>
        </w:r>
      </w:ins>
    </w:p>
    <w:p w14:paraId="774D0695" w14:textId="42C21C63" w:rsidR="008504BB" w:rsidRDefault="00EC2897" w:rsidP="008504BB">
      <w:pPr>
        <w:rPr>
          <w:rFonts w:asciiTheme="majorHAnsi" w:eastAsiaTheme="majorHAnsi" w:hAnsiTheme="majorHAnsi" w:cs="굴림"/>
          <w:color w:val="000000" w:themeColor="text1"/>
          <w:kern w:val="0"/>
          <w:szCs w:val="20"/>
        </w:rPr>
      </w:pPr>
      <w:ins w:id="577" w:author="김나영" w:date="2026-01-30T14:01:00Z">
        <w:r w:rsidRPr="00451051">
          <w:rPr>
            <w:rFonts w:asciiTheme="majorHAnsi" w:eastAsiaTheme="majorHAnsi" w:hAnsiTheme="majorHAnsi" w:cs="굴림"/>
            <w:color w:val="000000" w:themeColor="text1"/>
            <w:kern w:val="0"/>
            <w:szCs w:val="20"/>
          </w:rPr>
          <w:t>③</w:t>
        </w:r>
        <w:r>
          <w:rPr>
            <w:rFonts w:asciiTheme="majorHAnsi" w:eastAsiaTheme="majorHAnsi" w:hAnsiTheme="majorHAnsi" w:cs="굴림"/>
            <w:color w:val="000000" w:themeColor="text1"/>
            <w:kern w:val="0"/>
            <w:szCs w:val="20"/>
          </w:rPr>
          <w:t xml:space="preserve"> </w:t>
        </w:r>
      </w:ins>
      <w:del w:id="578" w:author="김나영" w:date="2026-01-30T14:01:00Z">
        <w:r w:rsidR="00451051" w:rsidRPr="00451051" w:rsidDel="00EC2897">
          <w:rPr>
            <w:rFonts w:asciiTheme="majorHAnsi" w:eastAsiaTheme="majorHAnsi" w:hAnsiTheme="majorHAnsi" w:cs="굴림"/>
            <w:color w:val="000000" w:themeColor="text1"/>
            <w:kern w:val="0"/>
            <w:szCs w:val="20"/>
          </w:rPr>
          <w:delText xml:space="preserve">② </w:delText>
        </w:r>
      </w:del>
      <w:r w:rsidR="00451051" w:rsidRPr="00451051">
        <w:rPr>
          <w:rFonts w:asciiTheme="majorHAnsi" w:eastAsiaTheme="majorHAnsi" w:hAnsiTheme="majorHAnsi" w:cs="굴림"/>
          <w:color w:val="000000" w:themeColor="text1"/>
          <w:kern w:val="0"/>
          <w:szCs w:val="20"/>
        </w:rPr>
        <w:t>회사는 무료로 제공하는 서비스(마일리지 발송 등) 이용과 관련하여 발생한 손해에 대해서는 책임을 지지 않습니다.</w:t>
      </w:r>
    </w:p>
    <w:p w14:paraId="02DCFCBF" w14:textId="5CC40A7D" w:rsidR="00451051" w:rsidRDefault="00EC2897" w:rsidP="008504BB">
      <w:pPr>
        <w:rPr>
          <w:ins w:id="579" w:author="김나영" w:date="2026-01-30T14:09:00Z"/>
          <w:rFonts w:asciiTheme="majorHAnsi" w:eastAsiaTheme="majorHAnsi" w:hAnsiTheme="majorHAnsi" w:cs="굴림"/>
          <w:color w:val="000000" w:themeColor="text1"/>
          <w:kern w:val="0"/>
          <w:szCs w:val="20"/>
        </w:rPr>
      </w:pPr>
      <w:ins w:id="580" w:author="김나영" w:date="2026-01-30T14:01:00Z">
        <w:r w:rsidRPr="007722C1">
          <w:rPr>
            <w:rFonts w:asciiTheme="majorHAnsi" w:eastAsiaTheme="majorHAnsi" w:hAnsiTheme="majorHAnsi" w:cs="굴림" w:hint="eastAsia"/>
            <w:color w:val="000000" w:themeColor="text1"/>
            <w:kern w:val="0"/>
            <w:szCs w:val="20"/>
          </w:rPr>
          <w:t>④</w:t>
        </w:r>
        <w:r>
          <w:rPr>
            <w:rFonts w:asciiTheme="majorHAnsi" w:eastAsiaTheme="majorHAnsi" w:hAnsiTheme="majorHAnsi" w:cs="굴림" w:hint="eastAsia"/>
            <w:color w:val="000000" w:themeColor="text1"/>
            <w:kern w:val="0"/>
            <w:szCs w:val="20"/>
          </w:rPr>
          <w:t xml:space="preserve"> </w:t>
        </w:r>
      </w:ins>
      <w:del w:id="581" w:author="김나영" w:date="2026-01-30T14:01:00Z">
        <w:r w:rsidR="00451051" w:rsidRPr="00451051" w:rsidDel="00EC2897">
          <w:rPr>
            <w:rFonts w:asciiTheme="majorHAnsi" w:eastAsiaTheme="majorHAnsi" w:hAnsiTheme="majorHAnsi" w:cs="굴림"/>
            <w:color w:val="000000" w:themeColor="text1"/>
            <w:kern w:val="0"/>
            <w:szCs w:val="20"/>
          </w:rPr>
          <w:delText xml:space="preserve">③ </w:delText>
        </w:r>
      </w:del>
      <w:r w:rsidR="00451051" w:rsidRPr="00451051">
        <w:rPr>
          <w:rFonts w:asciiTheme="majorHAnsi" w:eastAsiaTheme="majorHAnsi" w:hAnsiTheme="majorHAnsi" w:cs="굴림"/>
          <w:color w:val="000000" w:themeColor="text1"/>
          <w:kern w:val="0"/>
          <w:szCs w:val="20"/>
        </w:rPr>
        <w:t>회사는 이용자가 게시 또는 전송한 자료의 내용에 대해서는 책임을 면합니다.</w:t>
      </w:r>
    </w:p>
    <w:p w14:paraId="67D338E5" w14:textId="6EE07359" w:rsidR="00352062" w:rsidRDefault="00174E90" w:rsidP="008504BB">
      <w:pPr>
        <w:rPr>
          <w:rFonts w:asciiTheme="majorHAnsi" w:eastAsiaTheme="majorHAnsi" w:hAnsiTheme="majorHAnsi" w:cs="굴림"/>
          <w:color w:val="000000" w:themeColor="text1"/>
          <w:kern w:val="0"/>
          <w:szCs w:val="20"/>
        </w:rPr>
      </w:pPr>
      <w:ins w:id="582" w:author="김나영" w:date="2026-01-30T14:28:00Z">
        <w:r>
          <w:rPr>
            <w:rFonts w:asciiTheme="majorHAnsi" w:eastAsiaTheme="majorHAnsi" w:hAnsiTheme="majorHAnsi" w:cs="굴림"/>
            <w:color w:val="000000" w:themeColor="text1"/>
            <w:kern w:val="0"/>
            <w:szCs w:val="20"/>
          </w:rPr>
          <w:t xml:space="preserve">⑤ </w:t>
        </w:r>
      </w:ins>
      <w:ins w:id="583" w:author="김나영" w:date="2026-01-30T14:09:00Z">
        <w:r w:rsidR="00352062" w:rsidRPr="00352062">
          <w:rPr>
            <w:rFonts w:asciiTheme="majorHAnsi" w:eastAsiaTheme="majorHAnsi" w:hAnsiTheme="majorHAnsi" w:cs="굴림" w:hint="eastAsia"/>
            <w:color w:val="000000" w:themeColor="text1"/>
            <w:kern w:val="0"/>
            <w:szCs w:val="20"/>
          </w:rPr>
          <w:t>회사는</w:t>
        </w:r>
        <w:r w:rsidR="00352062" w:rsidRPr="00352062">
          <w:rPr>
            <w:rFonts w:asciiTheme="majorHAnsi" w:eastAsiaTheme="majorHAnsi" w:hAnsiTheme="majorHAnsi" w:cs="굴림"/>
            <w:color w:val="000000" w:themeColor="text1"/>
            <w:kern w:val="0"/>
            <w:szCs w:val="20"/>
          </w:rPr>
          <w:t xml:space="preserve"> 이용자 상호간 또는 이용자와 제3자 상호간에 서비스를 매개로 하여 물품거래 등을 한 경우에는 책임을 면합니다.</w:t>
        </w:r>
      </w:ins>
    </w:p>
    <w:p w14:paraId="3D8AE4CC" w14:textId="0A20DF2B" w:rsidR="0037550C" w:rsidRPr="000F08D8" w:rsidDel="00523CED" w:rsidRDefault="007722C1" w:rsidP="008504BB">
      <w:pPr>
        <w:rPr>
          <w:del w:id="584" w:author="김나영" w:date="2026-03-26T17:09:00Z"/>
          <w:rFonts w:asciiTheme="majorHAnsi" w:eastAsiaTheme="majorHAnsi" w:hAnsiTheme="majorHAnsi" w:cs="굴림"/>
          <w:strike/>
          <w:color w:val="000000" w:themeColor="text1"/>
          <w:kern w:val="0"/>
          <w:szCs w:val="20"/>
          <w:rPrChange w:id="585" w:author="나영 김" w:date="2026-02-02T09:16:00Z">
            <w:rPr>
              <w:del w:id="586" w:author="김나영" w:date="2026-03-26T17:09:00Z"/>
              <w:rFonts w:asciiTheme="majorHAnsi" w:eastAsiaTheme="majorHAnsi" w:hAnsiTheme="majorHAnsi" w:cs="굴림"/>
              <w:color w:val="000000" w:themeColor="text1"/>
              <w:kern w:val="0"/>
              <w:szCs w:val="20"/>
            </w:rPr>
          </w:rPrChange>
        </w:rPr>
      </w:pPr>
      <w:del w:id="587" w:author="김나영" w:date="2026-01-30T14:01:00Z">
        <w:r w:rsidRPr="000F08D8" w:rsidDel="00EC2897">
          <w:rPr>
            <w:rFonts w:asciiTheme="majorHAnsi" w:eastAsiaTheme="majorHAnsi" w:hAnsiTheme="majorHAnsi" w:cs="굴림" w:hint="eastAsia"/>
            <w:strike/>
            <w:color w:val="000000" w:themeColor="text1"/>
            <w:kern w:val="0"/>
            <w:szCs w:val="20"/>
            <w:rPrChange w:id="588" w:author="나영 김" w:date="2026-02-02T09:16:00Z">
              <w:rPr>
                <w:rFonts w:asciiTheme="majorHAnsi" w:eastAsiaTheme="majorHAnsi" w:hAnsiTheme="majorHAnsi" w:cs="굴림" w:hint="eastAsia"/>
                <w:color w:val="000000" w:themeColor="text1"/>
                <w:kern w:val="0"/>
                <w:szCs w:val="20"/>
              </w:rPr>
            </w:rPrChange>
          </w:rPr>
          <w:delText>④</w:delText>
        </w:r>
        <w:r w:rsidRPr="000F08D8" w:rsidDel="00EC2897">
          <w:rPr>
            <w:rFonts w:asciiTheme="majorHAnsi" w:eastAsiaTheme="majorHAnsi" w:hAnsiTheme="majorHAnsi" w:cs="굴림"/>
            <w:strike/>
            <w:color w:val="000000" w:themeColor="text1"/>
            <w:kern w:val="0"/>
            <w:szCs w:val="20"/>
            <w:rPrChange w:id="589" w:author="나영 김" w:date="2026-02-02T09:16:00Z">
              <w:rPr>
                <w:rFonts w:asciiTheme="majorHAnsi" w:eastAsiaTheme="majorHAnsi" w:hAnsiTheme="majorHAnsi" w:cs="굴림"/>
                <w:color w:val="000000" w:themeColor="text1"/>
                <w:kern w:val="0"/>
                <w:szCs w:val="20"/>
              </w:rPr>
            </w:rPrChange>
          </w:rPr>
          <w:delText xml:space="preserve"> </w:delText>
        </w:r>
      </w:del>
      <w:del w:id="590" w:author="김나영" w:date="2026-03-26T17:09:00Z">
        <w:r w:rsidR="0037550C" w:rsidRPr="000F08D8" w:rsidDel="00523CED">
          <w:rPr>
            <w:rFonts w:asciiTheme="majorHAnsi" w:eastAsiaTheme="majorHAnsi" w:hAnsiTheme="majorHAnsi" w:cs="굴림"/>
            <w:strike/>
            <w:color w:val="000000" w:themeColor="text1"/>
            <w:kern w:val="0"/>
            <w:szCs w:val="20"/>
            <w:rPrChange w:id="591" w:author="나영 김" w:date="2026-02-02T09:16:00Z">
              <w:rPr>
                <w:rFonts w:asciiTheme="majorHAnsi" w:eastAsiaTheme="majorHAnsi" w:hAnsiTheme="majorHAnsi" w:cs="굴림"/>
                <w:color w:val="000000" w:themeColor="text1"/>
                <w:kern w:val="0"/>
                <w:szCs w:val="20"/>
              </w:rPr>
            </w:rPrChange>
          </w:rPr>
          <w:delText>회사는 선거 회원의 선거 비용 보전을 위해 발송 결과 리포트, 세금계산서, 080 수신거부 내역, 입금 확인증 등 회사가 제공하는 표준 양식의 증빙 서류를 제공합니다. 이용자가 특정 양식을 별도로 요구하거나, 선거관리위원회 제출 과정에서 발생한 서류 누락, 기한 경과, 보전 거부 등에 대해서는 책임을 지지 않습니다.</w:delText>
        </w:r>
      </w:del>
    </w:p>
    <w:p w14:paraId="11461FF8" w14:textId="5D42D5FC" w:rsidR="00511EAD" w:rsidRDefault="00451051" w:rsidP="00451051">
      <w:pPr>
        <w:rPr>
          <w:rFonts w:asciiTheme="majorHAnsi" w:eastAsiaTheme="majorHAnsi" w:hAnsiTheme="majorHAnsi" w:cs="굴림"/>
          <w:b/>
          <w:bCs/>
          <w:color w:val="000000" w:themeColor="text1"/>
          <w:kern w:val="0"/>
          <w:szCs w:val="20"/>
        </w:rPr>
      </w:pPr>
      <w:r w:rsidRPr="00451051">
        <w:rPr>
          <w:rFonts w:asciiTheme="majorHAnsi" w:eastAsiaTheme="majorHAnsi" w:hAnsiTheme="majorHAnsi" w:cs="굴림"/>
          <w:b/>
          <w:bCs/>
          <w:color w:val="000000" w:themeColor="text1"/>
          <w:kern w:val="0"/>
          <w:szCs w:val="20"/>
        </w:rPr>
        <w:t>제</w:t>
      </w:r>
      <w:del w:id="592" w:author="김나영" w:date="2026-09-10T14:45:00Z">
        <w:r w:rsidRPr="00451051" w:rsidDel="005949FF">
          <w:rPr>
            <w:rFonts w:asciiTheme="majorHAnsi" w:eastAsiaTheme="majorHAnsi" w:hAnsiTheme="majorHAnsi" w:cs="굴림"/>
            <w:b/>
            <w:bCs/>
            <w:color w:val="000000" w:themeColor="text1"/>
            <w:kern w:val="0"/>
            <w:szCs w:val="20"/>
          </w:rPr>
          <w:delText>25</w:delText>
        </w:r>
      </w:del>
      <w:ins w:id="593" w:author="김나영" w:date="2026-09-10T14:45:00Z">
        <w:r w:rsidR="005949FF" w:rsidRPr="00451051">
          <w:rPr>
            <w:rFonts w:asciiTheme="majorHAnsi" w:eastAsiaTheme="majorHAnsi" w:hAnsiTheme="majorHAnsi" w:cs="굴림"/>
            <w:b/>
            <w:bCs/>
            <w:color w:val="000000" w:themeColor="text1"/>
            <w:kern w:val="0"/>
            <w:szCs w:val="20"/>
          </w:rPr>
          <w:t>2</w:t>
        </w:r>
        <w:r w:rsidR="005949FF">
          <w:rPr>
            <w:rFonts w:asciiTheme="majorHAnsi" w:eastAsiaTheme="majorHAnsi" w:hAnsiTheme="majorHAnsi" w:cs="굴림"/>
            <w:b/>
            <w:bCs/>
            <w:color w:val="000000" w:themeColor="text1"/>
            <w:kern w:val="0"/>
            <w:szCs w:val="20"/>
          </w:rPr>
          <w:t>6</w:t>
        </w:r>
      </w:ins>
      <w:r w:rsidRPr="00451051">
        <w:rPr>
          <w:rFonts w:asciiTheme="majorHAnsi" w:eastAsiaTheme="majorHAnsi" w:hAnsiTheme="majorHAnsi" w:cs="굴림"/>
          <w:b/>
          <w:bCs/>
          <w:color w:val="000000" w:themeColor="text1"/>
          <w:kern w:val="0"/>
          <w:szCs w:val="20"/>
        </w:rPr>
        <w:t>조 (분쟁조정 및 관할법원)</w:t>
      </w:r>
    </w:p>
    <w:p w14:paraId="56320006" w14:textId="1B1C8864" w:rsidR="00174E90" w:rsidRDefault="00174E90" w:rsidP="00451051">
      <w:pPr>
        <w:rPr>
          <w:ins w:id="594" w:author="김나영" w:date="2026-01-30T14:22:00Z"/>
          <w:rFonts w:asciiTheme="majorHAnsi" w:eastAsiaTheme="majorHAnsi" w:hAnsiTheme="majorHAnsi" w:cs="굴림"/>
          <w:color w:val="000000" w:themeColor="text1"/>
          <w:kern w:val="0"/>
          <w:szCs w:val="20"/>
        </w:rPr>
      </w:pPr>
      <w:ins w:id="595" w:author="김나영" w:date="2026-01-30T14:23:00Z">
        <w:r w:rsidRPr="00451051">
          <w:rPr>
            <w:rFonts w:asciiTheme="majorHAnsi" w:eastAsiaTheme="majorHAnsi" w:hAnsiTheme="majorHAnsi" w:cs="굴림"/>
            <w:color w:val="000000" w:themeColor="text1"/>
            <w:kern w:val="0"/>
            <w:szCs w:val="20"/>
          </w:rPr>
          <w:t>①</w:t>
        </w:r>
        <w:r>
          <w:rPr>
            <w:rFonts w:asciiTheme="majorHAnsi" w:eastAsiaTheme="majorHAnsi" w:hAnsiTheme="majorHAnsi" w:cs="굴림"/>
            <w:color w:val="000000" w:themeColor="text1"/>
            <w:kern w:val="0"/>
            <w:szCs w:val="20"/>
          </w:rPr>
          <w:t xml:space="preserve"> </w:t>
        </w:r>
      </w:ins>
      <w:ins w:id="596" w:author="김나영" w:date="2026-01-30T14:22:00Z">
        <w:r w:rsidRPr="00174E90">
          <w:rPr>
            <w:rFonts w:asciiTheme="majorHAnsi" w:eastAsiaTheme="majorHAnsi" w:hAnsiTheme="majorHAnsi" w:cs="굴림" w:hint="eastAsia"/>
            <w:color w:val="000000" w:themeColor="text1"/>
            <w:kern w:val="0"/>
            <w:szCs w:val="20"/>
          </w:rPr>
          <w:t>본</w:t>
        </w:r>
        <w:r w:rsidRPr="00174E90">
          <w:rPr>
            <w:rFonts w:asciiTheme="majorHAnsi" w:eastAsiaTheme="majorHAnsi" w:hAnsiTheme="majorHAnsi" w:cs="굴림"/>
            <w:color w:val="000000" w:themeColor="text1"/>
            <w:kern w:val="0"/>
            <w:szCs w:val="20"/>
          </w:rPr>
          <w:t xml:space="preserve"> 약관은 대한민국법령에 의하여 규정되고 이행됩니다.</w:t>
        </w:r>
      </w:ins>
    </w:p>
    <w:p w14:paraId="72D8E9F3" w14:textId="3F4C7F13" w:rsidR="00451051" w:rsidRDefault="00174E90" w:rsidP="00451051">
      <w:pPr>
        <w:rPr>
          <w:rFonts w:asciiTheme="majorHAnsi" w:eastAsiaTheme="majorHAnsi" w:hAnsiTheme="majorHAnsi" w:cs="굴림"/>
          <w:color w:val="000000" w:themeColor="text1"/>
          <w:kern w:val="0"/>
          <w:szCs w:val="20"/>
        </w:rPr>
      </w:pPr>
      <w:ins w:id="597" w:author="김나영" w:date="2026-01-30T14:23:00Z">
        <w:r w:rsidRPr="00451051">
          <w:rPr>
            <w:rFonts w:asciiTheme="majorHAnsi" w:eastAsiaTheme="majorHAnsi" w:hAnsiTheme="majorHAnsi" w:cs="굴림"/>
            <w:color w:val="000000" w:themeColor="text1"/>
            <w:kern w:val="0"/>
            <w:szCs w:val="20"/>
          </w:rPr>
          <w:t>②</w:t>
        </w:r>
        <w:r>
          <w:rPr>
            <w:rFonts w:asciiTheme="majorHAnsi" w:eastAsiaTheme="majorHAnsi" w:hAnsiTheme="majorHAnsi" w:cs="굴림"/>
            <w:color w:val="000000" w:themeColor="text1"/>
            <w:kern w:val="0"/>
            <w:szCs w:val="20"/>
          </w:rPr>
          <w:t xml:space="preserve"> </w:t>
        </w:r>
      </w:ins>
      <w:r w:rsidR="00451051" w:rsidRPr="00451051">
        <w:rPr>
          <w:rFonts w:asciiTheme="majorHAnsi" w:eastAsiaTheme="majorHAnsi" w:hAnsiTheme="majorHAnsi" w:cs="굴림"/>
          <w:color w:val="000000" w:themeColor="text1"/>
          <w:kern w:val="0"/>
          <w:szCs w:val="20"/>
        </w:rPr>
        <w:t>서비스 이용과 관련하여 발생한 분쟁에 대해 소송이 제기될 경우, 회사의 본사 소재지를 관할하는 법원을 전속 관할 법원으로 합니다.</w:t>
      </w:r>
    </w:p>
    <w:p w14:paraId="5B9E8483" w14:textId="77777777" w:rsidR="00511EAD" w:rsidRDefault="00511EAD" w:rsidP="00451051">
      <w:pPr>
        <w:rPr>
          <w:rFonts w:asciiTheme="majorHAnsi" w:eastAsiaTheme="majorHAnsi" w:hAnsiTheme="majorHAnsi" w:cs="굴림"/>
          <w:color w:val="000000" w:themeColor="text1"/>
          <w:kern w:val="0"/>
          <w:szCs w:val="20"/>
        </w:rPr>
      </w:pPr>
    </w:p>
    <w:p w14:paraId="3D68A5DD" w14:textId="77777777" w:rsidR="00511EAD" w:rsidRDefault="00511EAD" w:rsidP="00451051">
      <w:pPr>
        <w:rPr>
          <w:rFonts w:asciiTheme="majorHAnsi" w:eastAsiaTheme="majorHAnsi" w:hAnsiTheme="majorHAnsi" w:cs="굴림"/>
          <w:color w:val="000000" w:themeColor="text1"/>
          <w:kern w:val="0"/>
          <w:szCs w:val="20"/>
        </w:rPr>
      </w:pPr>
    </w:p>
    <w:p w14:paraId="60251297" w14:textId="77777777" w:rsidR="00511EAD" w:rsidRDefault="00511EAD" w:rsidP="00451051">
      <w:pPr>
        <w:rPr>
          <w:rFonts w:asciiTheme="majorHAnsi" w:eastAsiaTheme="majorHAnsi" w:hAnsiTheme="majorHAnsi" w:cs="굴림"/>
          <w:color w:val="000000" w:themeColor="text1"/>
          <w:kern w:val="0"/>
          <w:szCs w:val="20"/>
        </w:rPr>
      </w:pPr>
    </w:p>
    <w:p w14:paraId="769F8565" w14:textId="77777777" w:rsidR="00511EAD" w:rsidRPr="00451051" w:rsidRDefault="00511EAD" w:rsidP="00451051">
      <w:pPr>
        <w:rPr>
          <w:rFonts w:asciiTheme="majorHAnsi" w:eastAsiaTheme="majorHAnsi" w:hAnsiTheme="majorHAnsi" w:cs="굴림"/>
          <w:color w:val="000000" w:themeColor="text1"/>
          <w:kern w:val="0"/>
          <w:szCs w:val="20"/>
        </w:rPr>
      </w:pPr>
    </w:p>
    <w:p w14:paraId="1B97E670" w14:textId="0262FCDB" w:rsidR="00C50741" w:rsidRPr="00511EAD" w:rsidRDefault="00451051" w:rsidP="00451051">
      <w:pPr>
        <w:rPr>
          <w:rFonts w:asciiTheme="majorHAnsi" w:eastAsiaTheme="majorHAnsi" w:hAnsiTheme="majorHAnsi" w:cs="굴림"/>
          <w:color w:val="000000" w:themeColor="text1"/>
          <w:kern w:val="0"/>
          <w:szCs w:val="20"/>
        </w:rPr>
      </w:pPr>
      <w:r w:rsidRPr="00451051">
        <w:rPr>
          <w:rFonts w:asciiTheme="majorHAnsi" w:eastAsiaTheme="majorHAnsi" w:hAnsiTheme="majorHAnsi" w:cs="굴림"/>
          <w:color w:val="000000" w:themeColor="text1"/>
          <w:kern w:val="0"/>
          <w:szCs w:val="20"/>
        </w:rPr>
        <w:t>부칙</w:t>
      </w:r>
      <w:r w:rsidRPr="00451051">
        <w:rPr>
          <w:rFonts w:asciiTheme="majorHAnsi" w:eastAsiaTheme="majorHAnsi" w:hAnsiTheme="majorHAnsi" w:cs="굴림"/>
          <w:color w:val="000000" w:themeColor="text1"/>
          <w:kern w:val="0"/>
          <w:szCs w:val="20"/>
        </w:rPr>
        <w:br/>
        <w:t xml:space="preserve">본 약관은 2026년 </w:t>
      </w:r>
      <w:del w:id="598" w:author="김나영" w:date="2026-05-11T11:17:00Z">
        <w:r w:rsidRPr="00451051" w:rsidDel="000343A4">
          <w:rPr>
            <w:rFonts w:asciiTheme="majorHAnsi" w:eastAsiaTheme="majorHAnsi" w:hAnsiTheme="majorHAnsi" w:cs="굴림"/>
            <w:color w:val="000000" w:themeColor="text1"/>
            <w:kern w:val="0"/>
            <w:szCs w:val="20"/>
          </w:rPr>
          <w:delText>XX</w:delText>
        </w:r>
      </w:del>
      <w:ins w:id="599" w:author="김나영" w:date="2026-09-10T14:55:00Z">
        <w:r w:rsidR="005949FF">
          <w:rPr>
            <w:rFonts w:asciiTheme="majorHAnsi" w:eastAsiaTheme="majorHAnsi" w:hAnsiTheme="majorHAnsi" w:cs="굴림"/>
            <w:color w:val="000000" w:themeColor="text1"/>
            <w:kern w:val="0"/>
            <w:szCs w:val="20"/>
          </w:rPr>
          <w:t>9</w:t>
        </w:r>
      </w:ins>
      <w:r w:rsidRPr="00451051">
        <w:rPr>
          <w:rFonts w:asciiTheme="majorHAnsi" w:eastAsiaTheme="majorHAnsi" w:hAnsiTheme="majorHAnsi" w:cs="굴림"/>
          <w:color w:val="000000" w:themeColor="text1"/>
          <w:kern w:val="0"/>
          <w:szCs w:val="20"/>
        </w:rPr>
        <w:t xml:space="preserve">월 </w:t>
      </w:r>
      <w:del w:id="600" w:author="김나영" w:date="2026-05-11T11:17:00Z">
        <w:r w:rsidRPr="00451051" w:rsidDel="000343A4">
          <w:rPr>
            <w:rFonts w:asciiTheme="majorHAnsi" w:eastAsiaTheme="majorHAnsi" w:hAnsiTheme="majorHAnsi" w:cs="굴림"/>
            <w:color w:val="000000" w:themeColor="text1"/>
            <w:kern w:val="0"/>
            <w:szCs w:val="20"/>
          </w:rPr>
          <w:delText>XX</w:delText>
        </w:r>
      </w:del>
      <w:ins w:id="601" w:author="김나영" w:date="2026-09-10T14:55:00Z">
        <w:r w:rsidR="005949FF">
          <w:rPr>
            <w:rFonts w:asciiTheme="majorHAnsi" w:eastAsiaTheme="majorHAnsi" w:hAnsiTheme="majorHAnsi" w:cs="굴림"/>
            <w:color w:val="000000" w:themeColor="text1"/>
            <w:kern w:val="0"/>
            <w:szCs w:val="20"/>
          </w:rPr>
          <w:t>20</w:t>
        </w:r>
      </w:ins>
      <w:r w:rsidRPr="00451051">
        <w:rPr>
          <w:rFonts w:asciiTheme="majorHAnsi" w:eastAsiaTheme="majorHAnsi" w:hAnsiTheme="majorHAnsi" w:cs="굴림"/>
          <w:color w:val="000000" w:themeColor="text1"/>
          <w:kern w:val="0"/>
          <w:szCs w:val="20"/>
        </w:rPr>
        <w:t>일부터 시행합니다.</w:t>
      </w:r>
      <w:ins w:id="602" w:author="김나영" w:date="2026-05-11T13:12:00Z">
        <w:r w:rsidR="00A92DF0">
          <w:rPr>
            <w:rFonts w:asciiTheme="majorHAnsi" w:eastAsiaTheme="majorHAnsi" w:hAnsiTheme="majorHAnsi" w:cs="굴림"/>
            <w:color w:val="000000" w:themeColor="text1"/>
            <w:kern w:val="0"/>
            <w:szCs w:val="20"/>
          </w:rPr>
          <w:t xml:space="preserve"> </w:t>
        </w:r>
      </w:ins>
    </w:p>
    <w:sectPr w:rsidR="00C50741" w:rsidRPr="00511EAD">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31" w:author="나영 김" w:date="2026-02-02T10:22:00Z" w:initials="나김">
    <w:p w14:paraId="693DE502" w14:textId="77777777" w:rsidR="00704AB4" w:rsidRDefault="00704AB4">
      <w:pPr>
        <w:pStyle w:val="a8"/>
      </w:pPr>
      <w:r>
        <w:rPr>
          <w:rStyle w:val="a7"/>
        </w:rPr>
        <w:annotationRef/>
      </w:r>
      <w:r>
        <w:rPr>
          <w:rFonts w:hint="eastAsia"/>
        </w:rPr>
        <w:t>실제 발생할 수 있는지 확인</w:t>
      </w:r>
      <w:r w:rsidR="00A13A64">
        <w:rPr>
          <w:rFonts w:hint="eastAsia"/>
        </w:rPr>
        <w:t xml:space="preserve"> </w:t>
      </w:r>
      <w:r w:rsidR="00A13A64">
        <w:br/>
        <w:t xml:space="preserve">+) </w:t>
      </w:r>
      <w:r w:rsidR="00A13A64">
        <w:rPr>
          <w:rFonts w:hint="eastAsia"/>
        </w:rPr>
        <w:t>그 외 경우들도 함께 조사(</w:t>
      </w:r>
      <w:r w:rsidR="00A13A64">
        <w:t>2</w:t>
      </w:r>
      <w:r w:rsidR="00A13A64">
        <w:rPr>
          <w:rFonts w:hint="eastAsia"/>
        </w:rPr>
        <w:t>번)</w:t>
      </w:r>
    </w:p>
    <w:p w14:paraId="1592752C" w14:textId="77777777" w:rsidR="00A13A64" w:rsidRDefault="00A13A64">
      <w:pPr>
        <w:pStyle w:val="a8"/>
      </w:pPr>
    </w:p>
    <w:p w14:paraId="5461E390" w14:textId="0138576A" w:rsidR="00A13A64" w:rsidRDefault="00A13A64">
      <w:pPr>
        <w:pStyle w:val="a8"/>
      </w:pPr>
      <w:r>
        <w:rPr>
          <w:rFonts w:hint="eastAsia"/>
        </w:rPr>
        <w:t>발송 시 전체 차감 후 실패 건은 복구가 됩니다.</w:t>
      </w:r>
      <w:r>
        <w:t xml:space="preserve"> </w:t>
      </w:r>
      <w:r>
        <w:rPr>
          <w:rFonts w:hint="eastAsia"/>
        </w:rPr>
        <w:t>아래와 같은 경우에 복구가 됩니다.</w:t>
      </w:r>
      <w:r>
        <w:t xml:space="preserve"> (</w:t>
      </w:r>
      <w:r>
        <w:rPr>
          <w:rFonts w:hint="eastAsia"/>
        </w:rPr>
        <w:t>목록 나열)</w:t>
      </w:r>
      <w:r>
        <w:t xml:space="preserve"> </w:t>
      </w:r>
    </w:p>
  </w:comment>
  <w:comment w:id="470" w:author="이주완" w:date="2026-01-22T10:49:00Z" w:initials="주이">
    <w:p w14:paraId="3C445AE2" w14:textId="77777777" w:rsidR="00993BB6" w:rsidRDefault="00993BB6" w:rsidP="006215A6">
      <w:pPr>
        <w:pStyle w:val="a8"/>
      </w:pPr>
      <w:r>
        <w:rPr>
          <w:rStyle w:val="a7"/>
        </w:rPr>
        <w:annotationRef/>
      </w:r>
      <w:r>
        <w:t>기한 확인</w:t>
      </w:r>
    </w:p>
  </w:comment>
  <w:comment w:id="473" w:author="이주완" w:date="2026-01-22T15:16:00Z" w:initials="주이">
    <w:p w14:paraId="3E473722" w14:textId="77777777" w:rsidR="00993BB6" w:rsidRDefault="00993BB6" w:rsidP="00556AEE">
      <w:pPr>
        <w:pStyle w:val="a8"/>
      </w:pPr>
      <w:r>
        <w:rPr>
          <w:rStyle w:val="a7"/>
        </w:rPr>
        <w:annotationRef/>
      </w:r>
      <w:r>
        <w:t>최소 입급 금액 추가 확인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461E390" w15:done="1"/>
  <w15:commentEx w15:paraId="3C445AE2" w15:done="0"/>
  <w15:commentEx w15:paraId="3E4737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2EE3B4" w16cex:dateUtc="2026-01-22T01:49:00Z"/>
  <w16cex:commentExtensible w16cex:durableId="332DEB91" w16cex:dateUtc="2026-01-22T0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461E390" w16cid:durableId="2D2AF981"/>
  <w16cid:commentId w16cid:paraId="3C445AE2" w16cid:durableId="3E2EE3B4"/>
  <w16cid:commentId w16cid:paraId="3E473722" w16cid:durableId="332DEB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3E7F4A" w14:textId="77777777" w:rsidR="002F5525" w:rsidRDefault="002F5525" w:rsidP="00151344">
      <w:pPr>
        <w:spacing w:after="0" w:line="240" w:lineRule="auto"/>
      </w:pPr>
      <w:r>
        <w:separator/>
      </w:r>
    </w:p>
  </w:endnote>
  <w:endnote w:type="continuationSeparator" w:id="0">
    <w:p w14:paraId="7E334CB4" w14:textId="77777777" w:rsidR="002F5525" w:rsidRDefault="002F5525" w:rsidP="00151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DB5A6E" w14:textId="77777777" w:rsidR="002F5525" w:rsidRDefault="002F5525" w:rsidP="00151344">
      <w:pPr>
        <w:spacing w:after="0" w:line="240" w:lineRule="auto"/>
      </w:pPr>
      <w:r>
        <w:separator/>
      </w:r>
    </w:p>
  </w:footnote>
  <w:footnote w:type="continuationSeparator" w:id="0">
    <w:p w14:paraId="74B5F0D1" w14:textId="77777777" w:rsidR="002F5525" w:rsidRDefault="002F5525" w:rsidP="001513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E6ABC"/>
    <w:multiLevelType w:val="multilevel"/>
    <w:tmpl w:val="EC200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3099F"/>
    <w:multiLevelType w:val="multilevel"/>
    <w:tmpl w:val="704E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77BE7"/>
    <w:multiLevelType w:val="hybridMultilevel"/>
    <w:tmpl w:val="6974E7EA"/>
    <w:lvl w:ilvl="0" w:tplc="5F1408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8415E42"/>
    <w:multiLevelType w:val="hybridMultilevel"/>
    <w:tmpl w:val="98E64CAA"/>
    <w:lvl w:ilvl="0" w:tplc="413ACBA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A7902C5"/>
    <w:multiLevelType w:val="hybridMultilevel"/>
    <w:tmpl w:val="15F4B90C"/>
    <w:lvl w:ilvl="0" w:tplc="6786003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EAB5D17"/>
    <w:multiLevelType w:val="multilevel"/>
    <w:tmpl w:val="29C2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06816"/>
    <w:multiLevelType w:val="hybridMultilevel"/>
    <w:tmpl w:val="4F7C961C"/>
    <w:lvl w:ilvl="0" w:tplc="F12CB6B8">
      <w:start w:val="1"/>
      <w:numFmt w:val="decimalEnclosedCircle"/>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7" w15:restartNumberingAfterBreak="0">
    <w:nsid w:val="1E347A2E"/>
    <w:multiLevelType w:val="multilevel"/>
    <w:tmpl w:val="EF006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D61E6A"/>
    <w:multiLevelType w:val="multilevel"/>
    <w:tmpl w:val="79B6B690"/>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9" w15:restartNumberingAfterBreak="0">
    <w:nsid w:val="20D95C1F"/>
    <w:multiLevelType w:val="multilevel"/>
    <w:tmpl w:val="B0BC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F1907"/>
    <w:multiLevelType w:val="hybridMultilevel"/>
    <w:tmpl w:val="70F287BC"/>
    <w:lvl w:ilvl="0" w:tplc="45F05984">
      <w:start w:val="1"/>
      <w:numFmt w:val="decimalEnclosedCircle"/>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1" w15:restartNumberingAfterBreak="0">
    <w:nsid w:val="27F47960"/>
    <w:multiLevelType w:val="hybridMultilevel"/>
    <w:tmpl w:val="CF00E072"/>
    <w:lvl w:ilvl="0" w:tplc="F836BA5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01B3A32"/>
    <w:multiLevelType w:val="multilevel"/>
    <w:tmpl w:val="8D92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0827C6"/>
    <w:multiLevelType w:val="hybridMultilevel"/>
    <w:tmpl w:val="6D40899E"/>
    <w:lvl w:ilvl="0" w:tplc="34D2E04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226164A"/>
    <w:multiLevelType w:val="multilevel"/>
    <w:tmpl w:val="7FBA95E8"/>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5" w15:restartNumberingAfterBreak="0">
    <w:nsid w:val="32FB7CA9"/>
    <w:multiLevelType w:val="hybridMultilevel"/>
    <w:tmpl w:val="A7A27F78"/>
    <w:lvl w:ilvl="0" w:tplc="D9BECE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47954C8"/>
    <w:multiLevelType w:val="hybridMultilevel"/>
    <w:tmpl w:val="9AE02150"/>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7" w15:restartNumberingAfterBreak="0">
    <w:nsid w:val="353D1E4B"/>
    <w:multiLevelType w:val="multilevel"/>
    <w:tmpl w:val="B4C2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8F23D3"/>
    <w:multiLevelType w:val="multilevel"/>
    <w:tmpl w:val="FFCA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F203C3"/>
    <w:multiLevelType w:val="hybridMultilevel"/>
    <w:tmpl w:val="BE2E5FCC"/>
    <w:lvl w:ilvl="0" w:tplc="AA5AB8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88742C7"/>
    <w:multiLevelType w:val="hybridMultilevel"/>
    <w:tmpl w:val="1DE8B7F8"/>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1" w15:restartNumberingAfterBreak="0">
    <w:nsid w:val="39F4149E"/>
    <w:multiLevelType w:val="multilevel"/>
    <w:tmpl w:val="8D92C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DB1265"/>
    <w:multiLevelType w:val="hybridMultilevel"/>
    <w:tmpl w:val="59FC69EE"/>
    <w:lvl w:ilvl="0" w:tplc="D416FD76">
      <w:start w:val="1"/>
      <w:numFmt w:val="decimal"/>
      <w:lvlText w:val="%1."/>
      <w:lvlJc w:val="left"/>
      <w:pPr>
        <w:ind w:left="560" w:hanging="360"/>
      </w:pPr>
      <w:rPr>
        <w:rFonts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23" w15:restartNumberingAfterBreak="0">
    <w:nsid w:val="3CD63033"/>
    <w:multiLevelType w:val="multilevel"/>
    <w:tmpl w:val="81B8E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6C03E0"/>
    <w:multiLevelType w:val="multilevel"/>
    <w:tmpl w:val="D49CE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F23967"/>
    <w:multiLevelType w:val="hybridMultilevel"/>
    <w:tmpl w:val="95C2C5BA"/>
    <w:lvl w:ilvl="0" w:tplc="0F0CC45C">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41E5233D"/>
    <w:multiLevelType w:val="hybridMultilevel"/>
    <w:tmpl w:val="CC5A4A32"/>
    <w:lvl w:ilvl="0" w:tplc="4ECECEEC">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4D55528"/>
    <w:multiLevelType w:val="hybridMultilevel"/>
    <w:tmpl w:val="71C28D68"/>
    <w:lvl w:ilvl="0" w:tplc="B3C63E60">
      <w:start w:val="1"/>
      <w:numFmt w:val="decimalEnclosedCircle"/>
      <w:lvlText w:val="%1"/>
      <w:lvlJc w:val="left"/>
      <w:pPr>
        <w:ind w:left="760" w:hanging="360"/>
      </w:pPr>
      <w:rPr>
        <w:rFonts w:cs="바탕"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482C0C7C"/>
    <w:multiLevelType w:val="hybridMultilevel"/>
    <w:tmpl w:val="3C4A4ECE"/>
    <w:lvl w:ilvl="0" w:tplc="AEFC7C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48E66447"/>
    <w:multiLevelType w:val="hybridMultilevel"/>
    <w:tmpl w:val="9BA6BED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49312434"/>
    <w:multiLevelType w:val="multilevel"/>
    <w:tmpl w:val="BC9676D0"/>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1" w15:restartNumberingAfterBreak="0">
    <w:nsid w:val="4A7652A4"/>
    <w:multiLevelType w:val="hybridMultilevel"/>
    <w:tmpl w:val="AE2434C2"/>
    <w:lvl w:ilvl="0" w:tplc="3B92A1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B124690"/>
    <w:multiLevelType w:val="hybridMultilevel"/>
    <w:tmpl w:val="EB1E9E5A"/>
    <w:lvl w:ilvl="0" w:tplc="B89E2DAE">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4E7779B8"/>
    <w:multiLevelType w:val="hybridMultilevel"/>
    <w:tmpl w:val="B9AEF3DC"/>
    <w:lvl w:ilvl="0" w:tplc="74707C0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4FC57879"/>
    <w:multiLevelType w:val="multilevel"/>
    <w:tmpl w:val="068A344E"/>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692DC2"/>
    <w:multiLevelType w:val="hybridMultilevel"/>
    <w:tmpl w:val="C6A09BF0"/>
    <w:lvl w:ilvl="0" w:tplc="76E46700">
      <w:start w:val="1"/>
      <w:numFmt w:val="decimalEnclosedCircle"/>
      <w:lvlText w:val="%1"/>
      <w:lvlJc w:val="left"/>
      <w:pPr>
        <w:ind w:left="760" w:hanging="360"/>
      </w:pPr>
      <w:rPr>
        <w:rFonts w:cstheme="minorBidi"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54E87FD1"/>
    <w:multiLevelType w:val="multilevel"/>
    <w:tmpl w:val="8D92C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0D3363"/>
    <w:multiLevelType w:val="hybridMultilevel"/>
    <w:tmpl w:val="A2E25AC0"/>
    <w:lvl w:ilvl="0" w:tplc="FCECA24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596E1863"/>
    <w:multiLevelType w:val="hybridMultilevel"/>
    <w:tmpl w:val="88268EE8"/>
    <w:lvl w:ilvl="0" w:tplc="4E9E9B8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5B1621DC"/>
    <w:multiLevelType w:val="hybridMultilevel"/>
    <w:tmpl w:val="EF70236C"/>
    <w:lvl w:ilvl="0" w:tplc="EEF4976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628720A4"/>
    <w:multiLevelType w:val="multilevel"/>
    <w:tmpl w:val="E9A63784"/>
    <w:lvl w:ilvl="0">
      <w:start w:val="1"/>
      <w:numFmt w:val="decimal"/>
      <w:lvlText w:val="%1."/>
      <w:lvlJc w:val="left"/>
      <w:pPr>
        <w:tabs>
          <w:tab w:val="num" w:pos="720"/>
        </w:tabs>
        <w:ind w:left="720" w:hanging="360"/>
      </w:pPr>
    </w:lvl>
    <w:lvl w:ilvl="1">
      <w:start w:val="1"/>
      <w:numFmt w:val="ganada"/>
      <w:lvlText w:val="%2)"/>
      <w:lvlJc w:val="left"/>
      <w:pPr>
        <w:ind w:left="1520" w:hanging="44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A47441"/>
    <w:multiLevelType w:val="hybridMultilevel"/>
    <w:tmpl w:val="527A7D7C"/>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42" w15:restartNumberingAfterBreak="0">
    <w:nsid w:val="6386451D"/>
    <w:multiLevelType w:val="hybridMultilevel"/>
    <w:tmpl w:val="8DAC90A6"/>
    <w:lvl w:ilvl="0" w:tplc="5ED0D270">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65176538"/>
    <w:multiLevelType w:val="hybridMultilevel"/>
    <w:tmpl w:val="CB3C5CE8"/>
    <w:lvl w:ilvl="0" w:tplc="5D52954A">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66976B9B"/>
    <w:multiLevelType w:val="hybridMultilevel"/>
    <w:tmpl w:val="55C4B75C"/>
    <w:lvl w:ilvl="0" w:tplc="9748454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68776CBC"/>
    <w:multiLevelType w:val="multilevel"/>
    <w:tmpl w:val="683EB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891D04"/>
    <w:multiLevelType w:val="hybridMultilevel"/>
    <w:tmpl w:val="23967A18"/>
    <w:lvl w:ilvl="0" w:tplc="416E63A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6C81673E"/>
    <w:multiLevelType w:val="hybridMultilevel"/>
    <w:tmpl w:val="F3B04054"/>
    <w:lvl w:ilvl="0" w:tplc="BD3895C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 w15:restartNumberingAfterBreak="0">
    <w:nsid w:val="6CCD33BF"/>
    <w:multiLevelType w:val="multilevel"/>
    <w:tmpl w:val="DDC4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727BBA"/>
    <w:multiLevelType w:val="multilevel"/>
    <w:tmpl w:val="A35C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BE7602"/>
    <w:multiLevelType w:val="hybridMultilevel"/>
    <w:tmpl w:val="FBDCED40"/>
    <w:lvl w:ilvl="0" w:tplc="3C1C76AA">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757F507D"/>
    <w:multiLevelType w:val="hybridMultilevel"/>
    <w:tmpl w:val="9E56D822"/>
    <w:lvl w:ilvl="0" w:tplc="118A3488">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15:restartNumberingAfterBreak="0">
    <w:nsid w:val="77415B79"/>
    <w:multiLevelType w:val="hybridMultilevel"/>
    <w:tmpl w:val="4DB0C04A"/>
    <w:lvl w:ilvl="0" w:tplc="773E2560">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num>
  <w:num w:numId="6">
    <w:abstractNumId w:val="10"/>
  </w:num>
  <w:num w:numId="7">
    <w:abstractNumId w:val="29"/>
  </w:num>
  <w:num w:numId="8">
    <w:abstractNumId w:val="46"/>
  </w:num>
  <w:num w:numId="9">
    <w:abstractNumId w:val="42"/>
  </w:num>
  <w:num w:numId="10">
    <w:abstractNumId w:val="52"/>
  </w:num>
  <w:num w:numId="11">
    <w:abstractNumId w:val="50"/>
  </w:num>
  <w:num w:numId="12">
    <w:abstractNumId w:val="33"/>
  </w:num>
  <w:num w:numId="13">
    <w:abstractNumId w:val="37"/>
  </w:num>
  <w:num w:numId="14">
    <w:abstractNumId w:val="38"/>
  </w:num>
  <w:num w:numId="15">
    <w:abstractNumId w:val="44"/>
  </w:num>
  <w:num w:numId="16">
    <w:abstractNumId w:val="25"/>
  </w:num>
  <w:num w:numId="17">
    <w:abstractNumId w:val="43"/>
  </w:num>
  <w:num w:numId="18">
    <w:abstractNumId w:val="13"/>
  </w:num>
  <w:num w:numId="19">
    <w:abstractNumId w:val="27"/>
  </w:num>
  <w:num w:numId="20">
    <w:abstractNumId w:val="15"/>
  </w:num>
  <w:num w:numId="21">
    <w:abstractNumId w:val="2"/>
  </w:num>
  <w:num w:numId="22">
    <w:abstractNumId w:val="32"/>
  </w:num>
  <w:num w:numId="23">
    <w:abstractNumId w:val="39"/>
  </w:num>
  <w:num w:numId="24">
    <w:abstractNumId w:val="51"/>
  </w:num>
  <w:num w:numId="25">
    <w:abstractNumId w:val="11"/>
  </w:num>
  <w:num w:numId="26">
    <w:abstractNumId w:val="28"/>
  </w:num>
  <w:num w:numId="27">
    <w:abstractNumId w:val="31"/>
  </w:num>
  <w:num w:numId="28">
    <w:abstractNumId w:val="47"/>
  </w:num>
  <w:num w:numId="29">
    <w:abstractNumId w:val="3"/>
  </w:num>
  <w:num w:numId="30">
    <w:abstractNumId w:val="4"/>
  </w:num>
  <w:num w:numId="31">
    <w:abstractNumId w:val="19"/>
  </w:num>
  <w:num w:numId="32">
    <w:abstractNumId w:val="26"/>
  </w:num>
  <w:num w:numId="33">
    <w:abstractNumId w:val="6"/>
  </w:num>
  <w:num w:numId="34">
    <w:abstractNumId w:val="35"/>
  </w:num>
  <w:num w:numId="35">
    <w:abstractNumId w:val="0"/>
  </w:num>
  <w:num w:numId="36">
    <w:abstractNumId w:val="48"/>
  </w:num>
  <w:num w:numId="37">
    <w:abstractNumId w:val="7"/>
  </w:num>
  <w:num w:numId="38">
    <w:abstractNumId w:val="24"/>
  </w:num>
  <w:num w:numId="39">
    <w:abstractNumId w:val="23"/>
  </w:num>
  <w:num w:numId="40">
    <w:abstractNumId w:val="1"/>
  </w:num>
  <w:num w:numId="41">
    <w:abstractNumId w:val="18"/>
  </w:num>
  <w:num w:numId="42">
    <w:abstractNumId w:val="9"/>
  </w:num>
  <w:num w:numId="43">
    <w:abstractNumId w:val="45"/>
  </w:num>
  <w:num w:numId="44">
    <w:abstractNumId w:val="12"/>
  </w:num>
  <w:num w:numId="45">
    <w:abstractNumId w:val="49"/>
  </w:num>
  <w:num w:numId="46">
    <w:abstractNumId w:val="5"/>
  </w:num>
  <w:num w:numId="47">
    <w:abstractNumId w:val="17"/>
  </w:num>
  <w:num w:numId="48">
    <w:abstractNumId w:val="36"/>
  </w:num>
  <w:num w:numId="49">
    <w:abstractNumId w:val="22"/>
  </w:num>
  <w:num w:numId="50">
    <w:abstractNumId w:val="34"/>
  </w:num>
  <w:num w:numId="51">
    <w:abstractNumId w:val="21"/>
  </w:num>
  <w:num w:numId="52">
    <w:abstractNumId w:val="40"/>
  </w:num>
  <w:num w:numId="53">
    <w:abstractNumId w:val="14"/>
  </w:num>
  <w:num w:numId="54">
    <w:abstractNumId w:val="8"/>
  </w:num>
  <w:num w:numId="55">
    <w:abstractNumId w:val="30"/>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나영">
    <w15:presenceInfo w15:providerId="None" w15:userId="김나영"/>
  </w15:person>
  <w15:person w15:author="나영 김">
    <w15:presenceInfo w15:providerId="None" w15:userId="나영 김"/>
  </w15:person>
  <w15:person w15:author="이주완">
    <w15:presenceInfo w15:providerId="AD" w15:userId="S::jwlee@3ibank.com::700d73e8-9050-40bc-b923-dbf32acc7c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C2D"/>
    <w:rsid w:val="000275CB"/>
    <w:rsid w:val="00032759"/>
    <w:rsid w:val="000343A4"/>
    <w:rsid w:val="00034F64"/>
    <w:rsid w:val="00042323"/>
    <w:rsid w:val="000554CF"/>
    <w:rsid w:val="00073676"/>
    <w:rsid w:val="000A0E70"/>
    <w:rsid w:val="000B60F6"/>
    <w:rsid w:val="000C0129"/>
    <w:rsid w:val="000C7F39"/>
    <w:rsid w:val="000D1757"/>
    <w:rsid w:val="000E7E74"/>
    <w:rsid w:val="000F08D8"/>
    <w:rsid w:val="00102F09"/>
    <w:rsid w:val="0010644A"/>
    <w:rsid w:val="00110DE5"/>
    <w:rsid w:val="00144444"/>
    <w:rsid w:val="00150169"/>
    <w:rsid w:val="00151344"/>
    <w:rsid w:val="00154699"/>
    <w:rsid w:val="00157CE7"/>
    <w:rsid w:val="00174E90"/>
    <w:rsid w:val="001767D4"/>
    <w:rsid w:val="0018021D"/>
    <w:rsid w:val="00181C56"/>
    <w:rsid w:val="0018270A"/>
    <w:rsid w:val="001C26AE"/>
    <w:rsid w:val="001E7891"/>
    <w:rsid w:val="001F2DC1"/>
    <w:rsid w:val="0020653F"/>
    <w:rsid w:val="002220F4"/>
    <w:rsid w:val="0023119A"/>
    <w:rsid w:val="00251DAE"/>
    <w:rsid w:val="00254894"/>
    <w:rsid w:val="00256DC4"/>
    <w:rsid w:val="002702B6"/>
    <w:rsid w:val="002771DD"/>
    <w:rsid w:val="002D30B6"/>
    <w:rsid w:val="002E5D8E"/>
    <w:rsid w:val="002F5525"/>
    <w:rsid w:val="00317388"/>
    <w:rsid w:val="00352062"/>
    <w:rsid w:val="0037550C"/>
    <w:rsid w:val="00394C0B"/>
    <w:rsid w:val="003955C7"/>
    <w:rsid w:val="003A1140"/>
    <w:rsid w:val="003D1D17"/>
    <w:rsid w:val="003D4544"/>
    <w:rsid w:val="003D6C23"/>
    <w:rsid w:val="003F7A63"/>
    <w:rsid w:val="00451051"/>
    <w:rsid w:val="004A43F5"/>
    <w:rsid w:val="004D6F2F"/>
    <w:rsid w:val="004E1DC8"/>
    <w:rsid w:val="004F2DFC"/>
    <w:rsid w:val="00511EAD"/>
    <w:rsid w:val="00523CED"/>
    <w:rsid w:val="00531F0A"/>
    <w:rsid w:val="00541AA3"/>
    <w:rsid w:val="005420D4"/>
    <w:rsid w:val="00553122"/>
    <w:rsid w:val="00556AEE"/>
    <w:rsid w:val="00560C01"/>
    <w:rsid w:val="00570EDD"/>
    <w:rsid w:val="00576713"/>
    <w:rsid w:val="00583500"/>
    <w:rsid w:val="00591ECD"/>
    <w:rsid w:val="005949FF"/>
    <w:rsid w:val="005A5C92"/>
    <w:rsid w:val="005A628B"/>
    <w:rsid w:val="005A74DB"/>
    <w:rsid w:val="005B00D5"/>
    <w:rsid w:val="005C4438"/>
    <w:rsid w:val="005C5167"/>
    <w:rsid w:val="005D4412"/>
    <w:rsid w:val="00610CA6"/>
    <w:rsid w:val="00615C6B"/>
    <w:rsid w:val="006215A6"/>
    <w:rsid w:val="00652E1C"/>
    <w:rsid w:val="00675D94"/>
    <w:rsid w:val="006E1A55"/>
    <w:rsid w:val="006E3BEC"/>
    <w:rsid w:val="006F587B"/>
    <w:rsid w:val="006F7138"/>
    <w:rsid w:val="00704AB4"/>
    <w:rsid w:val="00724C63"/>
    <w:rsid w:val="00735BD0"/>
    <w:rsid w:val="007365E4"/>
    <w:rsid w:val="007718DB"/>
    <w:rsid w:val="007722C1"/>
    <w:rsid w:val="0077333D"/>
    <w:rsid w:val="0079527D"/>
    <w:rsid w:val="007A78A6"/>
    <w:rsid w:val="007D14D8"/>
    <w:rsid w:val="007D3814"/>
    <w:rsid w:val="007E6B41"/>
    <w:rsid w:val="007E7B08"/>
    <w:rsid w:val="00837DD4"/>
    <w:rsid w:val="008504BB"/>
    <w:rsid w:val="00854363"/>
    <w:rsid w:val="0085569D"/>
    <w:rsid w:val="008565C4"/>
    <w:rsid w:val="0088416D"/>
    <w:rsid w:val="008928EC"/>
    <w:rsid w:val="008A005D"/>
    <w:rsid w:val="008C2FCA"/>
    <w:rsid w:val="008C366E"/>
    <w:rsid w:val="009044B9"/>
    <w:rsid w:val="00922AF8"/>
    <w:rsid w:val="00972D00"/>
    <w:rsid w:val="00974C2D"/>
    <w:rsid w:val="00993BB6"/>
    <w:rsid w:val="009A6D04"/>
    <w:rsid w:val="009B52FC"/>
    <w:rsid w:val="009C0A83"/>
    <w:rsid w:val="009D6E06"/>
    <w:rsid w:val="00A00F13"/>
    <w:rsid w:val="00A03429"/>
    <w:rsid w:val="00A13A64"/>
    <w:rsid w:val="00A15C98"/>
    <w:rsid w:val="00A16F30"/>
    <w:rsid w:val="00A21998"/>
    <w:rsid w:val="00A57E47"/>
    <w:rsid w:val="00A92DF0"/>
    <w:rsid w:val="00A93E6A"/>
    <w:rsid w:val="00AB4251"/>
    <w:rsid w:val="00AB51A7"/>
    <w:rsid w:val="00AC17C0"/>
    <w:rsid w:val="00AE0A22"/>
    <w:rsid w:val="00AF2833"/>
    <w:rsid w:val="00AF445A"/>
    <w:rsid w:val="00B9062C"/>
    <w:rsid w:val="00BC105C"/>
    <w:rsid w:val="00BD395B"/>
    <w:rsid w:val="00C0277A"/>
    <w:rsid w:val="00C0589A"/>
    <w:rsid w:val="00C0763C"/>
    <w:rsid w:val="00C16DAB"/>
    <w:rsid w:val="00C2251B"/>
    <w:rsid w:val="00C230B5"/>
    <w:rsid w:val="00C34309"/>
    <w:rsid w:val="00C50741"/>
    <w:rsid w:val="00C5243F"/>
    <w:rsid w:val="00C53AD9"/>
    <w:rsid w:val="00C55FEB"/>
    <w:rsid w:val="00C654A7"/>
    <w:rsid w:val="00C80B73"/>
    <w:rsid w:val="00C85AA3"/>
    <w:rsid w:val="00C86B89"/>
    <w:rsid w:val="00CA3013"/>
    <w:rsid w:val="00CA764E"/>
    <w:rsid w:val="00CB117A"/>
    <w:rsid w:val="00CB2CF0"/>
    <w:rsid w:val="00CC03CB"/>
    <w:rsid w:val="00CE6A1C"/>
    <w:rsid w:val="00D40E3F"/>
    <w:rsid w:val="00D411AB"/>
    <w:rsid w:val="00D41C0A"/>
    <w:rsid w:val="00D53E40"/>
    <w:rsid w:val="00D66CBD"/>
    <w:rsid w:val="00D845CB"/>
    <w:rsid w:val="00D854AC"/>
    <w:rsid w:val="00D8642F"/>
    <w:rsid w:val="00D90803"/>
    <w:rsid w:val="00DC2F90"/>
    <w:rsid w:val="00DD54E9"/>
    <w:rsid w:val="00DE113A"/>
    <w:rsid w:val="00DF4D68"/>
    <w:rsid w:val="00E350A9"/>
    <w:rsid w:val="00E5239F"/>
    <w:rsid w:val="00E83EC5"/>
    <w:rsid w:val="00EC2897"/>
    <w:rsid w:val="00EC5564"/>
    <w:rsid w:val="00EE502F"/>
    <w:rsid w:val="00F05681"/>
    <w:rsid w:val="00F236ED"/>
    <w:rsid w:val="00F30959"/>
    <w:rsid w:val="00F459FD"/>
    <w:rsid w:val="00F51765"/>
    <w:rsid w:val="00F54F13"/>
    <w:rsid w:val="00F64BCA"/>
    <w:rsid w:val="00F64FDD"/>
    <w:rsid w:val="00F7429C"/>
    <w:rsid w:val="00F81302"/>
    <w:rsid w:val="00F9304B"/>
    <w:rsid w:val="00FA7FDD"/>
    <w:rsid w:val="00FC0A5E"/>
    <w:rsid w:val="00FC4DD4"/>
    <w:rsid w:val="00FD29C7"/>
    <w:rsid w:val="00FD74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8AEC0"/>
  <w15:chartTrackingRefBased/>
  <w15:docId w15:val="{A1920E33-E54B-472D-8D2D-5D6E98E3D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215A6"/>
    <w:pPr>
      <w:widowControl w:val="0"/>
      <w:wordWrap w:val="0"/>
      <w:autoSpaceDE w:val="0"/>
      <w:autoSpaceDN w:val="0"/>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16DAB"/>
    <w:pPr>
      <w:ind w:leftChars="400" w:left="800"/>
    </w:pPr>
  </w:style>
  <w:style w:type="table" w:styleId="a4">
    <w:name w:val="Table Grid"/>
    <w:basedOn w:val="a1"/>
    <w:uiPriority w:val="59"/>
    <w:rsid w:val="00C3430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151344"/>
    <w:pPr>
      <w:tabs>
        <w:tab w:val="center" w:pos="4513"/>
        <w:tab w:val="right" w:pos="9026"/>
      </w:tabs>
      <w:snapToGrid w:val="0"/>
    </w:pPr>
  </w:style>
  <w:style w:type="character" w:customStyle="1" w:styleId="Char">
    <w:name w:val="머리글 Char"/>
    <w:basedOn w:val="a0"/>
    <w:link w:val="a5"/>
    <w:uiPriority w:val="99"/>
    <w:rsid w:val="00151344"/>
  </w:style>
  <w:style w:type="paragraph" w:styleId="a6">
    <w:name w:val="footer"/>
    <w:basedOn w:val="a"/>
    <w:link w:val="Char0"/>
    <w:uiPriority w:val="99"/>
    <w:unhideWhenUsed/>
    <w:rsid w:val="00151344"/>
    <w:pPr>
      <w:tabs>
        <w:tab w:val="center" w:pos="4513"/>
        <w:tab w:val="right" w:pos="9026"/>
      </w:tabs>
      <w:snapToGrid w:val="0"/>
    </w:pPr>
  </w:style>
  <w:style w:type="character" w:customStyle="1" w:styleId="Char0">
    <w:name w:val="바닥글 Char"/>
    <w:basedOn w:val="a0"/>
    <w:link w:val="a6"/>
    <w:uiPriority w:val="99"/>
    <w:rsid w:val="00151344"/>
  </w:style>
  <w:style w:type="character" w:styleId="a7">
    <w:name w:val="annotation reference"/>
    <w:basedOn w:val="a0"/>
    <w:uiPriority w:val="99"/>
    <w:semiHidden/>
    <w:unhideWhenUsed/>
    <w:rsid w:val="006215A6"/>
    <w:rPr>
      <w:sz w:val="18"/>
      <w:szCs w:val="18"/>
    </w:rPr>
  </w:style>
  <w:style w:type="paragraph" w:styleId="a8">
    <w:name w:val="annotation text"/>
    <w:basedOn w:val="a"/>
    <w:link w:val="Char1"/>
    <w:uiPriority w:val="99"/>
    <w:unhideWhenUsed/>
    <w:rsid w:val="006215A6"/>
    <w:pPr>
      <w:jc w:val="left"/>
    </w:pPr>
  </w:style>
  <w:style w:type="character" w:customStyle="1" w:styleId="Char1">
    <w:name w:val="메모 텍스트 Char"/>
    <w:basedOn w:val="a0"/>
    <w:link w:val="a8"/>
    <w:uiPriority w:val="99"/>
    <w:rsid w:val="006215A6"/>
  </w:style>
  <w:style w:type="paragraph" w:styleId="a9">
    <w:name w:val="annotation subject"/>
    <w:basedOn w:val="a8"/>
    <w:next w:val="a8"/>
    <w:link w:val="Char2"/>
    <w:uiPriority w:val="99"/>
    <w:semiHidden/>
    <w:unhideWhenUsed/>
    <w:rsid w:val="006215A6"/>
    <w:rPr>
      <w:b/>
      <w:bCs/>
    </w:rPr>
  </w:style>
  <w:style w:type="character" w:customStyle="1" w:styleId="Char2">
    <w:name w:val="메모 주제 Char"/>
    <w:basedOn w:val="Char1"/>
    <w:link w:val="a9"/>
    <w:uiPriority w:val="99"/>
    <w:semiHidden/>
    <w:rsid w:val="006215A6"/>
    <w:rPr>
      <w:b/>
      <w:bCs/>
    </w:rPr>
  </w:style>
  <w:style w:type="paragraph" w:styleId="aa">
    <w:name w:val="Revision"/>
    <w:hidden/>
    <w:uiPriority w:val="99"/>
    <w:semiHidden/>
    <w:rsid w:val="00D53E40"/>
    <w:pPr>
      <w:spacing w:after="0" w:line="240" w:lineRule="auto"/>
      <w:jc w:val="left"/>
    </w:pPr>
  </w:style>
  <w:style w:type="paragraph" w:styleId="ab">
    <w:name w:val="Balloon Text"/>
    <w:basedOn w:val="a"/>
    <w:link w:val="Char3"/>
    <w:uiPriority w:val="99"/>
    <w:semiHidden/>
    <w:unhideWhenUsed/>
    <w:rsid w:val="00D53E40"/>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b"/>
    <w:uiPriority w:val="99"/>
    <w:semiHidden/>
    <w:rsid w:val="00D53E4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087547">
      <w:bodyDiv w:val="1"/>
      <w:marLeft w:val="0"/>
      <w:marRight w:val="0"/>
      <w:marTop w:val="0"/>
      <w:marBottom w:val="0"/>
      <w:divBdr>
        <w:top w:val="none" w:sz="0" w:space="0" w:color="auto"/>
        <w:left w:val="none" w:sz="0" w:space="0" w:color="auto"/>
        <w:bottom w:val="none" w:sz="0" w:space="0" w:color="auto"/>
        <w:right w:val="none" w:sz="0" w:space="0" w:color="auto"/>
      </w:divBdr>
    </w:div>
    <w:div w:id="104082567">
      <w:bodyDiv w:val="1"/>
      <w:marLeft w:val="0"/>
      <w:marRight w:val="0"/>
      <w:marTop w:val="0"/>
      <w:marBottom w:val="0"/>
      <w:divBdr>
        <w:top w:val="none" w:sz="0" w:space="0" w:color="auto"/>
        <w:left w:val="none" w:sz="0" w:space="0" w:color="auto"/>
        <w:bottom w:val="none" w:sz="0" w:space="0" w:color="auto"/>
        <w:right w:val="none" w:sz="0" w:space="0" w:color="auto"/>
      </w:divBdr>
    </w:div>
    <w:div w:id="123235692">
      <w:bodyDiv w:val="1"/>
      <w:marLeft w:val="0"/>
      <w:marRight w:val="0"/>
      <w:marTop w:val="0"/>
      <w:marBottom w:val="0"/>
      <w:divBdr>
        <w:top w:val="none" w:sz="0" w:space="0" w:color="auto"/>
        <w:left w:val="none" w:sz="0" w:space="0" w:color="auto"/>
        <w:bottom w:val="none" w:sz="0" w:space="0" w:color="auto"/>
        <w:right w:val="none" w:sz="0" w:space="0" w:color="auto"/>
      </w:divBdr>
    </w:div>
    <w:div w:id="133908269">
      <w:bodyDiv w:val="1"/>
      <w:marLeft w:val="0"/>
      <w:marRight w:val="0"/>
      <w:marTop w:val="0"/>
      <w:marBottom w:val="0"/>
      <w:divBdr>
        <w:top w:val="none" w:sz="0" w:space="0" w:color="auto"/>
        <w:left w:val="none" w:sz="0" w:space="0" w:color="auto"/>
        <w:bottom w:val="none" w:sz="0" w:space="0" w:color="auto"/>
        <w:right w:val="none" w:sz="0" w:space="0" w:color="auto"/>
      </w:divBdr>
    </w:div>
    <w:div w:id="160975197">
      <w:bodyDiv w:val="1"/>
      <w:marLeft w:val="0"/>
      <w:marRight w:val="0"/>
      <w:marTop w:val="0"/>
      <w:marBottom w:val="0"/>
      <w:divBdr>
        <w:top w:val="none" w:sz="0" w:space="0" w:color="auto"/>
        <w:left w:val="none" w:sz="0" w:space="0" w:color="auto"/>
        <w:bottom w:val="none" w:sz="0" w:space="0" w:color="auto"/>
        <w:right w:val="none" w:sz="0" w:space="0" w:color="auto"/>
      </w:divBdr>
    </w:div>
    <w:div w:id="177354037">
      <w:bodyDiv w:val="1"/>
      <w:marLeft w:val="0"/>
      <w:marRight w:val="0"/>
      <w:marTop w:val="0"/>
      <w:marBottom w:val="0"/>
      <w:divBdr>
        <w:top w:val="none" w:sz="0" w:space="0" w:color="auto"/>
        <w:left w:val="none" w:sz="0" w:space="0" w:color="auto"/>
        <w:bottom w:val="none" w:sz="0" w:space="0" w:color="auto"/>
        <w:right w:val="none" w:sz="0" w:space="0" w:color="auto"/>
      </w:divBdr>
    </w:div>
    <w:div w:id="215168172">
      <w:bodyDiv w:val="1"/>
      <w:marLeft w:val="0"/>
      <w:marRight w:val="0"/>
      <w:marTop w:val="0"/>
      <w:marBottom w:val="0"/>
      <w:divBdr>
        <w:top w:val="none" w:sz="0" w:space="0" w:color="auto"/>
        <w:left w:val="none" w:sz="0" w:space="0" w:color="auto"/>
        <w:bottom w:val="none" w:sz="0" w:space="0" w:color="auto"/>
        <w:right w:val="none" w:sz="0" w:space="0" w:color="auto"/>
      </w:divBdr>
    </w:div>
    <w:div w:id="224610098">
      <w:bodyDiv w:val="1"/>
      <w:marLeft w:val="0"/>
      <w:marRight w:val="0"/>
      <w:marTop w:val="0"/>
      <w:marBottom w:val="0"/>
      <w:divBdr>
        <w:top w:val="none" w:sz="0" w:space="0" w:color="auto"/>
        <w:left w:val="none" w:sz="0" w:space="0" w:color="auto"/>
        <w:bottom w:val="none" w:sz="0" w:space="0" w:color="auto"/>
        <w:right w:val="none" w:sz="0" w:space="0" w:color="auto"/>
      </w:divBdr>
    </w:div>
    <w:div w:id="293633289">
      <w:bodyDiv w:val="1"/>
      <w:marLeft w:val="0"/>
      <w:marRight w:val="0"/>
      <w:marTop w:val="0"/>
      <w:marBottom w:val="0"/>
      <w:divBdr>
        <w:top w:val="none" w:sz="0" w:space="0" w:color="auto"/>
        <w:left w:val="none" w:sz="0" w:space="0" w:color="auto"/>
        <w:bottom w:val="none" w:sz="0" w:space="0" w:color="auto"/>
        <w:right w:val="none" w:sz="0" w:space="0" w:color="auto"/>
      </w:divBdr>
    </w:div>
    <w:div w:id="325790588">
      <w:bodyDiv w:val="1"/>
      <w:marLeft w:val="0"/>
      <w:marRight w:val="0"/>
      <w:marTop w:val="0"/>
      <w:marBottom w:val="0"/>
      <w:divBdr>
        <w:top w:val="none" w:sz="0" w:space="0" w:color="auto"/>
        <w:left w:val="none" w:sz="0" w:space="0" w:color="auto"/>
        <w:bottom w:val="none" w:sz="0" w:space="0" w:color="auto"/>
        <w:right w:val="none" w:sz="0" w:space="0" w:color="auto"/>
      </w:divBdr>
    </w:div>
    <w:div w:id="430048112">
      <w:bodyDiv w:val="1"/>
      <w:marLeft w:val="0"/>
      <w:marRight w:val="0"/>
      <w:marTop w:val="0"/>
      <w:marBottom w:val="0"/>
      <w:divBdr>
        <w:top w:val="none" w:sz="0" w:space="0" w:color="auto"/>
        <w:left w:val="none" w:sz="0" w:space="0" w:color="auto"/>
        <w:bottom w:val="none" w:sz="0" w:space="0" w:color="auto"/>
        <w:right w:val="none" w:sz="0" w:space="0" w:color="auto"/>
      </w:divBdr>
    </w:div>
    <w:div w:id="432406657">
      <w:bodyDiv w:val="1"/>
      <w:marLeft w:val="0"/>
      <w:marRight w:val="0"/>
      <w:marTop w:val="0"/>
      <w:marBottom w:val="0"/>
      <w:divBdr>
        <w:top w:val="none" w:sz="0" w:space="0" w:color="auto"/>
        <w:left w:val="none" w:sz="0" w:space="0" w:color="auto"/>
        <w:bottom w:val="none" w:sz="0" w:space="0" w:color="auto"/>
        <w:right w:val="none" w:sz="0" w:space="0" w:color="auto"/>
      </w:divBdr>
    </w:div>
    <w:div w:id="511990950">
      <w:bodyDiv w:val="1"/>
      <w:marLeft w:val="0"/>
      <w:marRight w:val="0"/>
      <w:marTop w:val="0"/>
      <w:marBottom w:val="0"/>
      <w:divBdr>
        <w:top w:val="none" w:sz="0" w:space="0" w:color="auto"/>
        <w:left w:val="none" w:sz="0" w:space="0" w:color="auto"/>
        <w:bottom w:val="none" w:sz="0" w:space="0" w:color="auto"/>
        <w:right w:val="none" w:sz="0" w:space="0" w:color="auto"/>
      </w:divBdr>
    </w:div>
    <w:div w:id="626280359">
      <w:bodyDiv w:val="1"/>
      <w:marLeft w:val="0"/>
      <w:marRight w:val="0"/>
      <w:marTop w:val="0"/>
      <w:marBottom w:val="0"/>
      <w:divBdr>
        <w:top w:val="none" w:sz="0" w:space="0" w:color="auto"/>
        <w:left w:val="none" w:sz="0" w:space="0" w:color="auto"/>
        <w:bottom w:val="none" w:sz="0" w:space="0" w:color="auto"/>
        <w:right w:val="none" w:sz="0" w:space="0" w:color="auto"/>
      </w:divBdr>
    </w:div>
    <w:div w:id="630286632">
      <w:bodyDiv w:val="1"/>
      <w:marLeft w:val="0"/>
      <w:marRight w:val="0"/>
      <w:marTop w:val="0"/>
      <w:marBottom w:val="0"/>
      <w:divBdr>
        <w:top w:val="none" w:sz="0" w:space="0" w:color="auto"/>
        <w:left w:val="none" w:sz="0" w:space="0" w:color="auto"/>
        <w:bottom w:val="none" w:sz="0" w:space="0" w:color="auto"/>
        <w:right w:val="none" w:sz="0" w:space="0" w:color="auto"/>
      </w:divBdr>
    </w:div>
    <w:div w:id="651718637">
      <w:bodyDiv w:val="1"/>
      <w:marLeft w:val="0"/>
      <w:marRight w:val="0"/>
      <w:marTop w:val="0"/>
      <w:marBottom w:val="0"/>
      <w:divBdr>
        <w:top w:val="none" w:sz="0" w:space="0" w:color="auto"/>
        <w:left w:val="none" w:sz="0" w:space="0" w:color="auto"/>
        <w:bottom w:val="none" w:sz="0" w:space="0" w:color="auto"/>
        <w:right w:val="none" w:sz="0" w:space="0" w:color="auto"/>
      </w:divBdr>
    </w:div>
    <w:div w:id="653028903">
      <w:bodyDiv w:val="1"/>
      <w:marLeft w:val="0"/>
      <w:marRight w:val="0"/>
      <w:marTop w:val="0"/>
      <w:marBottom w:val="0"/>
      <w:divBdr>
        <w:top w:val="none" w:sz="0" w:space="0" w:color="auto"/>
        <w:left w:val="none" w:sz="0" w:space="0" w:color="auto"/>
        <w:bottom w:val="none" w:sz="0" w:space="0" w:color="auto"/>
        <w:right w:val="none" w:sz="0" w:space="0" w:color="auto"/>
      </w:divBdr>
    </w:div>
    <w:div w:id="672339705">
      <w:bodyDiv w:val="1"/>
      <w:marLeft w:val="0"/>
      <w:marRight w:val="0"/>
      <w:marTop w:val="0"/>
      <w:marBottom w:val="0"/>
      <w:divBdr>
        <w:top w:val="none" w:sz="0" w:space="0" w:color="auto"/>
        <w:left w:val="none" w:sz="0" w:space="0" w:color="auto"/>
        <w:bottom w:val="none" w:sz="0" w:space="0" w:color="auto"/>
        <w:right w:val="none" w:sz="0" w:space="0" w:color="auto"/>
      </w:divBdr>
    </w:div>
    <w:div w:id="749230828">
      <w:bodyDiv w:val="1"/>
      <w:marLeft w:val="0"/>
      <w:marRight w:val="0"/>
      <w:marTop w:val="0"/>
      <w:marBottom w:val="0"/>
      <w:divBdr>
        <w:top w:val="none" w:sz="0" w:space="0" w:color="auto"/>
        <w:left w:val="none" w:sz="0" w:space="0" w:color="auto"/>
        <w:bottom w:val="none" w:sz="0" w:space="0" w:color="auto"/>
        <w:right w:val="none" w:sz="0" w:space="0" w:color="auto"/>
      </w:divBdr>
    </w:div>
    <w:div w:id="806360364">
      <w:bodyDiv w:val="1"/>
      <w:marLeft w:val="0"/>
      <w:marRight w:val="0"/>
      <w:marTop w:val="0"/>
      <w:marBottom w:val="0"/>
      <w:divBdr>
        <w:top w:val="none" w:sz="0" w:space="0" w:color="auto"/>
        <w:left w:val="none" w:sz="0" w:space="0" w:color="auto"/>
        <w:bottom w:val="none" w:sz="0" w:space="0" w:color="auto"/>
        <w:right w:val="none" w:sz="0" w:space="0" w:color="auto"/>
      </w:divBdr>
    </w:div>
    <w:div w:id="814371068">
      <w:bodyDiv w:val="1"/>
      <w:marLeft w:val="0"/>
      <w:marRight w:val="0"/>
      <w:marTop w:val="0"/>
      <w:marBottom w:val="0"/>
      <w:divBdr>
        <w:top w:val="none" w:sz="0" w:space="0" w:color="auto"/>
        <w:left w:val="none" w:sz="0" w:space="0" w:color="auto"/>
        <w:bottom w:val="none" w:sz="0" w:space="0" w:color="auto"/>
        <w:right w:val="none" w:sz="0" w:space="0" w:color="auto"/>
      </w:divBdr>
    </w:div>
    <w:div w:id="892472057">
      <w:bodyDiv w:val="1"/>
      <w:marLeft w:val="0"/>
      <w:marRight w:val="0"/>
      <w:marTop w:val="0"/>
      <w:marBottom w:val="0"/>
      <w:divBdr>
        <w:top w:val="none" w:sz="0" w:space="0" w:color="auto"/>
        <w:left w:val="none" w:sz="0" w:space="0" w:color="auto"/>
        <w:bottom w:val="none" w:sz="0" w:space="0" w:color="auto"/>
        <w:right w:val="none" w:sz="0" w:space="0" w:color="auto"/>
      </w:divBdr>
    </w:div>
    <w:div w:id="902839548">
      <w:bodyDiv w:val="1"/>
      <w:marLeft w:val="0"/>
      <w:marRight w:val="0"/>
      <w:marTop w:val="0"/>
      <w:marBottom w:val="0"/>
      <w:divBdr>
        <w:top w:val="none" w:sz="0" w:space="0" w:color="auto"/>
        <w:left w:val="none" w:sz="0" w:space="0" w:color="auto"/>
        <w:bottom w:val="none" w:sz="0" w:space="0" w:color="auto"/>
        <w:right w:val="none" w:sz="0" w:space="0" w:color="auto"/>
      </w:divBdr>
    </w:div>
    <w:div w:id="921835028">
      <w:bodyDiv w:val="1"/>
      <w:marLeft w:val="0"/>
      <w:marRight w:val="0"/>
      <w:marTop w:val="0"/>
      <w:marBottom w:val="0"/>
      <w:divBdr>
        <w:top w:val="none" w:sz="0" w:space="0" w:color="auto"/>
        <w:left w:val="none" w:sz="0" w:space="0" w:color="auto"/>
        <w:bottom w:val="none" w:sz="0" w:space="0" w:color="auto"/>
        <w:right w:val="none" w:sz="0" w:space="0" w:color="auto"/>
      </w:divBdr>
    </w:div>
    <w:div w:id="925770176">
      <w:bodyDiv w:val="1"/>
      <w:marLeft w:val="0"/>
      <w:marRight w:val="0"/>
      <w:marTop w:val="0"/>
      <w:marBottom w:val="0"/>
      <w:divBdr>
        <w:top w:val="none" w:sz="0" w:space="0" w:color="auto"/>
        <w:left w:val="none" w:sz="0" w:space="0" w:color="auto"/>
        <w:bottom w:val="none" w:sz="0" w:space="0" w:color="auto"/>
        <w:right w:val="none" w:sz="0" w:space="0" w:color="auto"/>
      </w:divBdr>
    </w:div>
    <w:div w:id="930970482">
      <w:bodyDiv w:val="1"/>
      <w:marLeft w:val="0"/>
      <w:marRight w:val="0"/>
      <w:marTop w:val="0"/>
      <w:marBottom w:val="0"/>
      <w:divBdr>
        <w:top w:val="none" w:sz="0" w:space="0" w:color="auto"/>
        <w:left w:val="none" w:sz="0" w:space="0" w:color="auto"/>
        <w:bottom w:val="none" w:sz="0" w:space="0" w:color="auto"/>
        <w:right w:val="none" w:sz="0" w:space="0" w:color="auto"/>
      </w:divBdr>
    </w:div>
    <w:div w:id="932514620">
      <w:bodyDiv w:val="1"/>
      <w:marLeft w:val="0"/>
      <w:marRight w:val="0"/>
      <w:marTop w:val="0"/>
      <w:marBottom w:val="0"/>
      <w:divBdr>
        <w:top w:val="none" w:sz="0" w:space="0" w:color="auto"/>
        <w:left w:val="none" w:sz="0" w:space="0" w:color="auto"/>
        <w:bottom w:val="none" w:sz="0" w:space="0" w:color="auto"/>
        <w:right w:val="none" w:sz="0" w:space="0" w:color="auto"/>
      </w:divBdr>
    </w:div>
    <w:div w:id="983462906">
      <w:bodyDiv w:val="1"/>
      <w:marLeft w:val="0"/>
      <w:marRight w:val="0"/>
      <w:marTop w:val="0"/>
      <w:marBottom w:val="0"/>
      <w:divBdr>
        <w:top w:val="none" w:sz="0" w:space="0" w:color="auto"/>
        <w:left w:val="none" w:sz="0" w:space="0" w:color="auto"/>
        <w:bottom w:val="none" w:sz="0" w:space="0" w:color="auto"/>
        <w:right w:val="none" w:sz="0" w:space="0" w:color="auto"/>
      </w:divBdr>
    </w:div>
    <w:div w:id="1027491021">
      <w:bodyDiv w:val="1"/>
      <w:marLeft w:val="0"/>
      <w:marRight w:val="0"/>
      <w:marTop w:val="0"/>
      <w:marBottom w:val="0"/>
      <w:divBdr>
        <w:top w:val="none" w:sz="0" w:space="0" w:color="auto"/>
        <w:left w:val="none" w:sz="0" w:space="0" w:color="auto"/>
        <w:bottom w:val="none" w:sz="0" w:space="0" w:color="auto"/>
        <w:right w:val="none" w:sz="0" w:space="0" w:color="auto"/>
      </w:divBdr>
    </w:div>
    <w:div w:id="1032389639">
      <w:bodyDiv w:val="1"/>
      <w:marLeft w:val="0"/>
      <w:marRight w:val="0"/>
      <w:marTop w:val="0"/>
      <w:marBottom w:val="0"/>
      <w:divBdr>
        <w:top w:val="none" w:sz="0" w:space="0" w:color="auto"/>
        <w:left w:val="none" w:sz="0" w:space="0" w:color="auto"/>
        <w:bottom w:val="none" w:sz="0" w:space="0" w:color="auto"/>
        <w:right w:val="none" w:sz="0" w:space="0" w:color="auto"/>
      </w:divBdr>
    </w:div>
    <w:div w:id="1034966966">
      <w:bodyDiv w:val="1"/>
      <w:marLeft w:val="0"/>
      <w:marRight w:val="0"/>
      <w:marTop w:val="0"/>
      <w:marBottom w:val="0"/>
      <w:divBdr>
        <w:top w:val="none" w:sz="0" w:space="0" w:color="auto"/>
        <w:left w:val="none" w:sz="0" w:space="0" w:color="auto"/>
        <w:bottom w:val="none" w:sz="0" w:space="0" w:color="auto"/>
        <w:right w:val="none" w:sz="0" w:space="0" w:color="auto"/>
      </w:divBdr>
    </w:div>
    <w:div w:id="1073699035">
      <w:bodyDiv w:val="1"/>
      <w:marLeft w:val="0"/>
      <w:marRight w:val="0"/>
      <w:marTop w:val="0"/>
      <w:marBottom w:val="0"/>
      <w:divBdr>
        <w:top w:val="none" w:sz="0" w:space="0" w:color="auto"/>
        <w:left w:val="none" w:sz="0" w:space="0" w:color="auto"/>
        <w:bottom w:val="none" w:sz="0" w:space="0" w:color="auto"/>
        <w:right w:val="none" w:sz="0" w:space="0" w:color="auto"/>
      </w:divBdr>
    </w:div>
    <w:div w:id="1115253086">
      <w:bodyDiv w:val="1"/>
      <w:marLeft w:val="0"/>
      <w:marRight w:val="0"/>
      <w:marTop w:val="0"/>
      <w:marBottom w:val="0"/>
      <w:divBdr>
        <w:top w:val="none" w:sz="0" w:space="0" w:color="auto"/>
        <w:left w:val="none" w:sz="0" w:space="0" w:color="auto"/>
        <w:bottom w:val="none" w:sz="0" w:space="0" w:color="auto"/>
        <w:right w:val="none" w:sz="0" w:space="0" w:color="auto"/>
      </w:divBdr>
    </w:div>
    <w:div w:id="1131358891">
      <w:bodyDiv w:val="1"/>
      <w:marLeft w:val="0"/>
      <w:marRight w:val="0"/>
      <w:marTop w:val="0"/>
      <w:marBottom w:val="0"/>
      <w:divBdr>
        <w:top w:val="none" w:sz="0" w:space="0" w:color="auto"/>
        <w:left w:val="none" w:sz="0" w:space="0" w:color="auto"/>
        <w:bottom w:val="none" w:sz="0" w:space="0" w:color="auto"/>
        <w:right w:val="none" w:sz="0" w:space="0" w:color="auto"/>
      </w:divBdr>
    </w:div>
    <w:div w:id="1159691646">
      <w:bodyDiv w:val="1"/>
      <w:marLeft w:val="0"/>
      <w:marRight w:val="0"/>
      <w:marTop w:val="0"/>
      <w:marBottom w:val="0"/>
      <w:divBdr>
        <w:top w:val="none" w:sz="0" w:space="0" w:color="auto"/>
        <w:left w:val="none" w:sz="0" w:space="0" w:color="auto"/>
        <w:bottom w:val="none" w:sz="0" w:space="0" w:color="auto"/>
        <w:right w:val="none" w:sz="0" w:space="0" w:color="auto"/>
      </w:divBdr>
    </w:div>
    <w:div w:id="1204556583">
      <w:bodyDiv w:val="1"/>
      <w:marLeft w:val="0"/>
      <w:marRight w:val="0"/>
      <w:marTop w:val="0"/>
      <w:marBottom w:val="0"/>
      <w:divBdr>
        <w:top w:val="none" w:sz="0" w:space="0" w:color="auto"/>
        <w:left w:val="none" w:sz="0" w:space="0" w:color="auto"/>
        <w:bottom w:val="none" w:sz="0" w:space="0" w:color="auto"/>
        <w:right w:val="none" w:sz="0" w:space="0" w:color="auto"/>
      </w:divBdr>
    </w:div>
    <w:div w:id="1217350726">
      <w:bodyDiv w:val="1"/>
      <w:marLeft w:val="0"/>
      <w:marRight w:val="0"/>
      <w:marTop w:val="0"/>
      <w:marBottom w:val="0"/>
      <w:divBdr>
        <w:top w:val="none" w:sz="0" w:space="0" w:color="auto"/>
        <w:left w:val="none" w:sz="0" w:space="0" w:color="auto"/>
        <w:bottom w:val="none" w:sz="0" w:space="0" w:color="auto"/>
        <w:right w:val="none" w:sz="0" w:space="0" w:color="auto"/>
      </w:divBdr>
    </w:div>
    <w:div w:id="1286353027">
      <w:bodyDiv w:val="1"/>
      <w:marLeft w:val="0"/>
      <w:marRight w:val="0"/>
      <w:marTop w:val="0"/>
      <w:marBottom w:val="0"/>
      <w:divBdr>
        <w:top w:val="none" w:sz="0" w:space="0" w:color="auto"/>
        <w:left w:val="none" w:sz="0" w:space="0" w:color="auto"/>
        <w:bottom w:val="none" w:sz="0" w:space="0" w:color="auto"/>
        <w:right w:val="none" w:sz="0" w:space="0" w:color="auto"/>
      </w:divBdr>
    </w:div>
    <w:div w:id="1391198580">
      <w:bodyDiv w:val="1"/>
      <w:marLeft w:val="0"/>
      <w:marRight w:val="0"/>
      <w:marTop w:val="0"/>
      <w:marBottom w:val="0"/>
      <w:divBdr>
        <w:top w:val="none" w:sz="0" w:space="0" w:color="auto"/>
        <w:left w:val="none" w:sz="0" w:space="0" w:color="auto"/>
        <w:bottom w:val="none" w:sz="0" w:space="0" w:color="auto"/>
        <w:right w:val="none" w:sz="0" w:space="0" w:color="auto"/>
      </w:divBdr>
    </w:div>
    <w:div w:id="1416123697">
      <w:bodyDiv w:val="1"/>
      <w:marLeft w:val="0"/>
      <w:marRight w:val="0"/>
      <w:marTop w:val="0"/>
      <w:marBottom w:val="0"/>
      <w:divBdr>
        <w:top w:val="none" w:sz="0" w:space="0" w:color="auto"/>
        <w:left w:val="none" w:sz="0" w:space="0" w:color="auto"/>
        <w:bottom w:val="none" w:sz="0" w:space="0" w:color="auto"/>
        <w:right w:val="none" w:sz="0" w:space="0" w:color="auto"/>
      </w:divBdr>
    </w:div>
    <w:div w:id="1538154471">
      <w:bodyDiv w:val="1"/>
      <w:marLeft w:val="0"/>
      <w:marRight w:val="0"/>
      <w:marTop w:val="0"/>
      <w:marBottom w:val="0"/>
      <w:divBdr>
        <w:top w:val="none" w:sz="0" w:space="0" w:color="auto"/>
        <w:left w:val="none" w:sz="0" w:space="0" w:color="auto"/>
        <w:bottom w:val="none" w:sz="0" w:space="0" w:color="auto"/>
        <w:right w:val="none" w:sz="0" w:space="0" w:color="auto"/>
      </w:divBdr>
    </w:div>
    <w:div w:id="1551384188">
      <w:bodyDiv w:val="1"/>
      <w:marLeft w:val="0"/>
      <w:marRight w:val="0"/>
      <w:marTop w:val="0"/>
      <w:marBottom w:val="0"/>
      <w:divBdr>
        <w:top w:val="none" w:sz="0" w:space="0" w:color="auto"/>
        <w:left w:val="none" w:sz="0" w:space="0" w:color="auto"/>
        <w:bottom w:val="none" w:sz="0" w:space="0" w:color="auto"/>
        <w:right w:val="none" w:sz="0" w:space="0" w:color="auto"/>
      </w:divBdr>
    </w:div>
    <w:div w:id="1559053341">
      <w:bodyDiv w:val="1"/>
      <w:marLeft w:val="0"/>
      <w:marRight w:val="0"/>
      <w:marTop w:val="0"/>
      <w:marBottom w:val="0"/>
      <w:divBdr>
        <w:top w:val="none" w:sz="0" w:space="0" w:color="auto"/>
        <w:left w:val="none" w:sz="0" w:space="0" w:color="auto"/>
        <w:bottom w:val="none" w:sz="0" w:space="0" w:color="auto"/>
        <w:right w:val="none" w:sz="0" w:space="0" w:color="auto"/>
      </w:divBdr>
    </w:div>
    <w:div w:id="1594775374">
      <w:bodyDiv w:val="1"/>
      <w:marLeft w:val="0"/>
      <w:marRight w:val="0"/>
      <w:marTop w:val="0"/>
      <w:marBottom w:val="0"/>
      <w:divBdr>
        <w:top w:val="none" w:sz="0" w:space="0" w:color="auto"/>
        <w:left w:val="none" w:sz="0" w:space="0" w:color="auto"/>
        <w:bottom w:val="none" w:sz="0" w:space="0" w:color="auto"/>
        <w:right w:val="none" w:sz="0" w:space="0" w:color="auto"/>
      </w:divBdr>
    </w:div>
    <w:div w:id="1688823970">
      <w:bodyDiv w:val="1"/>
      <w:marLeft w:val="0"/>
      <w:marRight w:val="0"/>
      <w:marTop w:val="0"/>
      <w:marBottom w:val="0"/>
      <w:divBdr>
        <w:top w:val="none" w:sz="0" w:space="0" w:color="auto"/>
        <w:left w:val="none" w:sz="0" w:space="0" w:color="auto"/>
        <w:bottom w:val="none" w:sz="0" w:space="0" w:color="auto"/>
        <w:right w:val="none" w:sz="0" w:space="0" w:color="auto"/>
      </w:divBdr>
    </w:div>
    <w:div w:id="1699508765">
      <w:bodyDiv w:val="1"/>
      <w:marLeft w:val="0"/>
      <w:marRight w:val="0"/>
      <w:marTop w:val="0"/>
      <w:marBottom w:val="0"/>
      <w:divBdr>
        <w:top w:val="none" w:sz="0" w:space="0" w:color="auto"/>
        <w:left w:val="none" w:sz="0" w:space="0" w:color="auto"/>
        <w:bottom w:val="none" w:sz="0" w:space="0" w:color="auto"/>
        <w:right w:val="none" w:sz="0" w:space="0" w:color="auto"/>
      </w:divBdr>
    </w:div>
    <w:div w:id="1747417827">
      <w:bodyDiv w:val="1"/>
      <w:marLeft w:val="0"/>
      <w:marRight w:val="0"/>
      <w:marTop w:val="0"/>
      <w:marBottom w:val="0"/>
      <w:divBdr>
        <w:top w:val="none" w:sz="0" w:space="0" w:color="auto"/>
        <w:left w:val="none" w:sz="0" w:space="0" w:color="auto"/>
        <w:bottom w:val="none" w:sz="0" w:space="0" w:color="auto"/>
        <w:right w:val="none" w:sz="0" w:space="0" w:color="auto"/>
      </w:divBdr>
    </w:div>
    <w:div w:id="1765229304">
      <w:bodyDiv w:val="1"/>
      <w:marLeft w:val="0"/>
      <w:marRight w:val="0"/>
      <w:marTop w:val="0"/>
      <w:marBottom w:val="0"/>
      <w:divBdr>
        <w:top w:val="none" w:sz="0" w:space="0" w:color="auto"/>
        <w:left w:val="none" w:sz="0" w:space="0" w:color="auto"/>
        <w:bottom w:val="none" w:sz="0" w:space="0" w:color="auto"/>
        <w:right w:val="none" w:sz="0" w:space="0" w:color="auto"/>
      </w:divBdr>
    </w:div>
    <w:div w:id="1817867903">
      <w:bodyDiv w:val="1"/>
      <w:marLeft w:val="0"/>
      <w:marRight w:val="0"/>
      <w:marTop w:val="0"/>
      <w:marBottom w:val="0"/>
      <w:divBdr>
        <w:top w:val="none" w:sz="0" w:space="0" w:color="auto"/>
        <w:left w:val="none" w:sz="0" w:space="0" w:color="auto"/>
        <w:bottom w:val="none" w:sz="0" w:space="0" w:color="auto"/>
        <w:right w:val="none" w:sz="0" w:space="0" w:color="auto"/>
      </w:divBdr>
    </w:div>
    <w:div w:id="1827940317">
      <w:bodyDiv w:val="1"/>
      <w:marLeft w:val="0"/>
      <w:marRight w:val="0"/>
      <w:marTop w:val="0"/>
      <w:marBottom w:val="0"/>
      <w:divBdr>
        <w:top w:val="none" w:sz="0" w:space="0" w:color="auto"/>
        <w:left w:val="none" w:sz="0" w:space="0" w:color="auto"/>
        <w:bottom w:val="none" w:sz="0" w:space="0" w:color="auto"/>
        <w:right w:val="none" w:sz="0" w:space="0" w:color="auto"/>
      </w:divBdr>
    </w:div>
    <w:div w:id="1878086166">
      <w:bodyDiv w:val="1"/>
      <w:marLeft w:val="0"/>
      <w:marRight w:val="0"/>
      <w:marTop w:val="0"/>
      <w:marBottom w:val="0"/>
      <w:divBdr>
        <w:top w:val="none" w:sz="0" w:space="0" w:color="auto"/>
        <w:left w:val="none" w:sz="0" w:space="0" w:color="auto"/>
        <w:bottom w:val="none" w:sz="0" w:space="0" w:color="auto"/>
        <w:right w:val="none" w:sz="0" w:space="0" w:color="auto"/>
      </w:divBdr>
    </w:div>
    <w:div w:id="1899171910">
      <w:bodyDiv w:val="1"/>
      <w:marLeft w:val="0"/>
      <w:marRight w:val="0"/>
      <w:marTop w:val="0"/>
      <w:marBottom w:val="0"/>
      <w:divBdr>
        <w:top w:val="none" w:sz="0" w:space="0" w:color="auto"/>
        <w:left w:val="none" w:sz="0" w:space="0" w:color="auto"/>
        <w:bottom w:val="none" w:sz="0" w:space="0" w:color="auto"/>
        <w:right w:val="none" w:sz="0" w:space="0" w:color="auto"/>
      </w:divBdr>
    </w:div>
    <w:div w:id="2054111036">
      <w:bodyDiv w:val="1"/>
      <w:marLeft w:val="0"/>
      <w:marRight w:val="0"/>
      <w:marTop w:val="0"/>
      <w:marBottom w:val="0"/>
      <w:divBdr>
        <w:top w:val="none" w:sz="0" w:space="0" w:color="auto"/>
        <w:left w:val="none" w:sz="0" w:space="0" w:color="auto"/>
        <w:bottom w:val="none" w:sz="0" w:space="0" w:color="auto"/>
        <w:right w:val="none" w:sz="0" w:space="0" w:color="auto"/>
      </w:divBdr>
    </w:div>
    <w:div w:id="2065596112">
      <w:bodyDiv w:val="1"/>
      <w:marLeft w:val="0"/>
      <w:marRight w:val="0"/>
      <w:marTop w:val="0"/>
      <w:marBottom w:val="0"/>
      <w:divBdr>
        <w:top w:val="none" w:sz="0" w:space="0" w:color="auto"/>
        <w:left w:val="none" w:sz="0" w:space="0" w:color="auto"/>
        <w:bottom w:val="none" w:sz="0" w:space="0" w:color="auto"/>
        <w:right w:val="none" w:sz="0" w:space="0" w:color="auto"/>
      </w:divBdr>
    </w:div>
    <w:div w:id="2142577691">
      <w:bodyDiv w:val="1"/>
      <w:marLeft w:val="0"/>
      <w:marRight w:val="0"/>
      <w:marTop w:val="0"/>
      <w:marBottom w:val="0"/>
      <w:divBdr>
        <w:top w:val="none" w:sz="0" w:space="0" w:color="auto"/>
        <w:left w:val="none" w:sz="0" w:space="0" w:color="auto"/>
        <w:bottom w:val="none" w:sz="0" w:space="0" w:color="auto"/>
        <w:right w:val="none" w:sz="0" w:space="0" w:color="auto"/>
      </w:divBdr>
    </w:div>
    <w:div w:id="214376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D961544F9602F42BFFADF3BC120EE1F" ma:contentTypeVersion="10" ma:contentTypeDescription="새 문서를 만듭니다." ma:contentTypeScope="" ma:versionID="2afed3e9db3190a18650138d9c8128b1">
  <xsd:schema xmlns:xsd="http://www.w3.org/2001/XMLSchema" xmlns:xs="http://www.w3.org/2001/XMLSchema" xmlns:p="http://schemas.microsoft.com/office/2006/metadata/properties" xmlns:ns2="49a18a76-90b1-4d83-b60f-634b646b4c29" xmlns:ns3="849c7109-a8ee-4e4d-bb3e-3493f90a6438" targetNamespace="http://schemas.microsoft.com/office/2006/metadata/properties" ma:root="true" ma:fieldsID="51db6c2f23bef52d9fcce925fc7ce26b" ns2:_="" ns3:_="">
    <xsd:import namespace="49a18a76-90b1-4d83-b60f-634b646b4c29"/>
    <xsd:import namespace="849c7109-a8ee-4e4d-bb3e-3493f90a64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a18a76-90b1-4d83-b60f-634b646b4c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cb755463-0835-47f7-a6e2-aa40240075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9c7109-a8ee-4e4d-bb3e-3493f90a643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0b59ab9-0374-4a10-ab0e-0c81a23f5315}" ma:internalName="TaxCatchAll" ma:showField="CatchAllData" ma:web="849c7109-a8ee-4e4d-bb3e-3493f90a64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9a18a76-90b1-4d83-b60f-634b646b4c29">
      <Terms xmlns="http://schemas.microsoft.com/office/infopath/2007/PartnerControls"/>
    </lcf76f155ced4ddcb4097134ff3c332f>
    <TaxCatchAll xmlns="849c7109-a8ee-4e4d-bb3e-3493f90a643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5FA81-287D-4688-AA00-2F0CE77335B4}"/>
</file>

<file path=customXml/itemProps2.xml><?xml version="1.0" encoding="utf-8"?>
<ds:datastoreItem xmlns:ds="http://schemas.openxmlformats.org/officeDocument/2006/customXml" ds:itemID="{421746D1-2409-4721-9ECF-8B9F01964DF0}">
  <ds:schemaRefs>
    <ds:schemaRef ds:uri="http://schemas.microsoft.com/office/2006/metadata/properties"/>
    <ds:schemaRef ds:uri="http://schemas.microsoft.com/office/infopath/2007/PartnerControls"/>
    <ds:schemaRef ds:uri="49a18a76-90b1-4d83-b60f-634b646b4c29"/>
    <ds:schemaRef ds:uri="849c7109-a8ee-4e4d-bb3e-3493f90a6438"/>
  </ds:schemaRefs>
</ds:datastoreItem>
</file>

<file path=customXml/itemProps3.xml><?xml version="1.0" encoding="utf-8"?>
<ds:datastoreItem xmlns:ds="http://schemas.openxmlformats.org/officeDocument/2006/customXml" ds:itemID="{A61C690E-6ECA-43E5-84A4-79CFA6C441F3}">
  <ds:schemaRefs>
    <ds:schemaRef ds:uri="http://schemas.microsoft.com/sharepoint/v3/contenttype/forms"/>
  </ds:schemaRefs>
</ds:datastoreItem>
</file>

<file path=customXml/itemProps4.xml><?xml version="1.0" encoding="utf-8"?>
<ds:datastoreItem xmlns:ds="http://schemas.openxmlformats.org/officeDocument/2006/customXml" ds:itemID="{EE39D727-2D42-478A-ACFA-9AAE187F3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13</Pages>
  <Words>2651</Words>
  <Characters>15114</Characters>
  <Application>Microsoft Office Word</Application>
  <DocSecurity>0</DocSecurity>
  <Lines>125</Lines>
  <Paragraphs>35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김나영</dc:creator>
  <cp:keywords/>
  <dc:description/>
  <cp:lastModifiedBy>나영 김</cp:lastModifiedBy>
  <cp:revision>8</cp:revision>
  <dcterms:created xsi:type="dcterms:W3CDTF">2026-09-10T05:41:00Z</dcterms:created>
  <dcterms:modified xsi:type="dcterms:W3CDTF">2026-09-11T05:32:00Z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0x0101001D961544F9602F42BFFADF3BC120EE1F</vt:lpwstr>
  </property>
  <property fmtid="{D5CDD505-2E9C-101B-9397-08002B2CF9AE}" pid="3" name="MediaServiceImageTags">
    <vt:lpwstr/>
  </property>
</Properties>
</file>